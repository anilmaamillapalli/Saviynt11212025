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A7143A" w:rsidRDefault="00C50A30" w14:paraId="00000002" w14:textId="77777777">
      <w:pPr>
        <w:pStyle w:val="Title"/>
        <w:jc w:val="center"/>
        <w:rPr>
          <w:rFonts w:ascii="Calibri" w:hAnsi="Calibri" w:eastAsia="Calibri" w:cs="Calibri"/>
          <w:sz w:val="80"/>
          <w:szCs w:val="80"/>
        </w:rPr>
      </w:pPr>
      <w:r>
        <w:rPr>
          <w:noProof/>
        </w:rPr>
        <w:drawing>
          <wp:anchor distT="0" distB="0" distL="0" distR="0" simplePos="0" relativeHeight="251658241" behindDoc="0" locked="0" layoutInCell="1" hidden="0" allowOverlap="1" wp14:anchorId="1A8A8BBB" wp14:editId="501F4406">
            <wp:simplePos x="0" y="0"/>
            <wp:positionH relativeFrom="column">
              <wp:posOffset>-1006517</wp:posOffset>
            </wp:positionH>
            <wp:positionV relativeFrom="paragraph">
              <wp:posOffset>0</wp:posOffset>
            </wp:positionV>
            <wp:extent cx="8797972" cy="11415713"/>
            <wp:effectExtent l="0" t="0" r="0" b="0"/>
            <wp:wrapSquare wrapText="bothSides" distT="0" distB="0" distL="0" distR="0"/>
            <wp:docPr id="262" name="Picture 262" descr="E:\Clip Art\Vector Templates\trianglebackground4.png"/>
            <wp:cNvGraphicFramePr/>
            <a:graphic xmlns:a="http://schemas.openxmlformats.org/drawingml/2006/main">
              <a:graphicData uri="http://schemas.openxmlformats.org/drawingml/2006/picture">
                <pic:pic xmlns:pic="http://schemas.openxmlformats.org/drawingml/2006/picture">
                  <pic:nvPicPr>
                    <pic:cNvPr id="0" name="image10.png" descr="E:\Clip Art\Vector Templates\trianglebackground4.png"/>
                    <pic:cNvPicPr preferRelativeResize="0"/>
                  </pic:nvPicPr>
                  <pic:blipFill>
                    <a:blip r:embed="rId12"/>
                    <a:srcRect/>
                    <a:stretch>
                      <a:fillRect/>
                    </a:stretch>
                  </pic:blipFill>
                  <pic:spPr>
                    <a:xfrm>
                      <a:off x="0" y="0"/>
                      <a:ext cx="8797972" cy="11415713"/>
                    </a:xfrm>
                    <a:prstGeom prst="rect">
                      <a:avLst/>
                    </a:prstGeom>
                    <a:ln/>
                  </pic:spPr>
                </pic:pic>
              </a:graphicData>
            </a:graphic>
          </wp:anchor>
        </w:drawing>
      </w:r>
      <w:r w:rsidR="008C136C">
        <w:rPr>
          <w:noProof/>
        </w:rPr>
        <mc:AlternateContent>
          <mc:Choice Requires="wps">
            <w:drawing>
              <wp:anchor distT="0" distB="0" distL="114300" distR="114300" simplePos="0" relativeHeight="251658240" behindDoc="0" locked="0" layoutInCell="1" hidden="0" allowOverlap="1" wp14:anchorId="5A8171C5" wp14:editId="32F6795F">
                <wp:simplePos x="0" y="0"/>
                <wp:positionH relativeFrom="column">
                  <wp:posOffset>927100</wp:posOffset>
                </wp:positionH>
                <wp:positionV relativeFrom="paragraph">
                  <wp:posOffset>4356100</wp:posOffset>
                </wp:positionV>
                <wp:extent cx="6463665" cy="1246505"/>
                <wp:effectExtent l="0" t="0" r="0" b="0"/>
                <wp:wrapSquare wrapText="bothSides" distT="0" distB="0" distL="114300" distR="114300"/>
                <wp:docPr id="261" name="Rectangle 261"/>
                <wp:cNvGraphicFramePr/>
                <a:graphic xmlns:a="http://schemas.openxmlformats.org/drawingml/2006/main">
                  <a:graphicData uri="http://schemas.microsoft.com/office/word/2010/wordprocessingShape">
                    <wps:wsp>
                      <wps:cNvSpPr/>
                      <wps:spPr>
                        <a:xfrm>
                          <a:off x="2128455" y="3171035"/>
                          <a:ext cx="6435090" cy="1217930"/>
                        </a:xfrm>
                        <a:prstGeom prst="rect">
                          <a:avLst/>
                        </a:prstGeom>
                        <a:noFill/>
                        <a:ln>
                          <a:noFill/>
                        </a:ln>
                      </wps:spPr>
                      <wps:txbx>
                        <w:txbxContent>
                          <w:p w:rsidR="00A7143A" w:rsidRDefault="008C136C" w14:paraId="14C55D7C" w14:textId="77777777">
                            <w:pPr>
                              <w:spacing w:line="275" w:lineRule="auto"/>
                              <w:textDirection w:val="btLr"/>
                            </w:pPr>
                            <w:r>
                              <w:rPr>
                                <w:rFonts w:ascii="Avenir" w:hAnsi="Avenir" w:eastAsia="Avenir" w:cs="Avenir"/>
                                <w:b/>
                                <w:color w:val="0D0872"/>
                                <w:sz w:val="56"/>
                              </w:rPr>
                              <w:t>Sentara Initial Integration with Saviynt High Level Design</w:t>
                            </w:r>
                          </w:p>
                        </w:txbxContent>
                      </wps:txbx>
                      <wps:bodyPr spcFirstLastPara="1" wrap="square" lIns="88900" tIns="45700" rIns="88900" bIns="45700" anchor="t" anchorCtr="0">
                        <a:noAutofit/>
                      </wps:bodyPr>
                    </wps:wsp>
                  </a:graphicData>
                </a:graphic>
              </wp:anchor>
            </w:drawing>
          </mc:Choice>
          <mc:Fallback>
            <w:pict w14:anchorId="48B22D35">
              <v:rect id="Rectangle 261" style="position:absolute;left:0;text-align:left;margin-left:73pt;margin-top:343pt;width:508.95pt;height:98.15pt;z-index:251658240;visibility:visible;mso-wrap-style:square;mso-wrap-distance-left:9pt;mso-wrap-distance-top:0;mso-wrap-distance-right:9pt;mso-wrap-distance-bottom:0;mso-position-horizontal:absolute;mso-position-horizontal-relative:text;mso-position-vertical:absolute;mso-position-vertical-relative:text;v-text-anchor:top" o:spid="_x0000_s1026" filled="f" stroked="f" w14:anchorId="5A8171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">
                <v:textbox inset="7pt,1.2694mm,7pt,1.2694mm">
                  <w:txbxContent>
                    <w:p w:rsidR="00A7143A" w:rsidRDefault="008C136C" w14:paraId="565A89F4" w14:textId="77777777">
                      <w:pPr>
                        <w:spacing w:line="275" w:lineRule="auto"/>
                        <w:textDirection w:val="btLr"/>
                      </w:pPr>
                      <w:r>
                        <w:rPr>
                          <w:rFonts w:ascii="Avenir" w:hAnsi="Avenir" w:eastAsia="Avenir" w:cs="Avenir"/>
                          <w:b/>
                          <w:color w:val="0D0872"/>
                          <w:sz w:val="56"/>
                        </w:rPr>
                        <w:t>Sentara Initial Integration with Saviynt High Level Design</w:t>
                      </w:r>
                    </w:p>
                  </w:txbxContent>
                </v:textbox>
                <w10:wrap type="square"/>
              </v:rect>
            </w:pict>
          </mc:Fallback>
        </mc:AlternateContent>
      </w:r>
    </w:p>
    <w:p w:rsidR="00A7143A" w:rsidRDefault="008C136C" w14:paraId="00000003" w14:textId="77777777">
      <w:pPr>
        <w:pBdr>
          <w:top w:val="single" w:color="4472C4" w:sz="24" w:space="0"/>
          <w:left w:val="single" w:color="4472C4" w:sz="24" w:space="0"/>
          <w:bottom w:val="single" w:color="4472C4" w:sz="24" w:space="0"/>
          <w:right w:val="single" w:color="4472C4" w:sz="24" w:space="0"/>
          <w:between w:val="nil"/>
        </w:pBdr>
        <w:shd w:val="clear" w:color="auto" w:fill="4472C4"/>
        <w:spacing w:after="0"/>
        <w:rPr>
          <w:smallCaps/>
          <w:color w:val="FFFFFF"/>
          <w:sz w:val="22"/>
          <w:szCs w:val="22"/>
        </w:rPr>
      </w:pPr>
      <w:r>
        <w:rPr>
          <w:smallCaps/>
          <w:color w:val="FFFFFF"/>
          <w:sz w:val="22"/>
          <w:szCs w:val="22"/>
        </w:rPr>
        <w:t>Contents</w:t>
      </w:r>
    </w:p>
    <w:sdt>
      <w:sdtPr>
        <w:id w:val="-448853671"/>
        <w:docPartObj>
          <w:docPartGallery w:val="Table of Contents"/>
          <w:docPartUnique/>
        </w:docPartObj>
      </w:sdtPr>
      <w:sdtEndPr/>
      <w:sdtContent>
        <w:p w:rsidR="00782A7C" w:rsidRDefault="008C136C" w14:paraId="7A7A3DF0" w14:textId="470CB550">
          <w:pPr>
            <w:pStyle w:val="TOC1"/>
            <w:tabs>
              <w:tab w:val="right" w:pos="9350"/>
            </w:tabs>
            <w:rPr>
              <w:rFonts w:asciiTheme="minorHAnsi" w:hAnsiTheme="minorHAnsi" w:eastAsiaTheme="minorEastAsia" w:cstheme="minorBidi"/>
              <w:noProof/>
              <w:sz w:val="22"/>
              <w:szCs w:val="22"/>
              <w:lang w:val="en-US"/>
            </w:rPr>
          </w:pPr>
          <w:r>
            <w:fldChar w:fldCharType="begin"/>
          </w:r>
          <w:r>
            <w:instrText xml:space="preserve"> TOC \h \u \z </w:instrText>
          </w:r>
          <w:r>
            <w:fldChar w:fldCharType="separate"/>
          </w:r>
          <w:hyperlink w:history="1" w:anchor="_Toc167026858">
            <w:r w:rsidRPr="00E07375" w:rsidR="00782A7C">
              <w:rPr>
                <w:rStyle w:val="Hyperlink"/>
                <w:noProof/>
              </w:rPr>
              <w:t>Version history</w:t>
            </w:r>
            <w:r w:rsidR="00782A7C">
              <w:rPr>
                <w:noProof/>
                <w:webHidden/>
              </w:rPr>
              <w:tab/>
            </w:r>
            <w:r w:rsidR="00782A7C">
              <w:rPr>
                <w:noProof/>
                <w:webHidden/>
              </w:rPr>
              <w:fldChar w:fldCharType="begin"/>
            </w:r>
            <w:r w:rsidR="00782A7C">
              <w:rPr>
                <w:noProof/>
                <w:webHidden/>
              </w:rPr>
              <w:instrText xml:space="preserve"> PAGEREF _Toc167026858 \h </w:instrText>
            </w:r>
            <w:r w:rsidR="00782A7C">
              <w:rPr>
                <w:noProof/>
                <w:webHidden/>
              </w:rPr>
            </w:r>
            <w:r w:rsidR="00782A7C">
              <w:rPr>
                <w:noProof/>
                <w:webHidden/>
              </w:rPr>
              <w:fldChar w:fldCharType="separate"/>
            </w:r>
            <w:r w:rsidR="00782A7C">
              <w:rPr>
                <w:noProof/>
                <w:webHidden/>
              </w:rPr>
              <w:t>6</w:t>
            </w:r>
            <w:r w:rsidR="00782A7C">
              <w:rPr>
                <w:noProof/>
                <w:webHidden/>
              </w:rPr>
              <w:fldChar w:fldCharType="end"/>
            </w:r>
          </w:hyperlink>
        </w:p>
        <w:p w:rsidR="00782A7C" w:rsidRDefault="00714580" w14:paraId="3EA71A19" w14:textId="6DE7FBB8">
          <w:pPr>
            <w:pStyle w:val="TOC1"/>
            <w:tabs>
              <w:tab w:val="left" w:pos="400"/>
              <w:tab w:val="right" w:pos="9350"/>
            </w:tabs>
            <w:rPr>
              <w:rFonts w:asciiTheme="minorHAnsi" w:hAnsiTheme="minorHAnsi" w:eastAsiaTheme="minorEastAsia" w:cstheme="minorBidi"/>
              <w:noProof/>
              <w:sz w:val="22"/>
              <w:szCs w:val="22"/>
              <w:lang w:val="en-US"/>
            </w:rPr>
          </w:pPr>
          <w:hyperlink w:history="1" w:anchor="_Toc167026859">
            <w:r w:rsidRPr="00E07375" w:rsidR="00782A7C">
              <w:rPr>
                <w:rStyle w:val="Hyperlink"/>
                <w:noProof/>
              </w:rPr>
              <w:t>1.</w:t>
            </w:r>
            <w:r w:rsidR="00782A7C">
              <w:rPr>
                <w:rFonts w:asciiTheme="minorHAnsi" w:hAnsiTheme="minorHAnsi" w:eastAsiaTheme="minorEastAsia" w:cstheme="minorBidi"/>
                <w:noProof/>
                <w:sz w:val="22"/>
                <w:szCs w:val="22"/>
                <w:lang w:val="en-US"/>
              </w:rPr>
              <w:tab/>
            </w:r>
            <w:r w:rsidRPr="00E07375" w:rsidR="00782A7C">
              <w:rPr>
                <w:rStyle w:val="Hyperlink"/>
                <w:noProof/>
              </w:rPr>
              <w:t>Glossary</w:t>
            </w:r>
            <w:r w:rsidR="00782A7C">
              <w:rPr>
                <w:noProof/>
                <w:webHidden/>
              </w:rPr>
              <w:tab/>
            </w:r>
            <w:r w:rsidR="00782A7C">
              <w:rPr>
                <w:noProof/>
                <w:webHidden/>
              </w:rPr>
              <w:fldChar w:fldCharType="begin"/>
            </w:r>
            <w:r w:rsidR="00782A7C">
              <w:rPr>
                <w:noProof/>
                <w:webHidden/>
              </w:rPr>
              <w:instrText xml:space="preserve"> PAGEREF _Toc167026859 \h </w:instrText>
            </w:r>
            <w:r w:rsidR="00782A7C">
              <w:rPr>
                <w:noProof/>
                <w:webHidden/>
              </w:rPr>
            </w:r>
            <w:r w:rsidR="00782A7C">
              <w:rPr>
                <w:noProof/>
                <w:webHidden/>
              </w:rPr>
              <w:fldChar w:fldCharType="separate"/>
            </w:r>
            <w:r w:rsidR="00782A7C">
              <w:rPr>
                <w:noProof/>
                <w:webHidden/>
              </w:rPr>
              <w:t>7</w:t>
            </w:r>
            <w:r w:rsidR="00782A7C">
              <w:rPr>
                <w:noProof/>
                <w:webHidden/>
              </w:rPr>
              <w:fldChar w:fldCharType="end"/>
            </w:r>
          </w:hyperlink>
        </w:p>
        <w:p w:rsidR="00782A7C" w:rsidRDefault="00714580" w14:paraId="2BA0F8F1" w14:textId="506C349B">
          <w:pPr>
            <w:pStyle w:val="TOC1"/>
            <w:tabs>
              <w:tab w:val="left" w:pos="400"/>
              <w:tab w:val="right" w:pos="9350"/>
            </w:tabs>
            <w:rPr>
              <w:rFonts w:asciiTheme="minorHAnsi" w:hAnsiTheme="minorHAnsi" w:eastAsiaTheme="minorEastAsia" w:cstheme="minorBidi"/>
              <w:noProof/>
              <w:sz w:val="22"/>
              <w:szCs w:val="22"/>
              <w:lang w:val="en-US"/>
            </w:rPr>
          </w:pPr>
          <w:hyperlink w:history="1" w:anchor="_Toc167026860">
            <w:r w:rsidRPr="00E07375" w:rsidR="00782A7C">
              <w:rPr>
                <w:rStyle w:val="Hyperlink"/>
                <w:noProof/>
              </w:rPr>
              <w:t>2.</w:t>
            </w:r>
            <w:r w:rsidR="00782A7C">
              <w:rPr>
                <w:rFonts w:asciiTheme="minorHAnsi" w:hAnsiTheme="minorHAnsi" w:eastAsiaTheme="minorEastAsia" w:cstheme="minorBidi"/>
                <w:noProof/>
                <w:sz w:val="22"/>
                <w:szCs w:val="22"/>
                <w:lang w:val="en-US"/>
              </w:rPr>
              <w:tab/>
            </w:r>
            <w:r w:rsidRPr="00E07375" w:rsidR="00782A7C">
              <w:rPr>
                <w:rStyle w:val="Hyperlink"/>
                <w:noProof/>
              </w:rPr>
              <w:t>Introduction</w:t>
            </w:r>
            <w:r w:rsidR="00782A7C">
              <w:rPr>
                <w:noProof/>
                <w:webHidden/>
              </w:rPr>
              <w:tab/>
            </w:r>
            <w:r w:rsidR="00782A7C">
              <w:rPr>
                <w:noProof/>
                <w:webHidden/>
              </w:rPr>
              <w:fldChar w:fldCharType="begin"/>
            </w:r>
            <w:r w:rsidR="00782A7C">
              <w:rPr>
                <w:noProof/>
                <w:webHidden/>
              </w:rPr>
              <w:instrText xml:space="preserve"> PAGEREF _Toc167026860 \h </w:instrText>
            </w:r>
            <w:r w:rsidR="00782A7C">
              <w:rPr>
                <w:noProof/>
                <w:webHidden/>
              </w:rPr>
            </w:r>
            <w:r w:rsidR="00782A7C">
              <w:rPr>
                <w:noProof/>
                <w:webHidden/>
              </w:rPr>
              <w:fldChar w:fldCharType="separate"/>
            </w:r>
            <w:r w:rsidR="00782A7C">
              <w:rPr>
                <w:noProof/>
                <w:webHidden/>
              </w:rPr>
              <w:t>9</w:t>
            </w:r>
            <w:r w:rsidR="00782A7C">
              <w:rPr>
                <w:noProof/>
                <w:webHidden/>
              </w:rPr>
              <w:fldChar w:fldCharType="end"/>
            </w:r>
          </w:hyperlink>
        </w:p>
        <w:p w:rsidR="00782A7C" w:rsidRDefault="00714580" w14:paraId="597AF071" w14:textId="3E583561">
          <w:pPr>
            <w:pStyle w:val="TOC2"/>
            <w:tabs>
              <w:tab w:val="left" w:pos="800"/>
              <w:tab w:val="right" w:pos="9350"/>
            </w:tabs>
            <w:rPr>
              <w:rFonts w:asciiTheme="minorHAnsi" w:hAnsiTheme="minorHAnsi" w:eastAsiaTheme="minorEastAsia" w:cstheme="minorBidi"/>
              <w:noProof/>
              <w:sz w:val="22"/>
              <w:szCs w:val="22"/>
              <w:lang w:val="en-US"/>
            </w:rPr>
          </w:pPr>
          <w:hyperlink w:history="1" w:anchor="_Toc167026861">
            <w:r w:rsidRPr="00E07375" w:rsidR="00782A7C">
              <w:rPr>
                <w:rStyle w:val="Hyperlink"/>
                <w:noProof/>
              </w:rPr>
              <w:t>2.1</w:t>
            </w:r>
            <w:r w:rsidR="00782A7C">
              <w:rPr>
                <w:rFonts w:asciiTheme="minorHAnsi" w:hAnsiTheme="minorHAnsi" w:eastAsiaTheme="minorEastAsia" w:cstheme="minorBidi"/>
                <w:noProof/>
                <w:sz w:val="22"/>
                <w:szCs w:val="22"/>
                <w:lang w:val="en-US"/>
              </w:rPr>
              <w:tab/>
            </w:r>
            <w:r w:rsidRPr="00E07375" w:rsidR="00782A7C">
              <w:rPr>
                <w:rStyle w:val="Hyperlink"/>
                <w:noProof/>
              </w:rPr>
              <w:t>Purpose of this document</w:t>
            </w:r>
            <w:r w:rsidR="00782A7C">
              <w:rPr>
                <w:noProof/>
                <w:webHidden/>
              </w:rPr>
              <w:tab/>
            </w:r>
            <w:r w:rsidR="00782A7C">
              <w:rPr>
                <w:noProof/>
                <w:webHidden/>
              </w:rPr>
              <w:fldChar w:fldCharType="begin"/>
            </w:r>
            <w:r w:rsidR="00782A7C">
              <w:rPr>
                <w:noProof/>
                <w:webHidden/>
              </w:rPr>
              <w:instrText xml:space="preserve"> PAGEREF _Toc167026861 \h </w:instrText>
            </w:r>
            <w:r w:rsidR="00782A7C">
              <w:rPr>
                <w:noProof/>
                <w:webHidden/>
              </w:rPr>
            </w:r>
            <w:r w:rsidR="00782A7C">
              <w:rPr>
                <w:noProof/>
                <w:webHidden/>
              </w:rPr>
              <w:fldChar w:fldCharType="separate"/>
            </w:r>
            <w:r w:rsidR="00782A7C">
              <w:rPr>
                <w:noProof/>
                <w:webHidden/>
              </w:rPr>
              <w:t>10</w:t>
            </w:r>
            <w:r w:rsidR="00782A7C">
              <w:rPr>
                <w:noProof/>
                <w:webHidden/>
              </w:rPr>
              <w:fldChar w:fldCharType="end"/>
            </w:r>
          </w:hyperlink>
        </w:p>
        <w:p w:rsidR="00782A7C" w:rsidRDefault="00714580" w14:paraId="5C671669" w14:textId="5CD5A6E4">
          <w:pPr>
            <w:pStyle w:val="TOC2"/>
            <w:tabs>
              <w:tab w:val="left" w:pos="800"/>
              <w:tab w:val="right" w:pos="9350"/>
            </w:tabs>
            <w:rPr>
              <w:rFonts w:asciiTheme="minorHAnsi" w:hAnsiTheme="minorHAnsi" w:eastAsiaTheme="minorEastAsia" w:cstheme="minorBidi"/>
              <w:noProof/>
              <w:sz w:val="22"/>
              <w:szCs w:val="22"/>
              <w:lang w:val="en-US"/>
            </w:rPr>
          </w:pPr>
          <w:hyperlink w:history="1" w:anchor="_Toc167026862">
            <w:r w:rsidRPr="00E07375" w:rsidR="00782A7C">
              <w:rPr>
                <w:rStyle w:val="Hyperlink"/>
                <w:noProof/>
              </w:rPr>
              <w:t>2.2</w:t>
            </w:r>
            <w:r w:rsidR="00782A7C">
              <w:rPr>
                <w:rFonts w:asciiTheme="minorHAnsi" w:hAnsiTheme="minorHAnsi" w:eastAsiaTheme="minorEastAsia" w:cstheme="minorBidi"/>
                <w:noProof/>
                <w:sz w:val="22"/>
                <w:szCs w:val="22"/>
                <w:lang w:val="en-US"/>
              </w:rPr>
              <w:tab/>
            </w:r>
            <w:r w:rsidRPr="00E07375" w:rsidR="00782A7C">
              <w:rPr>
                <w:rStyle w:val="Hyperlink"/>
                <w:noProof/>
              </w:rPr>
              <w:t>Audience</w:t>
            </w:r>
            <w:r w:rsidR="00782A7C">
              <w:rPr>
                <w:noProof/>
                <w:webHidden/>
              </w:rPr>
              <w:tab/>
            </w:r>
            <w:r w:rsidR="00782A7C">
              <w:rPr>
                <w:noProof/>
                <w:webHidden/>
              </w:rPr>
              <w:fldChar w:fldCharType="begin"/>
            </w:r>
            <w:r w:rsidR="00782A7C">
              <w:rPr>
                <w:noProof/>
                <w:webHidden/>
              </w:rPr>
              <w:instrText xml:space="preserve"> PAGEREF _Toc167026862 \h </w:instrText>
            </w:r>
            <w:r w:rsidR="00782A7C">
              <w:rPr>
                <w:noProof/>
                <w:webHidden/>
              </w:rPr>
            </w:r>
            <w:r w:rsidR="00782A7C">
              <w:rPr>
                <w:noProof/>
                <w:webHidden/>
              </w:rPr>
              <w:fldChar w:fldCharType="separate"/>
            </w:r>
            <w:r w:rsidR="00782A7C">
              <w:rPr>
                <w:noProof/>
                <w:webHidden/>
              </w:rPr>
              <w:t>10</w:t>
            </w:r>
            <w:r w:rsidR="00782A7C">
              <w:rPr>
                <w:noProof/>
                <w:webHidden/>
              </w:rPr>
              <w:fldChar w:fldCharType="end"/>
            </w:r>
          </w:hyperlink>
        </w:p>
        <w:p w:rsidR="00782A7C" w:rsidRDefault="00714580" w14:paraId="79D3A18B" w14:textId="7D8422A7">
          <w:pPr>
            <w:pStyle w:val="TOC2"/>
            <w:tabs>
              <w:tab w:val="left" w:pos="800"/>
              <w:tab w:val="right" w:pos="9350"/>
            </w:tabs>
            <w:rPr>
              <w:rFonts w:asciiTheme="minorHAnsi" w:hAnsiTheme="minorHAnsi" w:eastAsiaTheme="minorEastAsia" w:cstheme="minorBidi"/>
              <w:noProof/>
              <w:sz w:val="22"/>
              <w:szCs w:val="22"/>
              <w:lang w:val="en-US"/>
            </w:rPr>
          </w:pPr>
          <w:hyperlink w:history="1" w:anchor="_Toc167026863">
            <w:r w:rsidRPr="00E07375" w:rsidR="00782A7C">
              <w:rPr>
                <w:rStyle w:val="Hyperlink"/>
                <w:noProof/>
              </w:rPr>
              <w:t>2.3</w:t>
            </w:r>
            <w:r w:rsidR="00782A7C">
              <w:rPr>
                <w:rFonts w:asciiTheme="minorHAnsi" w:hAnsiTheme="minorHAnsi" w:eastAsiaTheme="minorEastAsia" w:cstheme="minorBidi"/>
                <w:noProof/>
                <w:sz w:val="22"/>
                <w:szCs w:val="22"/>
                <w:lang w:val="en-US"/>
              </w:rPr>
              <w:tab/>
            </w:r>
            <w:r w:rsidRPr="00E07375" w:rsidR="00782A7C">
              <w:rPr>
                <w:rStyle w:val="Hyperlink"/>
                <w:noProof/>
              </w:rPr>
              <w:t>Project Background</w:t>
            </w:r>
            <w:r w:rsidR="00782A7C">
              <w:rPr>
                <w:noProof/>
                <w:webHidden/>
              </w:rPr>
              <w:tab/>
            </w:r>
            <w:r w:rsidR="00782A7C">
              <w:rPr>
                <w:noProof/>
                <w:webHidden/>
              </w:rPr>
              <w:fldChar w:fldCharType="begin"/>
            </w:r>
            <w:r w:rsidR="00782A7C">
              <w:rPr>
                <w:noProof/>
                <w:webHidden/>
              </w:rPr>
              <w:instrText xml:space="preserve"> PAGEREF _Toc167026863 \h </w:instrText>
            </w:r>
            <w:r w:rsidR="00782A7C">
              <w:rPr>
                <w:noProof/>
                <w:webHidden/>
              </w:rPr>
            </w:r>
            <w:r w:rsidR="00782A7C">
              <w:rPr>
                <w:noProof/>
                <w:webHidden/>
              </w:rPr>
              <w:fldChar w:fldCharType="separate"/>
            </w:r>
            <w:r w:rsidR="00782A7C">
              <w:rPr>
                <w:noProof/>
                <w:webHidden/>
              </w:rPr>
              <w:t>10</w:t>
            </w:r>
            <w:r w:rsidR="00782A7C">
              <w:rPr>
                <w:noProof/>
                <w:webHidden/>
              </w:rPr>
              <w:fldChar w:fldCharType="end"/>
            </w:r>
          </w:hyperlink>
        </w:p>
        <w:p w:rsidR="00782A7C" w:rsidRDefault="00714580" w14:paraId="46E944D0" w14:textId="1AC93625">
          <w:pPr>
            <w:pStyle w:val="TOC1"/>
            <w:tabs>
              <w:tab w:val="left" w:pos="400"/>
              <w:tab w:val="right" w:pos="9350"/>
            </w:tabs>
            <w:rPr>
              <w:rFonts w:asciiTheme="minorHAnsi" w:hAnsiTheme="minorHAnsi" w:eastAsiaTheme="minorEastAsia" w:cstheme="minorBidi"/>
              <w:noProof/>
              <w:sz w:val="22"/>
              <w:szCs w:val="22"/>
              <w:lang w:val="en-US"/>
            </w:rPr>
          </w:pPr>
          <w:hyperlink w:history="1" w:anchor="_Toc167026864">
            <w:r w:rsidRPr="00E07375" w:rsidR="00782A7C">
              <w:rPr>
                <w:rStyle w:val="Hyperlink"/>
                <w:noProof/>
              </w:rPr>
              <w:t>3.</w:t>
            </w:r>
            <w:r w:rsidR="00782A7C">
              <w:rPr>
                <w:rFonts w:asciiTheme="minorHAnsi" w:hAnsiTheme="minorHAnsi" w:eastAsiaTheme="minorEastAsia" w:cstheme="minorBidi"/>
                <w:noProof/>
                <w:sz w:val="22"/>
                <w:szCs w:val="22"/>
                <w:lang w:val="en-US"/>
              </w:rPr>
              <w:tab/>
            </w:r>
            <w:r w:rsidRPr="00E07375" w:rsidR="00782A7C">
              <w:rPr>
                <w:rStyle w:val="Hyperlink"/>
                <w:noProof/>
              </w:rPr>
              <w:t>High Level Architecture for Phase 1 implementation</w:t>
            </w:r>
            <w:r w:rsidR="00782A7C">
              <w:rPr>
                <w:noProof/>
                <w:webHidden/>
              </w:rPr>
              <w:tab/>
            </w:r>
            <w:r w:rsidR="00782A7C">
              <w:rPr>
                <w:noProof/>
                <w:webHidden/>
              </w:rPr>
              <w:fldChar w:fldCharType="begin"/>
            </w:r>
            <w:r w:rsidR="00782A7C">
              <w:rPr>
                <w:noProof/>
                <w:webHidden/>
              </w:rPr>
              <w:instrText xml:space="preserve"> PAGEREF _Toc167026864 \h </w:instrText>
            </w:r>
            <w:r w:rsidR="00782A7C">
              <w:rPr>
                <w:noProof/>
                <w:webHidden/>
              </w:rPr>
            </w:r>
            <w:r w:rsidR="00782A7C">
              <w:rPr>
                <w:noProof/>
                <w:webHidden/>
              </w:rPr>
              <w:fldChar w:fldCharType="separate"/>
            </w:r>
            <w:r w:rsidR="00782A7C">
              <w:rPr>
                <w:noProof/>
                <w:webHidden/>
              </w:rPr>
              <w:t>10</w:t>
            </w:r>
            <w:r w:rsidR="00782A7C">
              <w:rPr>
                <w:noProof/>
                <w:webHidden/>
              </w:rPr>
              <w:fldChar w:fldCharType="end"/>
            </w:r>
          </w:hyperlink>
        </w:p>
        <w:p w:rsidR="00782A7C" w:rsidRDefault="00714580" w14:paraId="7E01A804" w14:textId="6D69A7EB">
          <w:pPr>
            <w:pStyle w:val="TOC3"/>
            <w:tabs>
              <w:tab w:val="right" w:pos="9350"/>
            </w:tabs>
            <w:rPr>
              <w:rFonts w:asciiTheme="minorHAnsi" w:hAnsiTheme="minorHAnsi" w:eastAsiaTheme="minorEastAsia" w:cstheme="minorBidi"/>
              <w:noProof/>
              <w:sz w:val="22"/>
              <w:szCs w:val="22"/>
              <w:lang w:val="en-US"/>
            </w:rPr>
          </w:pPr>
          <w:hyperlink w:history="1" w:anchor="_Toc167026865">
            <w:r w:rsidRPr="00E07375" w:rsidR="00782A7C">
              <w:rPr>
                <w:rStyle w:val="Hyperlink"/>
                <w:noProof/>
              </w:rPr>
              <w:t>Detailed Explanation of the Components:</w:t>
            </w:r>
            <w:r w:rsidR="00782A7C">
              <w:rPr>
                <w:noProof/>
                <w:webHidden/>
              </w:rPr>
              <w:tab/>
            </w:r>
            <w:r w:rsidR="00782A7C">
              <w:rPr>
                <w:noProof/>
                <w:webHidden/>
              </w:rPr>
              <w:fldChar w:fldCharType="begin"/>
            </w:r>
            <w:r w:rsidR="00782A7C">
              <w:rPr>
                <w:noProof/>
                <w:webHidden/>
              </w:rPr>
              <w:instrText xml:space="preserve"> PAGEREF _Toc167026865 \h </w:instrText>
            </w:r>
            <w:r w:rsidR="00782A7C">
              <w:rPr>
                <w:noProof/>
                <w:webHidden/>
              </w:rPr>
            </w:r>
            <w:r w:rsidR="00782A7C">
              <w:rPr>
                <w:noProof/>
                <w:webHidden/>
              </w:rPr>
              <w:fldChar w:fldCharType="separate"/>
            </w:r>
            <w:r w:rsidR="00782A7C">
              <w:rPr>
                <w:noProof/>
                <w:webHidden/>
              </w:rPr>
              <w:t>14</w:t>
            </w:r>
            <w:r w:rsidR="00782A7C">
              <w:rPr>
                <w:noProof/>
                <w:webHidden/>
              </w:rPr>
              <w:fldChar w:fldCharType="end"/>
            </w:r>
          </w:hyperlink>
        </w:p>
        <w:p w:rsidR="00782A7C" w:rsidRDefault="00714580" w14:paraId="20979418" w14:textId="274499A4">
          <w:pPr>
            <w:pStyle w:val="TOC2"/>
            <w:tabs>
              <w:tab w:val="left" w:pos="800"/>
              <w:tab w:val="right" w:pos="9350"/>
            </w:tabs>
            <w:rPr>
              <w:rFonts w:asciiTheme="minorHAnsi" w:hAnsiTheme="minorHAnsi" w:eastAsiaTheme="minorEastAsia" w:cstheme="minorBidi"/>
              <w:noProof/>
              <w:sz w:val="22"/>
              <w:szCs w:val="22"/>
              <w:lang w:val="en-US"/>
            </w:rPr>
          </w:pPr>
          <w:hyperlink w:history="1" w:anchor="_Toc167026866">
            <w:r w:rsidRPr="00E07375" w:rsidR="00782A7C">
              <w:rPr>
                <w:rStyle w:val="Hyperlink"/>
                <w:noProof/>
              </w:rPr>
              <w:t>3.1</w:t>
            </w:r>
            <w:r w:rsidR="00782A7C">
              <w:rPr>
                <w:rFonts w:asciiTheme="minorHAnsi" w:hAnsiTheme="minorHAnsi" w:eastAsiaTheme="minorEastAsia" w:cstheme="minorBidi"/>
                <w:noProof/>
                <w:sz w:val="22"/>
                <w:szCs w:val="22"/>
                <w:lang w:val="en-US"/>
              </w:rPr>
              <w:tab/>
            </w:r>
            <w:r w:rsidRPr="00E07375" w:rsidR="00782A7C">
              <w:rPr>
                <w:rStyle w:val="Hyperlink"/>
                <w:noProof/>
              </w:rPr>
              <w:t>Assumptions:</w:t>
            </w:r>
            <w:r w:rsidR="00782A7C">
              <w:rPr>
                <w:noProof/>
                <w:webHidden/>
              </w:rPr>
              <w:tab/>
            </w:r>
            <w:r w:rsidR="00782A7C">
              <w:rPr>
                <w:noProof/>
                <w:webHidden/>
              </w:rPr>
              <w:fldChar w:fldCharType="begin"/>
            </w:r>
            <w:r w:rsidR="00782A7C">
              <w:rPr>
                <w:noProof/>
                <w:webHidden/>
              </w:rPr>
              <w:instrText xml:space="preserve"> PAGEREF _Toc167026866 \h </w:instrText>
            </w:r>
            <w:r w:rsidR="00782A7C">
              <w:rPr>
                <w:noProof/>
                <w:webHidden/>
              </w:rPr>
            </w:r>
            <w:r w:rsidR="00782A7C">
              <w:rPr>
                <w:noProof/>
                <w:webHidden/>
              </w:rPr>
              <w:fldChar w:fldCharType="separate"/>
            </w:r>
            <w:r w:rsidR="00782A7C">
              <w:rPr>
                <w:noProof/>
                <w:webHidden/>
              </w:rPr>
              <w:t>15</w:t>
            </w:r>
            <w:r w:rsidR="00782A7C">
              <w:rPr>
                <w:noProof/>
                <w:webHidden/>
              </w:rPr>
              <w:fldChar w:fldCharType="end"/>
            </w:r>
          </w:hyperlink>
        </w:p>
        <w:p w:rsidR="00782A7C" w:rsidRDefault="00714580" w14:paraId="72193342" w14:textId="733CFFE8">
          <w:pPr>
            <w:pStyle w:val="TOC2"/>
            <w:tabs>
              <w:tab w:val="left" w:pos="800"/>
              <w:tab w:val="right" w:pos="9350"/>
            </w:tabs>
            <w:rPr>
              <w:rFonts w:asciiTheme="minorHAnsi" w:hAnsiTheme="minorHAnsi" w:eastAsiaTheme="minorEastAsia" w:cstheme="minorBidi"/>
              <w:noProof/>
              <w:sz w:val="22"/>
              <w:szCs w:val="22"/>
              <w:lang w:val="en-US"/>
            </w:rPr>
          </w:pPr>
          <w:hyperlink w:history="1" w:anchor="_Toc167026867">
            <w:r w:rsidRPr="00E07375" w:rsidR="00782A7C">
              <w:rPr>
                <w:rStyle w:val="Hyperlink"/>
                <w:noProof/>
              </w:rPr>
              <w:t>3.2</w:t>
            </w:r>
            <w:r w:rsidR="00782A7C">
              <w:rPr>
                <w:rFonts w:asciiTheme="minorHAnsi" w:hAnsiTheme="minorHAnsi" w:eastAsiaTheme="minorEastAsia" w:cstheme="minorBidi"/>
                <w:noProof/>
                <w:sz w:val="22"/>
                <w:szCs w:val="22"/>
                <w:lang w:val="en-US"/>
              </w:rPr>
              <w:tab/>
            </w:r>
            <w:r w:rsidRPr="00E07375" w:rsidR="00782A7C">
              <w:rPr>
                <w:rStyle w:val="Hyperlink"/>
                <w:noProof/>
              </w:rPr>
              <w:t>Architecture Flow: User Onboarding</w:t>
            </w:r>
            <w:r w:rsidR="00782A7C">
              <w:rPr>
                <w:noProof/>
                <w:webHidden/>
              </w:rPr>
              <w:tab/>
            </w:r>
            <w:r w:rsidR="00782A7C">
              <w:rPr>
                <w:noProof/>
                <w:webHidden/>
              </w:rPr>
              <w:fldChar w:fldCharType="begin"/>
            </w:r>
            <w:r w:rsidR="00782A7C">
              <w:rPr>
                <w:noProof/>
                <w:webHidden/>
              </w:rPr>
              <w:instrText xml:space="preserve"> PAGEREF _Toc167026867 \h </w:instrText>
            </w:r>
            <w:r w:rsidR="00782A7C">
              <w:rPr>
                <w:noProof/>
                <w:webHidden/>
              </w:rPr>
            </w:r>
            <w:r w:rsidR="00782A7C">
              <w:rPr>
                <w:noProof/>
                <w:webHidden/>
              </w:rPr>
              <w:fldChar w:fldCharType="separate"/>
            </w:r>
            <w:r w:rsidR="00782A7C">
              <w:rPr>
                <w:noProof/>
                <w:webHidden/>
              </w:rPr>
              <w:t>15</w:t>
            </w:r>
            <w:r w:rsidR="00782A7C">
              <w:rPr>
                <w:noProof/>
                <w:webHidden/>
              </w:rPr>
              <w:fldChar w:fldCharType="end"/>
            </w:r>
          </w:hyperlink>
        </w:p>
        <w:p w:rsidR="00782A7C" w:rsidRDefault="00714580" w14:paraId="4BD06350" w14:textId="450D5212">
          <w:pPr>
            <w:pStyle w:val="TOC3"/>
            <w:tabs>
              <w:tab w:val="right" w:pos="9350"/>
            </w:tabs>
            <w:rPr>
              <w:rFonts w:asciiTheme="minorHAnsi" w:hAnsiTheme="minorHAnsi" w:eastAsiaTheme="minorEastAsia" w:cstheme="minorBidi"/>
              <w:noProof/>
              <w:sz w:val="22"/>
              <w:szCs w:val="22"/>
              <w:lang w:val="en-US"/>
            </w:rPr>
          </w:pPr>
          <w:hyperlink w:history="1" w:anchor="_Toc167026868">
            <w:r w:rsidRPr="00E07375" w:rsidR="00782A7C">
              <w:rPr>
                <w:rStyle w:val="Hyperlink"/>
                <w:noProof/>
              </w:rPr>
              <w:t>3.2.1 Workday As An Authoritative Source – Employee Onboarding</w:t>
            </w:r>
            <w:r w:rsidR="00782A7C">
              <w:rPr>
                <w:noProof/>
                <w:webHidden/>
              </w:rPr>
              <w:tab/>
            </w:r>
            <w:r w:rsidR="00782A7C">
              <w:rPr>
                <w:noProof/>
                <w:webHidden/>
              </w:rPr>
              <w:fldChar w:fldCharType="begin"/>
            </w:r>
            <w:r w:rsidR="00782A7C">
              <w:rPr>
                <w:noProof/>
                <w:webHidden/>
              </w:rPr>
              <w:instrText xml:space="preserve"> PAGEREF _Toc167026868 \h </w:instrText>
            </w:r>
            <w:r w:rsidR="00782A7C">
              <w:rPr>
                <w:noProof/>
                <w:webHidden/>
              </w:rPr>
            </w:r>
            <w:r w:rsidR="00782A7C">
              <w:rPr>
                <w:noProof/>
                <w:webHidden/>
              </w:rPr>
              <w:fldChar w:fldCharType="separate"/>
            </w:r>
            <w:r w:rsidR="00782A7C">
              <w:rPr>
                <w:noProof/>
                <w:webHidden/>
              </w:rPr>
              <w:t>15</w:t>
            </w:r>
            <w:r w:rsidR="00782A7C">
              <w:rPr>
                <w:noProof/>
                <w:webHidden/>
              </w:rPr>
              <w:fldChar w:fldCharType="end"/>
            </w:r>
          </w:hyperlink>
        </w:p>
        <w:p w:rsidR="00782A7C" w:rsidRDefault="00714580" w14:paraId="147EC31D" w14:textId="35549C93">
          <w:pPr>
            <w:pStyle w:val="TOC4"/>
            <w:tabs>
              <w:tab w:val="right" w:pos="9350"/>
            </w:tabs>
            <w:rPr>
              <w:rFonts w:asciiTheme="minorHAnsi" w:hAnsiTheme="minorHAnsi" w:eastAsiaTheme="minorEastAsia" w:cstheme="minorBidi"/>
              <w:noProof/>
              <w:sz w:val="22"/>
              <w:szCs w:val="22"/>
              <w:lang w:val="en-US"/>
            </w:rPr>
          </w:pPr>
          <w:hyperlink w:history="1" w:anchor="_Toc167026869">
            <w:r w:rsidRPr="00E07375" w:rsidR="00782A7C">
              <w:rPr>
                <w:rStyle w:val="Hyperlink"/>
                <w:noProof/>
              </w:rPr>
              <w:t>Assumptions</w:t>
            </w:r>
            <w:r w:rsidR="00782A7C">
              <w:rPr>
                <w:noProof/>
                <w:webHidden/>
              </w:rPr>
              <w:tab/>
            </w:r>
            <w:r w:rsidR="00782A7C">
              <w:rPr>
                <w:noProof/>
                <w:webHidden/>
              </w:rPr>
              <w:fldChar w:fldCharType="begin"/>
            </w:r>
            <w:r w:rsidR="00782A7C">
              <w:rPr>
                <w:noProof/>
                <w:webHidden/>
              </w:rPr>
              <w:instrText xml:space="preserve"> PAGEREF _Toc167026869 \h </w:instrText>
            </w:r>
            <w:r w:rsidR="00782A7C">
              <w:rPr>
                <w:noProof/>
                <w:webHidden/>
              </w:rPr>
            </w:r>
            <w:r w:rsidR="00782A7C">
              <w:rPr>
                <w:noProof/>
                <w:webHidden/>
              </w:rPr>
              <w:fldChar w:fldCharType="separate"/>
            </w:r>
            <w:r w:rsidR="00782A7C">
              <w:rPr>
                <w:noProof/>
                <w:webHidden/>
              </w:rPr>
              <w:t>15</w:t>
            </w:r>
            <w:r w:rsidR="00782A7C">
              <w:rPr>
                <w:noProof/>
                <w:webHidden/>
              </w:rPr>
              <w:fldChar w:fldCharType="end"/>
            </w:r>
          </w:hyperlink>
        </w:p>
        <w:p w:rsidR="00782A7C" w:rsidRDefault="00714580" w14:paraId="5E0FFB36" w14:textId="5114180B">
          <w:pPr>
            <w:pStyle w:val="TOC4"/>
            <w:tabs>
              <w:tab w:val="right" w:pos="9350"/>
            </w:tabs>
            <w:rPr>
              <w:rFonts w:asciiTheme="minorHAnsi" w:hAnsiTheme="minorHAnsi" w:eastAsiaTheme="minorEastAsia" w:cstheme="minorBidi"/>
              <w:noProof/>
              <w:sz w:val="22"/>
              <w:szCs w:val="22"/>
              <w:lang w:val="en-US"/>
            </w:rPr>
          </w:pPr>
          <w:hyperlink w:history="1" w:anchor="_Toc167026870">
            <w:r w:rsidRPr="00E07375" w:rsidR="00782A7C">
              <w:rPr>
                <w:rStyle w:val="Hyperlink"/>
                <w:noProof/>
              </w:rPr>
              <w:t>Design</w:t>
            </w:r>
            <w:r w:rsidR="00782A7C">
              <w:rPr>
                <w:noProof/>
                <w:webHidden/>
              </w:rPr>
              <w:tab/>
            </w:r>
            <w:r w:rsidR="00782A7C">
              <w:rPr>
                <w:noProof/>
                <w:webHidden/>
              </w:rPr>
              <w:fldChar w:fldCharType="begin"/>
            </w:r>
            <w:r w:rsidR="00782A7C">
              <w:rPr>
                <w:noProof/>
                <w:webHidden/>
              </w:rPr>
              <w:instrText xml:space="preserve"> PAGEREF _Toc167026870 \h </w:instrText>
            </w:r>
            <w:r w:rsidR="00782A7C">
              <w:rPr>
                <w:noProof/>
                <w:webHidden/>
              </w:rPr>
            </w:r>
            <w:r w:rsidR="00782A7C">
              <w:rPr>
                <w:noProof/>
                <w:webHidden/>
              </w:rPr>
              <w:fldChar w:fldCharType="separate"/>
            </w:r>
            <w:r w:rsidR="00782A7C">
              <w:rPr>
                <w:noProof/>
                <w:webHidden/>
              </w:rPr>
              <w:t>16</w:t>
            </w:r>
            <w:r w:rsidR="00782A7C">
              <w:rPr>
                <w:noProof/>
                <w:webHidden/>
              </w:rPr>
              <w:fldChar w:fldCharType="end"/>
            </w:r>
          </w:hyperlink>
        </w:p>
        <w:p w:rsidR="00782A7C" w:rsidRDefault="00714580" w14:paraId="262531FE" w14:textId="7D2BFA58">
          <w:pPr>
            <w:pStyle w:val="TOC4"/>
            <w:tabs>
              <w:tab w:val="right" w:pos="9350"/>
            </w:tabs>
            <w:rPr>
              <w:rFonts w:asciiTheme="minorHAnsi" w:hAnsiTheme="minorHAnsi" w:eastAsiaTheme="minorEastAsia" w:cstheme="minorBidi"/>
              <w:noProof/>
              <w:sz w:val="22"/>
              <w:szCs w:val="22"/>
              <w:lang w:val="en-US"/>
            </w:rPr>
          </w:pPr>
          <w:hyperlink w:history="1" w:anchor="_Toc167026871">
            <w:r w:rsidRPr="00E07375" w:rsidR="00782A7C">
              <w:rPr>
                <w:rStyle w:val="Hyperlink"/>
                <w:noProof/>
              </w:rPr>
              <w:t>Workday – Reconciliation approach</w:t>
            </w:r>
            <w:r w:rsidR="00782A7C">
              <w:rPr>
                <w:noProof/>
                <w:webHidden/>
              </w:rPr>
              <w:tab/>
            </w:r>
            <w:r w:rsidR="00782A7C">
              <w:rPr>
                <w:noProof/>
                <w:webHidden/>
              </w:rPr>
              <w:fldChar w:fldCharType="begin"/>
            </w:r>
            <w:r w:rsidR="00782A7C">
              <w:rPr>
                <w:noProof/>
                <w:webHidden/>
              </w:rPr>
              <w:instrText xml:space="preserve"> PAGEREF _Toc167026871 \h </w:instrText>
            </w:r>
            <w:r w:rsidR="00782A7C">
              <w:rPr>
                <w:noProof/>
                <w:webHidden/>
              </w:rPr>
            </w:r>
            <w:r w:rsidR="00782A7C">
              <w:rPr>
                <w:noProof/>
                <w:webHidden/>
              </w:rPr>
              <w:fldChar w:fldCharType="separate"/>
            </w:r>
            <w:r w:rsidR="00782A7C">
              <w:rPr>
                <w:noProof/>
                <w:webHidden/>
              </w:rPr>
              <w:t>17</w:t>
            </w:r>
            <w:r w:rsidR="00782A7C">
              <w:rPr>
                <w:noProof/>
                <w:webHidden/>
              </w:rPr>
              <w:fldChar w:fldCharType="end"/>
            </w:r>
          </w:hyperlink>
        </w:p>
        <w:p w:rsidR="00782A7C" w:rsidRDefault="00714580" w14:paraId="7BFB9BE9" w14:textId="2C92164C">
          <w:pPr>
            <w:pStyle w:val="TOC4"/>
            <w:tabs>
              <w:tab w:val="right" w:pos="9350"/>
            </w:tabs>
            <w:rPr>
              <w:rFonts w:asciiTheme="minorHAnsi" w:hAnsiTheme="minorHAnsi" w:eastAsiaTheme="minorEastAsia" w:cstheme="minorBidi"/>
              <w:noProof/>
              <w:sz w:val="22"/>
              <w:szCs w:val="22"/>
              <w:lang w:val="en-US"/>
            </w:rPr>
          </w:pPr>
          <w:hyperlink w:history="1" w:anchor="_Toc167026872">
            <w:r w:rsidRPr="00E07375" w:rsidR="00782A7C">
              <w:rPr>
                <w:rStyle w:val="Hyperlink"/>
                <w:noProof/>
              </w:rPr>
              <w:t>Workday – Saviynt Attribute Mapping</w:t>
            </w:r>
            <w:r w:rsidR="00782A7C">
              <w:rPr>
                <w:noProof/>
                <w:webHidden/>
              </w:rPr>
              <w:tab/>
            </w:r>
            <w:r w:rsidR="00782A7C">
              <w:rPr>
                <w:noProof/>
                <w:webHidden/>
              </w:rPr>
              <w:fldChar w:fldCharType="begin"/>
            </w:r>
            <w:r w:rsidR="00782A7C">
              <w:rPr>
                <w:noProof/>
                <w:webHidden/>
              </w:rPr>
              <w:instrText xml:space="preserve"> PAGEREF _Toc167026872 \h </w:instrText>
            </w:r>
            <w:r w:rsidR="00782A7C">
              <w:rPr>
                <w:noProof/>
                <w:webHidden/>
              </w:rPr>
            </w:r>
            <w:r w:rsidR="00782A7C">
              <w:rPr>
                <w:noProof/>
                <w:webHidden/>
              </w:rPr>
              <w:fldChar w:fldCharType="separate"/>
            </w:r>
            <w:r w:rsidR="00782A7C">
              <w:rPr>
                <w:noProof/>
                <w:webHidden/>
              </w:rPr>
              <w:t>18</w:t>
            </w:r>
            <w:r w:rsidR="00782A7C">
              <w:rPr>
                <w:noProof/>
                <w:webHidden/>
              </w:rPr>
              <w:fldChar w:fldCharType="end"/>
            </w:r>
          </w:hyperlink>
        </w:p>
        <w:p w:rsidR="00782A7C" w:rsidRDefault="00714580" w14:paraId="7E993426" w14:textId="107FD920">
          <w:pPr>
            <w:pStyle w:val="TOC4"/>
            <w:tabs>
              <w:tab w:val="right" w:pos="9350"/>
            </w:tabs>
            <w:rPr>
              <w:rFonts w:asciiTheme="minorHAnsi" w:hAnsiTheme="minorHAnsi" w:eastAsiaTheme="minorEastAsia" w:cstheme="minorBidi"/>
              <w:noProof/>
              <w:sz w:val="22"/>
              <w:szCs w:val="22"/>
              <w:lang w:val="en-US"/>
            </w:rPr>
          </w:pPr>
          <w:hyperlink w:history="1" w:anchor="_Toc167026873">
            <w:r w:rsidRPr="00E07375" w:rsidR="00782A7C">
              <w:rPr>
                <w:rStyle w:val="Hyperlink"/>
                <w:noProof/>
              </w:rPr>
              <w:t>Data pre-processor</w:t>
            </w:r>
            <w:r w:rsidR="00782A7C">
              <w:rPr>
                <w:noProof/>
                <w:webHidden/>
              </w:rPr>
              <w:tab/>
            </w:r>
            <w:r w:rsidR="00782A7C">
              <w:rPr>
                <w:noProof/>
                <w:webHidden/>
              </w:rPr>
              <w:fldChar w:fldCharType="begin"/>
            </w:r>
            <w:r w:rsidR="00782A7C">
              <w:rPr>
                <w:noProof/>
                <w:webHidden/>
              </w:rPr>
              <w:instrText xml:space="preserve"> PAGEREF _Toc167026873 \h </w:instrText>
            </w:r>
            <w:r w:rsidR="00782A7C">
              <w:rPr>
                <w:noProof/>
                <w:webHidden/>
              </w:rPr>
            </w:r>
            <w:r w:rsidR="00782A7C">
              <w:rPr>
                <w:noProof/>
                <w:webHidden/>
              </w:rPr>
              <w:fldChar w:fldCharType="separate"/>
            </w:r>
            <w:r w:rsidR="00782A7C">
              <w:rPr>
                <w:noProof/>
                <w:webHidden/>
              </w:rPr>
              <w:t>19</w:t>
            </w:r>
            <w:r w:rsidR="00782A7C">
              <w:rPr>
                <w:noProof/>
                <w:webHidden/>
              </w:rPr>
              <w:fldChar w:fldCharType="end"/>
            </w:r>
          </w:hyperlink>
        </w:p>
        <w:p w:rsidR="00782A7C" w:rsidRDefault="00714580" w14:paraId="56729568" w14:textId="00A66216">
          <w:pPr>
            <w:pStyle w:val="TOC4"/>
            <w:tabs>
              <w:tab w:val="right" w:pos="9350"/>
            </w:tabs>
            <w:rPr>
              <w:rFonts w:asciiTheme="minorHAnsi" w:hAnsiTheme="minorHAnsi" w:eastAsiaTheme="minorEastAsia" w:cstheme="minorBidi"/>
              <w:noProof/>
              <w:sz w:val="22"/>
              <w:szCs w:val="22"/>
              <w:lang w:val="en-US"/>
            </w:rPr>
          </w:pPr>
          <w:hyperlink w:history="1" w:anchor="_Toc167026874">
            <w:r w:rsidRPr="00E07375" w:rsidR="00782A7C">
              <w:rPr>
                <w:rStyle w:val="Hyperlink"/>
                <w:noProof/>
              </w:rPr>
              <w:t>Account name Generation</w:t>
            </w:r>
            <w:r w:rsidR="00782A7C">
              <w:rPr>
                <w:noProof/>
                <w:webHidden/>
              </w:rPr>
              <w:tab/>
            </w:r>
            <w:r w:rsidR="00782A7C">
              <w:rPr>
                <w:noProof/>
                <w:webHidden/>
              </w:rPr>
              <w:fldChar w:fldCharType="begin"/>
            </w:r>
            <w:r w:rsidR="00782A7C">
              <w:rPr>
                <w:noProof/>
                <w:webHidden/>
              </w:rPr>
              <w:instrText xml:space="preserve"> PAGEREF _Toc167026874 \h </w:instrText>
            </w:r>
            <w:r w:rsidR="00782A7C">
              <w:rPr>
                <w:noProof/>
                <w:webHidden/>
              </w:rPr>
            </w:r>
            <w:r w:rsidR="00782A7C">
              <w:rPr>
                <w:noProof/>
                <w:webHidden/>
              </w:rPr>
              <w:fldChar w:fldCharType="separate"/>
            </w:r>
            <w:r w:rsidR="00782A7C">
              <w:rPr>
                <w:noProof/>
                <w:webHidden/>
              </w:rPr>
              <w:t>19</w:t>
            </w:r>
            <w:r w:rsidR="00782A7C">
              <w:rPr>
                <w:noProof/>
                <w:webHidden/>
              </w:rPr>
              <w:fldChar w:fldCharType="end"/>
            </w:r>
          </w:hyperlink>
        </w:p>
        <w:p w:rsidR="00782A7C" w:rsidRDefault="00714580" w14:paraId="04DA9D83" w14:textId="66A16085">
          <w:pPr>
            <w:pStyle w:val="TOC4"/>
            <w:tabs>
              <w:tab w:val="right" w:pos="9350"/>
            </w:tabs>
            <w:rPr>
              <w:rFonts w:asciiTheme="minorHAnsi" w:hAnsiTheme="minorHAnsi" w:eastAsiaTheme="minorEastAsia" w:cstheme="minorBidi"/>
              <w:noProof/>
              <w:sz w:val="22"/>
              <w:szCs w:val="22"/>
              <w:lang w:val="en-US"/>
            </w:rPr>
          </w:pPr>
          <w:hyperlink w:history="1" w:anchor="_Toc167026875">
            <w:r w:rsidRPr="00E07375" w:rsidR="00782A7C">
              <w:rPr>
                <w:rStyle w:val="Hyperlink"/>
                <w:noProof/>
              </w:rPr>
              <w:t>Email Generation</w:t>
            </w:r>
            <w:r w:rsidR="00782A7C">
              <w:rPr>
                <w:noProof/>
                <w:webHidden/>
              </w:rPr>
              <w:tab/>
            </w:r>
            <w:r w:rsidR="00782A7C">
              <w:rPr>
                <w:noProof/>
                <w:webHidden/>
              </w:rPr>
              <w:fldChar w:fldCharType="begin"/>
            </w:r>
            <w:r w:rsidR="00782A7C">
              <w:rPr>
                <w:noProof/>
                <w:webHidden/>
              </w:rPr>
              <w:instrText xml:space="preserve"> PAGEREF _Toc167026875 \h </w:instrText>
            </w:r>
            <w:r w:rsidR="00782A7C">
              <w:rPr>
                <w:noProof/>
                <w:webHidden/>
              </w:rPr>
            </w:r>
            <w:r w:rsidR="00782A7C">
              <w:rPr>
                <w:noProof/>
                <w:webHidden/>
              </w:rPr>
              <w:fldChar w:fldCharType="separate"/>
            </w:r>
            <w:r w:rsidR="00782A7C">
              <w:rPr>
                <w:noProof/>
                <w:webHidden/>
              </w:rPr>
              <w:t>20</w:t>
            </w:r>
            <w:r w:rsidR="00782A7C">
              <w:rPr>
                <w:noProof/>
                <w:webHidden/>
              </w:rPr>
              <w:fldChar w:fldCharType="end"/>
            </w:r>
          </w:hyperlink>
        </w:p>
        <w:p w:rsidR="00782A7C" w:rsidRDefault="00714580" w14:paraId="51D95F30" w14:textId="6688DE7F">
          <w:pPr>
            <w:pStyle w:val="TOC4"/>
            <w:tabs>
              <w:tab w:val="right" w:pos="9350"/>
            </w:tabs>
            <w:rPr>
              <w:rFonts w:asciiTheme="minorHAnsi" w:hAnsiTheme="minorHAnsi" w:eastAsiaTheme="minorEastAsia" w:cstheme="minorBidi"/>
              <w:noProof/>
              <w:sz w:val="22"/>
              <w:szCs w:val="22"/>
              <w:lang w:val="en-US"/>
            </w:rPr>
          </w:pPr>
          <w:hyperlink w:history="1" w:anchor="_Toc167026876">
            <w:r w:rsidRPr="00E07375" w:rsidR="00782A7C">
              <w:rPr>
                <w:rStyle w:val="Hyperlink"/>
                <w:noProof/>
              </w:rPr>
              <w:t>Email Alias Generation</w:t>
            </w:r>
            <w:r w:rsidR="00782A7C">
              <w:rPr>
                <w:noProof/>
                <w:webHidden/>
              </w:rPr>
              <w:tab/>
            </w:r>
            <w:r w:rsidR="00782A7C">
              <w:rPr>
                <w:noProof/>
                <w:webHidden/>
              </w:rPr>
              <w:fldChar w:fldCharType="begin"/>
            </w:r>
            <w:r w:rsidR="00782A7C">
              <w:rPr>
                <w:noProof/>
                <w:webHidden/>
              </w:rPr>
              <w:instrText xml:space="preserve"> PAGEREF _Toc167026876 \h </w:instrText>
            </w:r>
            <w:r w:rsidR="00782A7C">
              <w:rPr>
                <w:noProof/>
                <w:webHidden/>
              </w:rPr>
            </w:r>
            <w:r w:rsidR="00782A7C">
              <w:rPr>
                <w:noProof/>
                <w:webHidden/>
              </w:rPr>
              <w:fldChar w:fldCharType="separate"/>
            </w:r>
            <w:r w:rsidR="00782A7C">
              <w:rPr>
                <w:noProof/>
                <w:webHidden/>
              </w:rPr>
              <w:t>20</w:t>
            </w:r>
            <w:r w:rsidR="00782A7C">
              <w:rPr>
                <w:noProof/>
                <w:webHidden/>
              </w:rPr>
              <w:fldChar w:fldCharType="end"/>
            </w:r>
          </w:hyperlink>
        </w:p>
        <w:p w:rsidR="00782A7C" w:rsidRDefault="00714580" w14:paraId="1B25A1E9" w14:textId="5B353826">
          <w:pPr>
            <w:pStyle w:val="TOC4"/>
            <w:tabs>
              <w:tab w:val="right" w:pos="9350"/>
            </w:tabs>
            <w:rPr>
              <w:rFonts w:asciiTheme="minorHAnsi" w:hAnsiTheme="minorHAnsi" w:eastAsiaTheme="minorEastAsia" w:cstheme="minorBidi"/>
              <w:noProof/>
              <w:sz w:val="22"/>
              <w:szCs w:val="22"/>
              <w:lang w:val="en-US"/>
            </w:rPr>
          </w:pPr>
          <w:hyperlink w:history="1" w:anchor="_Toc167026877">
            <w:r w:rsidRPr="00E07375" w:rsidR="00782A7C">
              <w:rPr>
                <w:rStyle w:val="Hyperlink"/>
                <w:noProof/>
                <w:highlight w:val="white"/>
              </w:rPr>
              <w:t>UTILITY: AccountName, Email and Email Proxy Address Generation</w:t>
            </w:r>
            <w:r w:rsidR="00782A7C">
              <w:rPr>
                <w:noProof/>
                <w:webHidden/>
              </w:rPr>
              <w:tab/>
            </w:r>
            <w:r w:rsidR="00782A7C">
              <w:rPr>
                <w:noProof/>
                <w:webHidden/>
              </w:rPr>
              <w:fldChar w:fldCharType="begin"/>
            </w:r>
            <w:r w:rsidR="00782A7C">
              <w:rPr>
                <w:noProof/>
                <w:webHidden/>
              </w:rPr>
              <w:instrText xml:space="preserve"> PAGEREF _Toc167026877 \h </w:instrText>
            </w:r>
            <w:r w:rsidR="00782A7C">
              <w:rPr>
                <w:noProof/>
                <w:webHidden/>
              </w:rPr>
            </w:r>
            <w:r w:rsidR="00782A7C">
              <w:rPr>
                <w:noProof/>
                <w:webHidden/>
              </w:rPr>
              <w:fldChar w:fldCharType="separate"/>
            </w:r>
            <w:r w:rsidR="00782A7C">
              <w:rPr>
                <w:noProof/>
                <w:webHidden/>
              </w:rPr>
              <w:t>21</w:t>
            </w:r>
            <w:r w:rsidR="00782A7C">
              <w:rPr>
                <w:noProof/>
                <w:webHidden/>
              </w:rPr>
              <w:fldChar w:fldCharType="end"/>
            </w:r>
          </w:hyperlink>
        </w:p>
        <w:p w:rsidR="00782A7C" w:rsidRDefault="00714580" w14:paraId="0DC12996" w14:textId="38D28B3C">
          <w:pPr>
            <w:pStyle w:val="TOC4"/>
            <w:tabs>
              <w:tab w:val="right" w:pos="9350"/>
            </w:tabs>
            <w:rPr>
              <w:rFonts w:asciiTheme="minorHAnsi" w:hAnsiTheme="minorHAnsi" w:eastAsiaTheme="minorEastAsia" w:cstheme="minorBidi"/>
              <w:noProof/>
              <w:sz w:val="22"/>
              <w:szCs w:val="22"/>
              <w:lang w:val="en-US"/>
            </w:rPr>
          </w:pPr>
          <w:hyperlink w:history="1" w:anchor="_Toc167026878">
            <w:r w:rsidRPr="00E07375" w:rsidR="00782A7C">
              <w:rPr>
                <w:rStyle w:val="Hyperlink"/>
                <w:noProof/>
              </w:rPr>
              <w:t>Jobs</w:t>
            </w:r>
            <w:r w:rsidR="00782A7C">
              <w:rPr>
                <w:noProof/>
                <w:webHidden/>
              </w:rPr>
              <w:tab/>
            </w:r>
            <w:r w:rsidR="00782A7C">
              <w:rPr>
                <w:noProof/>
                <w:webHidden/>
              </w:rPr>
              <w:fldChar w:fldCharType="begin"/>
            </w:r>
            <w:r w:rsidR="00782A7C">
              <w:rPr>
                <w:noProof/>
                <w:webHidden/>
              </w:rPr>
              <w:instrText xml:space="preserve"> PAGEREF _Toc167026878 \h </w:instrText>
            </w:r>
            <w:r w:rsidR="00782A7C">
              <w:rPr>
                <w:noProof/>
                <w:webHidden/>
              </w:rPr>
            </w:r>
            <w:r w:rsidR="00782A7C">
              <w:rPr>
                <w:noProof/>
                <w:webHidden/>
              </w:rPr>
              <w:fldChar w:fldCharType="separate"/>
            </w:r>
            <w:r w:rsidR="00782A7C">
              <w:rPr>
                <w:noProof/>
                <w:webHidden/>
              </w:rPr>
              <w:t>22</w:t>
            </w:r>
            <w:r w:rsidR="00782A7C">
              <w:rPr>
                <w:noProof/>
                <w:webHidden/>
              </w:rPr>
              <w:fldChar w:fldCharType="end"/>
            </w:r>
          </w:hyperlink>
        </w:p>
        <w:p w:rsidR="00782A7C" w:rsidRDefault="00714580" w14:paraId="46650CF9" w14:textId="1B94A8C8">
          <w:pPr>
            <w:pStyle w:val="TOC3"/>
            <w:tabs>
              <w:tab w:val="left" w:pos="1100"/>
              <w:tab w:val="right" w:pos="9350"/>
            </w:tabs>
            <w:rPr>
              <w:rFonts w:asciiTheme="minorHAnsi" w:hAnsiTheme="minorHAnsi" w:eastAsiaTheme="minorEastAsia" w:cstheme="minorBidi"/>
              <w:noProof/>
              <w:sz w:val="22"/>
              <w:szCs w:val="22"/>
              <w:lang w:val="en-US"/>
            </w:rPr>
          </w:pPr>
          <w:hyperlink w:history="1" w:anchor="_Toc167026879">
            <w:r w:rsidRPr="00E07375" w:rsidR="00782A7C">
              <w:rPr>
                <w:rStyle w:val="Hyperlink"/>
                <w:noProof/>
              </w:rPr>
              <w:t>3.2.2</w:t>
            </w:r>
            <w:r w:rsidR="00782A7C">
              <w:rPr>
                <w:rFonts w:asciiTheme="minorHAnsi" w:hAnsiTheme="minorHAnsi" w:eastAsiaTheme="minorEastAsia" w:cstheme="minorBidi"/>
                <w:noProof/>
                <w:sz w:val="22"/>
                <w:szCs w:val="22"/>
                <w:lang w:val="en-US"/>
              </w:rPr>
              <w:tab/>
            </w:r>
            <w:r w:rsidRPr="00E07375" w:rsidR="00782A7C">
              <w:rPr>
                <w:rStyle w:val="Hyperlink"/>
                <w:noProof/>
              </w:rPr>
              <w:t>SecZetta As An Authoritative Source</w:t>
            </w:r>
            <w:r w:rsidR="00782A7C">
              <w:rPr>
                <w:noProof/>
                <w:webHidden/>
              </w:rPr>
              <w:tab/>
            </w:r>
            <w:r w:rsidR="00782A7C">
              <w:rPr>
                <w:noProof/>
                <w:webHidden/>
              </w:rPr>
              <w:fldChar w:fldCharType="begin"/>
            </w:r>
            <w:r w:rsidR="00782A7C">
              <w:rPr>
                <w:noProof/>
                <w:webHidden/>
              </w:rPr>
              <w:instrText xml:space="preserve"> PAGEREF _Toc167026879 \h </w:instrText>
            </w:r>
            <w:r w:rsidR="00782A7C">
              <w:rPr>
                <w:noProof/>
                <w:webHidden/>
              </w:rPr>
            </w:r>
            <w:r w:rsidR="00782A7C">
              <w:rPr>
                <w:noProof/>
                <w:webHidden/>
              </w:rPr>
              <w:fldChar w:fldCharType="separate"/>
            </w:r>
            <w:r w:rsidR="00782A7C">
              <w:rPr>
                <w:noProof/>
                <w:webHidden/>
              </w:rPr>
              <w:t>23</w:t>
            </w:r>
            <w:r w:rsidR="00782A7C">
              <w:rPr>
                <w:noProof/>
                <w:webHidden/>
              </w:rPr>
              <w:fldChar w:fldCharType="end"/>
            </w:r>
          </w:hyperlink>
        </w:p>
        <w:p w:rsidR="00782A7C" w:rsidRDefault="00714580" w14:paraId="2DAF901D" w14:textId="381AA81D">
          <w:pPr>
            <w:pStyle w:val="TOC4"/>
            <w:tabs>
              <w:tab w:val="right" w:pos="9350"/>
            </w:tabs>
            <w:rPr>
              <w:rFonts w:asciiTheme="minorHAnsi" w:hAnsiTheme="minorHAnsi" w:eastAsiaTheme="minorEastAsia" w:cstheme="minorBidi"/>
              <w:noProof/>
              <w:sz w:val="22"/>
              <w:szCs w:val="22"/>
              <w:lang w:val="en-US"/>
            </w:rPr>
          </w:pPr>
          <w:hyperlink w:history="1" w:anchor="_Toc167026880">
            <w:r w:rsidRPr="00E07375" w:rsidR="00782A7C">
              <w:rPr>
                <w:rStyle w:val="Hyperlink"/>
                <w:noProof/>
              </w:rPr>
              <w:t>Assumptions</w:t>
            </w:r>
            <w:r w:rsidR="00782A7C">
              <w:rPr>
                <w:noProof/>
                <w:webHidden/>
              </w:rPr>
              <w:tab/>
            </w:r>
            <w:r w:rsidR="00782A7C">
              <w:rPr>
                <w:noProof/>
                <w:webHidden/>
              </w:rPr>
              <w:fldChar w:fldCharType="begin"/>
            </w:r>
            <w:r w:rsidR="00782A7C">
              <w:rPr>
                <w:noProof/>
                <w:webHidden/>
              </w:rPr>
              <w:instrText xml:space="preserve"> PAGEREF _Toc167026880 \h </w:instrText>
            </w:r>
            <w:r w:rsidR="00782A7C">
              <w:rPr>
                <w:noProof/>
                <w:webHidden/>
              </w:rPr>
            </w:r>
            <w:r w:rsidR="00782A7C">
              <w:rPr>
                <w:noProof/>
                <w:webHidden/>
              </w:rPr>
              <w:fldChar w:fldCharType="separate"/>
            </w:r>
            <w:r w:rsidR="00782A7C">
              <w:rPr>
                <w:noProof/>
                <w:webHidden/>
              </w:rPr>
              <w:t>23</w:t>
            </w:r>
            <w:r w:rsidR="00782A7C">
              <w:rPr>
                <w:noProof/>
                <w:webHidden/>
              </w:rPr>
              <w:fldChar w:fldCharType="end"/>
            </w:r>
          </w:hyperlink>
        </w:p>
        <w:p w:rsidR="00782A7C" w:rsidRDefault="00714580" w14:paraId="43387257" w14:textId="47A2A9ED">
          <w:pPr>
            <w:pStyle w:val="TOC4"/>
            <w:tabs>
              <w:tab w:val="right" w:pos="9350"/>
            </w:tabs>
            <w:rPr>
              <w:rFonts w:asciiTheme="minorHAnsi" w:hAnsiTheme="minorHAnsi" w:eastAsiaTheme="minorEastAsia" w:cstheme="minorBidi"/>
              <w:noProof/>
              <w:sz w:val="22"/>
              <w:szCs w:val="22"/>
              <w:lang w:val="en-US"/>
            </w:rPr>
          </w:pPr>
          <w:hyperlink w:history="1" w:anchor="_Toc167026881">
            <w:r w:rsidRPr="00E07375" w:rsidR="00782A7C">
              <w:rPr>
                <w:rStyle w:val="Hyperlink"/>
                <w:noProof/>
              </w:rPr>
              <w:t>SecZetta– Reconciliation approach</w:t>
            </w:r>
            <w:r w:rsidR="00782A7C">
              <w:rPr>
                <w:noProof/>
                <w:webHidden/>
              </w:rPr>
              <w:tab/>
            </w:r>
            <w:r w:rsidR="00782A7C">
              <w:rPr>
                <w:noProof/>
                <w:webHidden/>
              </w:rPr>
              <w:fldChar w:fldCharType="begin"/>
            </w:r>
            <w:r w:rsidR="00782A7C">
              <w:rPr>
                <w:noProof/>
                <w:webHidden/>
              </w:rPr>
              <w:instrText xml:space="preserve"> PAGEREF _Toc167026881 \h </w:instrText>
            </w:r>
            <w:r w:rsidR="00782A7C">
              <w:rPr>
                <w:noProof/>
                <w:webHidden/>
              </w:rPr>
            </w:r>
            <w:r w:rsidR="00782A7C">
              <w:rPr>
                <w:noProof/>
                <w:webHidden/>
              </w:rPr>
              <w:fldChar w:fldCharType="separate"/>
            </w:r>
            <w:r w:rsidR="00782A7C">
              <w:rPr>
                <w:noProof/>
                <w:webHidden/>
              </w:rPr>
              <w:t>24</w:t>
            </w:r>
            <w:r w:rsidR="00782A7C">
              <w:rPr>
                <w:noProof/>
                <w:webHidden/>
              </w:rPr>
              <w:fldChar w:fldCharType="end"/>
            </w:r>
          </w:hyperlink>
        </w:p>
        <w:p w:rsidR="00782A7C" w:rsidRDefault="00714580" w14:paraId="67874A38" w14:textId="109CBC26">
          <w:pPr>
            <w:pStyle w:val="TOC4"/>
            <w:tabs>
              <w:tab w:val="right" w:pos="9350"/>
            </w:tabs>
            <w:rPr>
              <w:rFonts w:asciiTheme="minorHAnsi" w:hAnsiTheme="minorHAnsi" w:eastAsiaTheme="minorEastAsia" w:cstheme="minorBidi"/>
              <w:noProof/>
              <w:sz w:val="22"/>
              <w:szCs w:val="22"/>
              <w:lang w:val="en-US"/>
            </w:rPr>
          </w:pPr>
          <w:hyperlink w:history="1" w:anchor="_Toc167026882">
            <w:r w:rsidRPr="00E07375" w:rsidR="00782A7C">
              <w:rPr>
                <w:rStyle w:val="Hyperlink"/>
                <w:noProof/>
              </w:rPr>
              <w:t>Design Aspects</w:t>
            </w:r>
            <w:r w:rsidR="00782A7C">
              <w:rPr>
                <w:noProof/>
                <w:webHidden/>
              </w:rPr>
              <w:tab/>
            </w:r>
            <w:r w:rsidR="00782A7C">
              <w:rPr>
                <w:noProof/>
                <w:webHidden/>
              </w:rPr>
              <w:fldChar w:fldCharType="begin"/>
            </w:r>
            <w:r w:rsidR="00782A7C">
              <w:rPr>
                <w:noProof/>
                <w:webHidden/>
              </w:rPr>
              <w:instrText xml:space="preserve"> PAGEREF _Toc167026882 \h </w:instrText>
            </w:r>
            <w:r w:rsidR="00782A7C">
              <w:rPr>
                <w:noProof/>
                <w:webHidden/>
              </w:rPr>
            </w:r>
            <w:r w:rsidR="00782A7C">
              <w:rPr>
                <w:noProof/>
                <w:webHidden/>
              </w:rPr>
              <w:fldChar w:fldCharType="separate"/>
            </w:r>
            <w:r w:rsidR="00782A7C">
              <w:rPr>
                <w:noProof/>
                <w:webHidden/>
              </w:rPr>
              <w:t>25</w:t>
            </w:r>
            <w:r w:rsidR="00782A7C">
              <w:rPr>
                <w:noProof/>
                <w:webHidden/>
              </w:rPr>
              <w:fldChar w:fldCharType="end"/>
            </w:r>
          </w:hyperlink>
        </w:p>
        <w:p w:rsidR="00782A7C" w:rsidRDefault="00714580" w14:paraId="4C3745A6" w14:textId="3328B581">
          <w:pPr>
            <w:pStyle w:val="TOC4"/>
            <w:tabs>
              <w:tab w:val="right" w:pos="9350"/>
            </w:tabs>
            <w:rPr>
              <w:rFonts w:asciiTheme="minorHAnsi" w:hAnsiTheme="minorHAnsi" w:eastAsiaTheme="minorEastAsia" w:cstheme="minorBidi"/>
              <w:noProof/>
              <w:sz w:val="22"/>
              <w:szCs w:val="22"/>
              <w:lang w:val="en-US"/>
            </w:rPr>
          </w:pPr>
          <w:hyperlink w:history="1" w:anchor="_Toc167026883">
            <w:r w:rsidRPr="00E07375" w:rsidR="00782A7C">
              <w:rPr>
                <w:rStyle w:val="Hyperlink"/>
                <w:noProof/>
              </w:rPr>
              <w:t>Data preprocessor</w:t>
            </w:r>
            <w:r w:rsidR="00782A7C">
              <w:rPr>
                <w:noProof/>
                <w:webHidden/>
              </w:rPr>
              <w:tab/>
            </w:r>
            <w:r w:rsidR="00782A7C">
              <w:rPr>
                <w:noProof/>
                <w:webHidden/>
              </w:rPr>
              <w:fldChar w:fldCharType="begin"/>
            </w:r>
            <w:r w:rsidR="00782A7C">
              <w:rPr>
                <w:noProof/>
                <w:webHidden/>
              </w:rPr>
              <w:instrText xml:space="preserve"> PAGEREF _Toc167026883 \h </w:instrText>
            </w:r>
            <w:r w:rsidR="00782A7C">
              <w:rPr>
                <w:noProof/>
                <w:webHidden/>
              </w:rPr>
            </w:r>
            <w:r w:rsidR="00782A7C">
              <w:rPr>
                <w:noProof/>
                <w:webHidden/>
              </w:rPr>
              <w:fldChar w:fldCharType="separate"/>
            </w:r>
            <w:r w:rsidR="00782A7C">
              <w:rPr>
                <w:noProof/>
                <w:webHidden/>
              </w:rPr>
              <w:t>25</w:t>
            </w:r>
            <w:r w:rsidR="00782A7C">
              <w:rPr>
                <w:noProof/>
                <w:webHidden/>
              </w:rPr>
              <w:fldChar w:fldCharType="end"/>
            </w:r>
          </w:hyperlink>
        </w:p>
        <w:p w:rsidR="00782A7C" w:rsidRDefault="00714580" w14:paraId="7F77BC14" w14:textId="11E5CBA0">
          <w:pPr>
            <w:pStyle w:val="TOC4"/>
            <w:tabs>
              <w:tab w:val="right" w:pos="9350"/>
            </w:tabs>
            <w:rPr>
              <w:rFonts w:asciiTheme="minorHAnsi" w:hAnsiTheme="minorHAnsi" w:eastAsiaTheme="minorEastAsia" w:cstheme="minorBidi"/>
              <w:noProof/>
              <w:sz w:val="22"/>
              <w:szCs w:val="22"/>
              <w:lang w:val="en-US"/>
            </w:rPr>
          </w:pPr>
          <w:hyperlink w:history="1" w:anchor="_Toc167026884">
            <w:r w:rsidRPr="00E07375" w:rsidR="00782A7C">
              <w:rPr>
                <w:rStyle w:val="Hyperlink"/>
                <w:noProof/>
              </w:rPr>
              <w:t>Account name Generation</w:t>
            </w:r>
            <w:r w:rsidR="00782A7C">
              <w:rPr>
                <w:noProof/>
                <w:webHidden/>
              </w:rPr>
              <w:tab/>
            </w:r>
            <w:r w:rsidR="00782A7C">
              <w:rPr>
                <w:noProof/>
                <w:webHidden/>
              </w:rPr>
              <w:fldChar w:fldCharType="begin"/>
            </w:r>
            <w:r w:rsidR="00782A7C">
              <w:rPr>
                <w:noProof/>
                <w:webHidden/>
              </w:rPr>
              <w:instrText xml:space="preserve"> PAGEREF _Toc167026884 \h </w:instrText>
            </w:r>
            <w:r w:rsidR="00782A7C">
              <w:rPr>
                <w:noProof/>
                <w:webHidden/>
              </w:rPr>
            </w:r>
            <w:r w:rsidR="00782A7C">
              <w:rPr>
                <w:noProof/>
                <w:webHidden/>
              </w:rPr>
              <w:fldChar w:fldCharType="separate"/>
            </w:r>
            <w:r w:rsidR="00782A7C">
              <w:rPr>
                <w:noProof/>
                <w:webHidden/>
              </w:rPr>
              <w:t>25</w:t>
            </w:r>
            <w:r w:rsidR="00782A7C">
              <w:rPr>
                <w:noProof/>
                <w:webHidden/>
              </w:rPr>
              <w:fldChar w:fldCharType="end"/>
            </w:r>
          </w:hyperlink>
        </w:p>
        <w:p w:rsidR="00782A7C" w:rsidRDefault="00714580" w14:paraId="2F77561C" w14:textId="6312EED9">
          <w:pPr>
            <w:pStyle w:val="TOC4"/>
            <w:tabs>
              <w:tab w:val="right" w:pos="9350"/>
            </w:tabs>
            <w:rPr>
              <w:rFonts w:asciiTheme="minorHAnsi" w:hAnsiTheme="minorHAnsi" w:eastAsiaTheme="minorEastAsia" w:cstheme="minorBidi"/>
              <w:noProof/>
              <w:sz w:val="22"/>
              <w:szCs w:val="22"/>
              <w:lang w:val="en-US"/>
            </w:rPr>
          </w:pPr>
          <w:hyperlink w:history="1" w:anchor="_Toc167026885">
            <w:r w:rsidRPr="00E07375" w:rsidR="00782A7C">
              <w:rPr>
                <w:rStyle w:val="Hyperlink"/>
                <w:noProof/>
              </w:rPr>
              <w:t>Email Generation</w:t>
            </w:r>
            <w:r w:rsidR="00782A7C">
              <w:rPr>
                <w:noProof/>
                <w:webHidden/>
              </w:rPr>
              <w:tab/>
            </w:r>
            <w:r w:rsidR="00782A7C">
              <w:rPr>
                <w:noProof/>
                <w:webHidden/>
              </w:rPr>
              <w:fldChar w:fldCharType="begin"/>
            </w:r>
            <w:r w:rsidR="00782A7C">
              <w:rPr>
                <w:noProof/>
                <w:webHidden/>
              </w:rPr>
              <w:instrText xml:space="preserve"> PAGEREF _Toc167026885 \h </w:instrText>
            </w:r>
            <w:r w:rsidR="00782A7C">
              <w:rPr>
                <w:noProof/>
                <w:webHidden/>
              </w:rPr>
            </w:r>
            <w:r w:rsidR="00782A7C">
              <w:rPr>
                <w:noProof/>
                <w:webHidden/>
              </w:rPr>
              <w:fldChar w:fldCharType="separate"/>
            </w:r>
            <w:r w:rsidR="00782A7C">
              <w:rPr>
                <w:noProof/>
                <w:webHidden/>
              </w:rPr>
              <w:t>25</w:t>
            </w:r>
            <w:r w:rsidR="00782A7C">
              <w:rPr>
                <w:noProof/>
                <w:webHidden/>
              </w:rPr>
              <w:fldChar w:fldCharType="end"/>
            </w:r>
          </w:hyperlink>
        </w:p>
        <w:p w:rsidR="00782A7C" w:rsidRDefault="00714580" w14:paraId="102F39FB" w14:textId="06AB4633">
          <w:pPr>
            <w:pStyle w:val="TOC4"/>
            <w:tabs>
              <w:tab w:val="right" w:pos="9350"/>
            </w:tabs>
            <w:rPr>
              <w:rFonts w:asciiTheme="minorHAnsi" w:hAnsiTheme="minorHAnsi" w:eastAsiaTheme="minorEastAsia" w:cstheme="minorBidi"/>
              <w:noProof/>
              <w:sz w:val="22"/>
              <w:szCs w:val="22"/>
              <w:lang w:val="en-US"/>
            </w:rPr>
          </w:pPr>
          <w:hyperlink w:history="1" w:anchor="_Toc167026886">
            <w:r w:rsidRPr="00E07375" w:rsidR="00782A7C">
              <w:rPr>
                <w:rStyle w:val="Hyperlink"/>
                <w:noProof/>
              </w:rPr>
              <w:t>Reconcile jobs</w:t>
            </w:r>
            <w:r w:rsidR="00782A7C">
              <w:rPr>
                <w:noProof/>
                <w:webHidden/>
              </w:rPr>
              <w:tab/>
            </w:r>
            <w:r w:rsidR="00782A7C">
              <w:rPr>
                <w:noProof/>
                <w:webHidden/>
              </w:rPr>
              <w:fldChar w:fldCharType="begin"/>
            </w:r>
            <w:r w:rsidR="00782A7C">
              <w:rPr>
                <w:noProof/>
                <w:webHidden/>
              </w:rPr>
              <w:instrText xml:space="preserve"> PAGEREF _Toc167026886 \h </w:instrText>
            </w:r>
            <w:r w:rsidR="00782A7C">
              <w:rPr>
                <w:noProof/>
                <w:webHidden/>
              </w:rPr>
            </w:r>
            <w:r w:rsidR="00782A7C">
              <w:rPr>
                <w:noProof/>
                <w:webHidden/>
              </w:rPr>
              <w:fldChar w:fldCharType="separate"/>
            </w:r>
            <w:r w:rsidR="00782A7C">
              <w:rPr>
                <w:noProof/>
                <w:webHidden/>
              </w:rPr>
              <w:t>25</w:t>
            </w:r>
            <w:r w:rsidR="00782A7C">
              <w:rPr>
                <w:noProof/>
                <w:webHidden/>
              </w:rPr>
              <w:fldChar w:fldCharType="end"/>
            </w:r>
          </w:hyperlink>
        </w:p>
        <w:p w:rsidR="00782A7C" w:rsidRDefault="00714580" w14:paraId="7ED0026F" w14:textId="6FB2DEEF">
          <w:pPr>
            <w:pStyle w:val="TOC1"/>
            <w:tabs>
              <w:tab w:val="left" w:pos="400"/>
              <w:tab w:val="right" w:pos="9350"/>
            </w:tabs>
            <w:rPr>
              <w:rFonts w:asciiTheme="minorHAnsi" w:hAnsiTheme="minorHAnsi" w:eastAsiaTheme="minorEastAsia" w:cstheme="minorBidi"/>
              <w:noProof/>
              <w:sz w:val="22"/>
              <w:szCs w:val="22"/>
              <w:lang w:val="en-US"/>
            </w:rPr>
          </w:pPr>
          <w:hyperlink w:history="1" w:anchor="_Toc167026887">
            <w:r w:rsidRPr="00E07375" w:rsidR="00782A7C">
              <w:rPr>
                <w:rStyle w:val="Hyperlink"/>
                <w:noProof/>
              </w:rPr>
              <w:t>5.</w:t>
            </w:r>
            <w:r w:rsidR="00782A7C">
              <w:rPr>
                <w:rFonts w:asciiTheme="minorHAnsi" w:hAnsiTheme="minorHAnsi" w:eastAsiaTheme="minorEastAsia" w:cstheme="minorBidi"/>
                <w:noProof/>
                <w:sz w:val="22"/>
                <w:szCs w:val="22"/>
                <w:lang w:val="en-US"/>
              </w:rPr>
              <w:tab/>
            </w:r>
            <w:r w:rsidRPr="00E07375" w:rsidR="00782A7C">
              <w:rPr>
                <w:rStyle w:val="Hyperlink"/>
                <w:smallCaps/>
                <w:noProof/>
              </w:rPr>
              <w:t>NEW HIRE</w:t>
            </w:r>
            <w:r w:rsidR="00782A7C">
              <w:rPr>
                <w:noProof/>
                <w:webHidden/>
              </w:rPr>
              <w:tab/>
            </w:r>
            <w:r w:rsidR="00782A7C">
              <w:rPr>
                <w:noProof/>
                <w:webHidden/>
              </w:rPr>
              <w:fldChar w:fldCharType="begin"/>
            </w:r>
            <w:r w:rsidR="00782A7C">
              <w:rPr>
                <w:noProof/>
                <w:webHidden/>
              </w:rPr>
              <w:instrText xml:space="preserve"> PAGEREF _Toc167026887 \h </w:instrText>
            </w:r>
            <w:r w:rsidR="00782A7C">
              <w:rPr>
                <w:noProof/>
                <w:webHidden/>
              </w:rPr>
            </w:r>
            <w:r w:rsidR="00782A7C">
              <w:rPr>
                <w:noProof/>
                <w:webHidden/>
              </w:rPr>
              <w:fldChar w:fldCharType="separate"/>
            </w:r>
            <w:r w:rsidR="00782A7C">
              <w:rPr>
                <w:noProof/>
                <w:webHidden/>
              </w:rPr>
              <w:t>26</w:t>
            </w:r>
            <w:r w:rsidR="00782A7C">
              <w:rPr>
                <w:noProof/>
                <w:webHidden/>
              </w:rPr>
              <w:fldChar w:fldCharType="end"/>
            </w:r>
          </w:hyperlink>
        </w:p>
        <w:p w:rsidR="00782A7C" w:rsidRDefault="00714580" w14:paraId="0CFA5BA1" w14:textId="09932E78">
          <w:pPr>
            <w:pStyle w:val="TOC3"/>
            <w:tabs>
              <w:tab w:val="right" w:pos="9350"/>
            </w:tabs>
            <w:rPr>
              <w:rFonts w:asciiTheme="minorHAnsi" w:hAnsiTheme="minorHAnsi" w:eastAsiaTheme="minorEastAsia" w:cstheme="minorBidi"/>
              <w:noProof/>
              <w:sz w:val="22"/>
              <w:szCs w:val="22"/>
              <w:lang w:val="en-US"/>
            </w:rPr>
          </w:pPr>
          <w:hyperlink w:history="1" w:anchor="_Toc167026888">
            <w:r w:rsidRPr="00E07375" w:rsidR="00782A7C">
              <w:rPr>
                <w:rStyle w:val="Hyperlink"/>
                <w:noProof/>
              </w:rPr>
              <w:t>Enterprise role – Workday</w:t>
            </w:r>
            <w:r w:rsidR="00782A7C">
              <w:rPr>
                <w:noProof/>
                <w:webHidden/>
              </w:rPr>
              <w:tab/>
            </w:r>
            <w:r w:rsidR="00782A7C">
              <w:rPr>
                <w:noProof/>
                <w:webHidden/>
              </w:rPr>
              <w:fldChar w:fldCharType="begin"/>
            </w:r>
            <w:r w:rsidR="00782A7C">
              <w:rPr>
                <w:noProof/>
                <w:webHidden/>
              </w:rPr>
              <w:instrText xml:space="preserve"> PAGEREF _Toc167026888 \h </w:instrText>
            </w:r>
            <w:r w:rsidR="00782A7C">
              <w:rPr>
                <w:noProof/>
                <w:webHidden/>
              </w:rPr>
            </w:r>
            <w:r w:rsidR="00782A7C">
              <w:rPr>
                <w:noProof/>
                <w:webHidden/>
              </w:rPr>
              <w:fldChar w:fldCharType="separate"/>
            </w:r>
            <w:r w:rsidR="00782A7C">
              <w:rPr>
                <w:noProof/>
                <w:webHidden/>
              </w:rPr>
              <w:t>27</w:t>
            </w:r>
            <w:r w:rsidR="00782A7C">
              <w:rPr>
                <w:noProof/>
                <w:webHidden/>
              </w:rPr>
              <w:fldChar w:fldCharType="end"/>
            </w:r>
          </w:hyperlink>
        </w:p>
        <w:p w:rsidR="00782A7C" w:rsidRDefault="00714580" w14:paraId="7B99FA57" w14:textId="67C670CB">
          <w:pPr>
            <w:pStyle w:val="TOC4"/>
            <w:tabs>
              <w:tab w:val="right" w:pos="9350"/>
            </w:tabs>
            <w:rPr>
              <w:rFonts w:asciiTheme="minorHAnsi" w:hAnsiTheme="minorHAnsi" w:eastAsiaTheme="minorEastAsia" w:cstheme="minorBidi"/>
              <w:noProof/>
              <w:sz w:val="22"/>
              <w:szCs w:val="22"/>
              <w:lang w:val="en-US"/>
            </w:rPr>
          </w:pPr>
          <w:hyperlink w:history="1" w:anchor="_Toc167026889">
            <w:r w:rsidRPr="00E07375" w:rsidR="00782A7C">
              <w:rPr>
                <w:rStyle w:val="Hyperlink"/>
                <w:noProof/>
              </w:rPr>
              <w:t>Provisioning rules for new hire – Workday</w:t>
            </w:r>
            <w:r w:rsidR="00782A7C">
              <w:rPr>
                <w:noProof/>
                <w:webHidden/>
              </w:rPr>
              <w:tab/>
            </w:r>
            <w:r w:rsidR="00782A7C">
              <w:rPr>
                <w:noProof/>
                <w:webHidden/>
              </w:rPr>
              <w:fldChar w:fldCharType="begin"/>
            </w:r>
            <w:r w:rsidR="00782A7C">
              <w:rPr>
                <w:noProof/>
                <w:webHidden/>
              </w:rPr>
              <w:instrText xml:space="preserve"> PAGEREF _Toc167026889 \h </w:instrText>
            </w:r>
            <w:r w:rsidR="00782A7C">
              <w:rPr>
                <w:noProof/>
                <w:webHidden/>
              </w:rPr>
            </w:r>
            <w:r w:rsidR="00782A7C">
              <w:rPr>
                <w:noProof/>
                <w:webHidden/>
              </w:rPr>
              <w:fldChar w:fldCharType="separate"/>
            </w:r>
            <w:r w:rsidR="00782A7C">
              <w:rPr>
                <w:noProof/>
                <w:webHidden/>
              </w:rPr>
              <w:t>28</w:t>
            </w:r>
            <w:r w:rsidR="00782A7C">
              <w:rPr>
                <w:noProof/>
                <w:webHidden/>
              </w:rPr>
              <w:fldChar w:fldCharType="end"/>
            </w:r>
          </w:hyperlink>
        </w:p>
        <w:p w:rsidR="00782A7C" w:rsidRDefault="00714580" w14:paraId="5D25C70D" w14:textId="59CF7284">
          <w:pPr>
            <w:pStyle w:val="TOC3"/>
            <w:tabs>
              <w:tab w:val="right" w:pos="9350"/>
            </w:tabs>
            <w:rPr>
              <w:rFonts w:asciiTheme="minorHAnsi" w:hAnsiTheme="minorHAnsi" w:eastAsiaTheme="minorEastAsia" w:cstheme="minorBidi"/>
              <w:noProof/>
              <w:sz w:val="22"/>
              <w:szCs w:val="22"/>
              <w:lang w:val="en-US"/>
            </w:rPr>
          </w:pPr>
          <w:hyperlink w:history="1" w:anchor="_Toc167026890">
            <w:r w:rsidRPr="00E07375" w:rsidR="00782A7C">
              <w:rPr>
                <w:rStyle w:val="Hyperlink"/>
                <w:noProof/>
              </w:rPr>
              <w:t>Enterprise role – Based on SECZETTA</w:t>
            </w:r>
            <w:r w:rsidR="00782A7C">
              <w:rPr>
                <w:noProof/>
                <w:webHidden/>
              </w:rPr>
              <w:tab/>
            </w:r>
            <w:r w:rsidR="00782A7C">
              <w:rPr>
                <w:noProof/>
                <w:webHidden/>
              </w:rPr>
              <w:fldChar w:fldCharType="begin"/>
            </w:r>
            <w:r w:rsidR="00782A7C">
              <w:rPr>
                <w:noProof/>
                <w:webHidden/>
              </w:rPr>
              <w:instrText xml:space="preserve"> PAGEREF _Toc167026890 \h </w:instrText>
            </w:r>
            <w:r w:rsidR="00782A7C">
              <w:rPr>
                <w:noProof/>
                <w:webHidden/>
              </w:rPr>
            </w:r>
            <w:r w:rsidR="00782A7C">
              <w:rPr>
                <w:noProof/>
                <w:webHidden/>
              </w:rPr>
              <w:fldChar w:fldCharType="separate"/>
            </w:r>
            <w:r w:rsidR="00782A7C">
              <w:rPr>
                <w:noProof/>
                <w:webHidden/>
              </w:rPr>
              <w:t>30</w:t>
            </w:r>
            <w:r w:rsidR="00782A7C">
              <w:rPr>
                <w:noProof/>
                <w:webHidden/>
              </w:rPr>
              <w:fldChar w:fldCharType="end"/>
            </w:r>
          </w:hyperlink>
        </w:p>
        <w:p w:rsidR="00782A7C" w:rsidRDefault="00714580" w14:paraId="0D5229D9" w14:textId="6BE3A985">
          <w:pPr>
            <w:pStyle w:val="TOC4"/>
            <w:tabs>
              <w:tab w:val="right" w:pos="9350"/>
            </w:tabs>
            <w:rPr>
              <w:rFonts w:asciiTheme="minorHAnsi" w:hAnsiTheme="minorHAnsi" w:eastAsiaTheme="minorEastAsia" w:cstheme="minorBidi"/>
              <w:noProof/>
              <w:sz w:val="22"/>
              <w:szCs w:val="22"/>
              <w:lang w:val="en-US"/>
            </w:rPr>
          </w:pPr>
          <w:hyperlink w:history="1" w:anchor="_Toc167026891">
            <w:r w:rsidRPr="00E07375" w:rsidR="00782A7C">
              <w:rPr>
                <w:rStyle w:val="Hyperlink"/>
                <w:noProof/>
              </w:rPr>
              <w:t>Provisioning rules for new hire- SecZetta</w:t>
            </w:r>
            <w:r w:rsidR="00782A7C">
              <w:rPr>
                <w:noProof/>
                <w:webHidden/>
              </w:rPr>
              <w:tab/>
            </w:r>
            <w:r w:rsidR="00782A7C">
              <w:rPr>
                <w:noProof/>
                <w:webHidden/>
              </w:rPr>
              <w:fldChar w:fldCharType="begin"/>
            </w:r>
            <w:r w:rsidR="00782A7C">
              <w:rPr>
                <w:noProof/>
                <w:webHidden/>
              </w:rPr>
              <w:instrText xml:space="preserve"> PAGEREF _Toc167026891 \h </w:instrText>
            </w:r>
            <w:r w:rsidR="00782A7C">
              <w:rPr>
                <w:noProof/>
                <w:webHidden/>
              </w:rPr>
            </w:r>
            <w:r w:rsidR="00782A7C">
              <w:rPr>
                <w:noProof/>
                <w:webHidden/>
              </w:rPr>
              <w:fldChar w:fldCharType="separate"/>
            </w:r>
            <w:r w:rsidR="00782A7C">
              <w:rPr>
                <w:noProof/>
                <w:webHidden/>
              </w:rPr>
              <w:t>32</w:t>
            </w:r>
            <w:r w:rsidR="00782A7C">
              <w:rPr>
                <w:noProof/>
                <w:webHidden/>
              </w:rPr>
              <w:fldChar w:fldCharType="end"/>
            </w:r>
          </w:hyperlink>
        </w:p>
        <w:p w:rsidR="00782A7C" w:rsidRDefault="00714580" w14:paraId="241C216E" w14:textId="0676C482">
          <w:pPr>
            <w:pStyle w:val="TOC1"/>
            <w:tabs>
              <w:tab w:val="left" w:pos="400"/>
              <w:tab w:val="right" w:pos="9350"/>
            </w:tabs>
            <w:rPr>
              <w:rFonts w:asciiTheme="minorHAnsi" w:hAnsiTheme="minorHAnsi" w:eastAsiaTheme="minorEastAsia" w:cstheme="minorBidi"/>
              <w:noProof/>
              <w:sz w:val="22"/>
              <w:szCs w:val="22"/>
              <w:lang w:val="en-US"/>
            </w:rPr>
          </w:pPr>
          <w:hyperlink w:history="1" w:anchor="_Toc167026892">
            <w:r w:rsidRPr="00E07375" w:rsidR="00782A7C">
              <w:rPr>
                <w:rStyle w:val="Hyperlink"/>
                <w:noProof/>
              </w:rPr>
              <w:t>6.</w:t>
            </w:r>
            <w:r w:rsidR="00782A7C">
              <w:rPr>
                <w:rFonts w:asciiTheme="minorHAnsi" w:hAnsiTheme="minorHAnsi" w:eastAsiaTheme="minorEastAsia" w:cstheme="minorBidi"/>
                <w:noProof/>
                <w:sz w:val="22"/>
                <w:szCs w:val="22"/>
                <w:lang w:val="en-US"/>
              </w:rPr>
              <w:tab/>
            </w:r>
            <w:r w:rsidRPr="00E07375" w:rsidR="00782A7C">
              <w:rPr>
                <w:rStyle w:val="Hyperlink"/>
                <w:noProof/>
              </w:rPr>
              <w:t>User update</w:t>
            </w:r>
            <w:r w:rsidR="00782A7C">
              <w:rPr>
                <w:noProof/>
                <w:webHidden/>
              </w:rPr>
              <w:tab/>
            </w:r>
            <w:r w:rsidR="00782A7C">
              <w:rPr>
                <w:noProof/>
                <w:webHidden/>
              </w:rPr>
              <w:fldChar w:fldCharType="begin"/>
            </w:r>
            <w:r w:rsidR="00782A7C">
              <w:rPr>
                <w:noProof/>
                <w:webHidden/>
              </w:rPr>
              <w:instrText xml:space="preserve"> PAGEREF _Toc167026892 \h </w:instrText>
            </w:r>
            <w:r w:rsidR="00782A7C">
              <w:rPr>
                <w:noProof/>
                <w:webHidden/>
              </w:rPr>
            </w:r>
            <w:r w:rsidR="00782A7C">
              <w:rPr>
                <w:noProof/>
                <w:webHidden/>
              </w:rPr>
              <w:fldChar w:fldCharType="separate"/>
            </w:r>
            <w:r w:rsidR="00782A7C">
              <w:rPr>
                <w:noProof/>
                <w:webHidden/>
              </w:rPr>
              <w:t>32</w:t>
            </w:r>
            <w:r w:rsidR="00782A7C">
              <w:rPr>
                <w:noProof/>
                <w:webHidden/>
              </w:rPr>
              <w:fldChar w:fldCharType="end"/>
            </w:r>
          </w:hyperlink>
        </w:p>
        <w:p w:rsidR="00782A7C" w:rsidRDefault="00714580" w14:paraId="663B4A42" w14:textId="408F132A">
          <w:pPr>
            <w:pStyle w:val="TOC3"/>
            <w:tabs>
              <w:tab w:val="right" w:pos="9350"/>
            </w:tabs>
            <w:rPr>
              <w:rFonts w:asciiTheme="minorHAnsi" w:hAnsiTheme="minorHAnsi" w:eastAsiaTheme="minorEastAsia" w:cstheme="minorBidi"/>
              <w:noProof/>
              <w:sz w:val="22"/>
              <w:szCs w:val="22"/>
              <w:lang w:val="en-US"/>
            </w:rPr>
          </w:pPr>
          <w:hyperlink w:history="1" w:anchor="_Toc167026893">
            <w:r w:rsidRPr="00E07375" w:rsidR="00782A7C">
              <w:rPr>
                <w:rStyle w:val="Hyperlink"/>
                <w:noProof/>
              </w:rPr>
              <w:t>Provisioning rules for user update</w:t>
            </w:r>
            <w:r w:rsidR="00782A7C">
              <w:rPr>
                <w:noProof/>
                <w:webHidden/>
              </w:rPr>
              <w:tab/>
            </w:r>
            <w:r w:rsidR="00782A7C">
              <w:rPr>
                <w:noProof/>
                <w:webHidden/>
              </w:rPr>
              <w:fldChar w:fldCharType="begin"/>
            </w:r>
            <w:r w:rsidR="00782A7C">
              <w:rPr>
                <w:noProof/>
                <w:webHidden/>
              </w:rPr>
              <w:instrText xml:space="preserve"> PAGEREF _Toc167026893 \h </w:instrText>
            </w:r>
            <w:r w:rsidR="00782A7C">
              <w:rPr>
                <w:noProof/>
                <w:webHidden/>
              </w:rPr>
            </w:r>
            <w:r w:rsidR="00782A7C">
              <w:rPr>
                <w:noProof/>
                <w:webHidden/>
              </w:rPr>
              <w:fldChar w:fldCharType="separate"/>
            </w:r>
            <w:r w:rsidR="00782A7C">
              <w:rPr>
                <w:noProof/>
                <w:webHidden/>
              </w:rPr>
              <w:t>33</w:t>
            </w:r>
            <w:r w:rsidR="00782A7C">
              <w:rPr>
                <w:noProof/>
                <w:webHidden/>
              </w:rPr>
              <w:fldChar w:fldCharType="end"/>
            </w:r>
          </w:hyperlink>
        </w:p>
        <w:p w:rsidR="00782A7C" w:rsidRDefault="00714580" w14:paraId="0B9CA2E4" w14:textId="1FC1A34C">
          <w:pPr>
            <w:pStyle w:val="TOC1"/>
            <w:tabs>
              <w:tab w:val="left" w:pos="400"/>
              <w:tab w:val="right" w:pos="9350"/>
            </w:tabs>
            <w:rPr>
              <w:rFonts w:asciiTheme="minorHAnsi" w:hAnsiTheme="minorHAnsi" w:eastAsiaTheme="minorEastAsia" w:cstheme="minorBidi"/>
              <w:noProof/>
              <w:sz w:val="22"/>
              <w:szCs w:val="22"/>
              <w:lang w:val="en-US"/>
            </w:rPr>
          </w:pPr>
          <w:hyperlink w:history="1" w:anchor="_Toc167026894">
            <w:r w:rsidRPr="00E07375" w:rsidR="00782A7C">
              <w:rPr>
                <w:rStyle w:val="Hyperlink"/>
                <w:noProof/>
              </w:rPr>
              <w:t>7.</w:t>
            </w:r>
            <w:r w:rsidR="00782A7C">
              <w:rPr>
                <w:rFonts w:asciiTheme="minorHAnsi" w:hAnsiTheme="minorHAnsi" w:eastAsiaTheme="minorEastAsia" w:cstheme="minorBidi"/>
                <w:noProof/>
                <w:sz w:val="22"/>
                <w:szCs w:val="22"/>
                <w:lang w:val="en-US"/>
              </w:rPr>
              <w:tab/>
            </w:r>
            <w:r w:rsidRPr="00E07375" w:rsidR="00782A7C">
              <w:rPr>
                <w:rStyle w:val="Hyperlink"/>
                <w:noProof/>
              </w:rPr>
              <w:t>Termination</w:t>
            </w:r>
            <w:r w:rsidR="00782A7C">
              <w:rPr>
                <w:noProof/>
                <w:webHidden/>
              </w:rPr>
              <w:tab/>
            </w:r>
            <w:r w:rsidR="00782A7C">
              <w:rPr>
                <w:noProof/>
                <w:webHidden/>
              </w:rPr>
              <w:fldChar w:fldCharType="begin"/>
            </w:r>
            <w:r w:rsidR="00782A7C">
              <w:rPr>
                <w:noProof/>
                <w:webHidden/>
              </w:rPr>
              <w:instrText xml:space="preserve"> PAGEREF _Toc167026894 \h </w:instrText>
            </w:r>
            <w:r w:rsidR="00782A7C">
              <w:rPr>
                <w:noProof/>
                <w:webHidden/>
              </w:rPr>
            </w:r>
            <w:r w:rsidR="00782A7C">
              <w:rPr>
                <w:noProof/>
                <w:webHidden/>
              </w:rPr>
              <w:fldChar w:fldCharType="separate"/>
            </w:r>
            <w:r w:rsidR="00782A7C">
              <w:rPr>
                <w:noProof/>
                <w:webHidden/>
              </w:rPr>
              <w:t>33</w:t>
            </w:r>
            <w:r w:rsidR="00782A7C">
              <w:rPr>
                <w:noProof/>
                <w:webHidden/>
              </w:rPr>
              <w:fldChar w:fldCharType="end"/>
            </w:r>
          </w:hyperlink>
        </w:p>
        <w:p w:rsidR="00782A7C" w:rsidRDefault="00714580" w14:paraId="1321C14C" w14:textId="496D3615">
          <w:pPr>
            <w:pStyle w:val="TOC4"/>
            <w:tabs>
              <w:tab w:val="right" w:pos="9350"/>
            </w:tabs>
            <w:rPr>
              <w:rFonts w:asciiTheme="minorHAnsi" w:hAnsiTheme="minorHAnsi" w:eastAsiaTheme="minorEastAsia" w:cstheme="minorBidi"/>
              <w:noProof/>
              <w:sz w:val="22"/>
              <w:szCs w:val="22"/>
              <w:lang w:val="en-US"/>
            </w:rPr>
          </w:pPr>
          <w:hyperlink w:history="1" w:anchor="_Toc167026895">
            <w:r w:rsidRPr="00E07375" w:rsidR="00782A7C">
              <w:rPr>
                <w:rStyle w:val="Hyperlink"/>
                <w:noProof/>
              </w:rPr>
              <w:t>Provisioning rules for Termination</w:t>
            </w:r>
            <w:r w:rsidR="00782A7C">
              <w:rPr>
                <w:noProof/>
                <w:webHidden/>
              </w:rPr>
              <w:tab/>
            </w:r>
            <w:r w:rsidR="00782A7C">
              <w:rPr>
                <w:noProof/>
                <w:webHidden/>
              </w:rPr>
              <w:fldChar w:fldCharType="begin"/>
            </w:r>
            <w:r w:rsidR="00782A7C">
              <w:rPr>
                <w:noProof/>
                <w:webHidden/>
              </w:rPr>
              <w:instrText xml:space="preserve"> PAGEREF _Toc167026895 \h </w:instrText>
            </w:r>
            <w:r w:rsidR="00782A7C">
              <w:rPr>
                <w:noProof/>
                <w:webHidden/>
              </w:rPr>
            </w:r>
            <w:r w:rsidR="00782A7C">
              <w:rPr>
                <w:noProof/>
                <w:webHidden/>
              </w:rPr>
              <w:fldChar w:fldCharType="separate"/>
            </w:r>
            <w:r w:rsidR="00782A7C">
              <w:rPr>
                <w:noProof/>
                <w:webHidden/>
              </w:rPr>
              <w:t>34</w:t>
            </w:r>
            <w:r w:rsidR="00782A7C">
              <w:rPr>
                <w:noProof/>
                <w:webHidden/>
              </w:rPr>
              <w:fldChar w:fldCharType="end"/>
            </w:r>
          </w:hyperlink>
        </w:p>
        <w:p w:rsidR="00782A7C" w:rsidRDefault="00714580" w14:paraId="11014A7E" w14:textId="5988FED0">
          <w:pPr>
            <w:pStyle w:val="TOC1"/>
            <w:tabs>
              <w:tab w:val="left" w:pos="400"/>
              <w:tab w:val="right" w:pos="9350"/>
            </w:tabs>
            <w:rPr>
              <w:rFonts w:asciiTheme="minorHAnsi" w:hAnsiTheme="minorHAnsi" w:eastAsiaTheme="minorEastAsia" w:cstheme="minorBidi"/>
              <w:noProof/>
              <w:sz w:val="22"/>
              <w:szCs w:val="22"/>
              <w:lang w:val="en-US"/>
            </w:rPr>
          </w:pPr>
          <w:hyperlink w:history="1" w:anchor="_Toc167026896">
            <w:r w:rsidRPr="00E07375" w:rsidR="00782A7C">
              <w:rPr>
                <w:rStyle w:val="Hyperlink"/>
                <w:noProof/>
              </w:rPr>
              <w:t>8.</w:t>
            </w:r>
            <w:r w:rsidR="00782A7C">
              <w:rPr>
                <w:rFonts w:asciiTheme="minorHAnsi" w:hAnsiTheme="minorHAnsi" w:eastAsiaTheme="minorEastAsia" w:cstheme="minorBidi"/>
                <w:noProof/>
                <w:sz w:val="22"/>
                <w:szCs w:val="22"/>
                <w:lang w:val="en-US"/>
              </w:rPr>
              <w:tab/>
            </w:r>
            <w:r w:rsidRPr="00E07375" w:rsidR="00782A7C">
              <w:rPr>
                <w:rStyle w:val="Hyperlink"/>
                <w:noProof/>
              </w:rPr>
              <w:t>Persona based User management</w:t>
            </w:r>
            <w:r w:rsidR="00782A7C">
              <w:rPr>
                <w:noProof/>
                <w:webHidden/>
              </w:rPr>
              <w:tab/>
            </w:r>
            <w:r w:rsidR="00782A7C">
              <w:rPr>
                <w:noProof/>
                <w:webHidden/>
              </w:rPr>
              <w:fldChar w:fldCharType="begin"/>
            </w:r>
            <w:r w:rsidR="00782A7C">
              <w:rPr>
                <w:noProof/>
                <w:webHidden/>
              </w:rPr>
              <w:instrText xml:space="preserve"> PAGEREF _Toc167026896 \h </w:instrText>
            </w:r>
            <w:r w:rsidR="00782A7C">
              <w:rPr>
                <w:noProof/>
                <w:webHidden/>
              </w:rPr>
            </w:r>
            <w:r w:rsidR="00782A7C">
              <w:rPr>
                <w:noProof/>
                <w:webHidden/>
              </w:rPr>
              <w:fldChar w:fldCharType="separate"/>
            </w:r>
            <w:r w:rsidR="00782A7C">
              <w:rPr>
                <w:noProof/>
                <w:webHidden/>
              </w:rPr>
              <w:t>35</w:t>
            </w:r>
            <w:r w:rsidR="00782A7C">
              <w:rPr>
                <w:noProof/>
                <w:webHidden/>
              </w:rPr>
              <w:fldChar w:fldCharType="end"/>
            </w:r>
          </w:hyperlink>
        </w:p>
        <w:p w:rsidR="00782A7C" w:rsidRDefault="00714580" w14:paraId="79937AFE" w14:textId="4DE26FD1">
          <w:pPr>
            <w:pStyle w:val="TOC4"/>
            <w:tabs>
              <w:tab w:val="right" w:pos="9350"/>
            </w:tabs>
            <w:rPr>
              <w:rFonts w:asciiTheme="minorHAnsi" w:hAnsiTheme="minorHAnsi" w:eastAsiaTheme="minorEastAsia" w:cstheme="minorBidi"/>
              <w:noProof/>
              <w:sz w:val="22"/>
              <w:szCs w:val="22"/>
              <w:lang w:val="en-US"/>
            </w:rPr>
          </w:pPr>
          <w:hyperlink w:history="1" w:anchor="_Toc167026897">
            <w:r w:rsidRPr="00E07375" w:rsidR="00782A7C">
              <w:rPr>
                <w:rStyle w:val="Hyperlink"/>
                <w:noProof/>
              </w:rPr>
              <w:t>Enterprise role based on persona</w:t>
            </w:r>
            <w:r w:rsidR="00782A7C">
              <w:rPr>
                <w:noProof/>
                <w:webHidden/>
              </w:rPr>
              <w:tab/>
            </w:r>
            <w:r w:rsidR="00782A7C">
              <w:rPr>
                <w:noProof/>
                <w:webHidden/>
              </w:rPr>
              <w:fldChar w:fldCharType="begin"/>
            </w:r>
            <w:r w:rsidR="00782A7C">
              <w:rPr>
                <w:noProof/>
                <w:webHidden/>
              </w:rPr>
              <w:instrText xml:space="preserve"> PAGEREF _Toc167026897 \h </w:instrText>
            </w:r>
            <w:r w:rsidR="00782A7C">
              <w:rPr>
                <w:noProof/>
                <w:webHidden/>
              </w:rPr>
            </w:r>
            <w:r w:rsidR="00782A7C">
              <w:rPr>
                <w:noProof/>
                <w:webHidden/>
              </w:rPr>
              <w:fldChar w:fldCharType="separate"/>
            </w:r>
            <w:r w:rsidR="00782A7C">
              <w:rPr>
                <w:noProof/>
                <w:webHidden/>
              </w:rPr>
              <w:t>36</w:t>
            </w:r>
            <w:r w:rsidR="00782A7C">
              <w:rPr>
                <w:noProof/>
                <w:webHidden/>
              </w:rPr>
              <w:fldChar w:fldCharType="end"/>
            </w:r>
          </w:hyperlink>
        </w:p>
        <w:p w:rsidR="00782A7C" w:rsidRDefault="00714580" w14:paraId="29E25D75" w14:textId="14A5695D">
          <w:pPr>
            <w:pStyle w:val="TOC4"/>
            <w:tabs>
              <w:tab w:val="right" w:pos="9350"/>
            </w:tabs>
            <w:rPr>
              <w:rFonts w:asciiTheme="minorHAnsi" w:hAnsiTheme="minorHAnsi" w:eastAsiaTheme="minorEastAsia" w:cstheme="minorBidi"/>
              <w:noProof/>
              <w:sz w:val="22"/>
              <w:szCs w:val="22"/>
              <w:lang w:val="en-US"/>
            </w:rPr>
          </w:pPr>
          <w:hyperlink w:history="1" w:anchor="_Toc167026898">
            <w:r w:rsidRPr="00E07375" w:rsidR="00782A7C">
              <w:rPr>
                <w:rStyle w:val="Hyperlink"/>
                <w:b/>
                <w:bCs/>
                <w:smallCaps/>
                <w:noProof/>
              </w:rPr>
              <w:t>Provisioning rules for Persona Based access</w:t>
            </w:r>
            <w:r w:rsidR="00782A7C">
              <w:rPr>
                <w:noProof/>
                <w:webHidden/>
              </w:rPr>
              <w:tab/>
            </w:r>
            <w:r w:rsidR="00782A7C">
              <w:rPr>
                <w:noProof/>
                <w:webHidden/>
              </w:rPr>
              <w:fldChar w:fldCharType="begin"/>
            </w:r>
            <w:r w:rsidR="00782A7C">
              <w:rPr>
                <w:noProof/>
                <w:webHidden/>
              </w:rPr>
              <w:instrText xml:space="preserve"> PAGEREF _Toc167026898 \h </w:instrText>
            </w:r>
            <w:r w:rsidR="00782A7C">
              <w:rPr>
                <w:noProof/>
                <w:webHidden/>
              </w:rPr>
            </w:r>
            <w:r w:rsidR="00782A7C">
              <w:rPr>
                <w:noProof/>
                <w:webHidden/>
              </w:rPr>
              <w:fldChar w:fldCharType="separate"/>
            </w:r>
            <w:r w:rsidR="00782A7C">
              <w:rPr>
                <w:noProof/>
                <w:webHidden/>
              </w:rPr>
              <w:t>38</w:t>
            </w:r>
            <w:r w:rsidR="00782A7C">
              <w:rPr>
                <w:noProof/>
                <w:webHidden/>
              </w:rPr>
              <w:fldChar w:fldCharType="end"/>
            </w:r>
          </w:hyperlink>
        </w:p>
        <w:p w:rsidR="00782A7C" w:rsidRDefault="00714580" w14:paraId="6C281CA8" w14:textId="169342D3">
          <w:pPr>
            <w:pStyle w:val="TOC1"/>
            <w:tabs>
              <w:tab w:val="left" w:pos="400"/>
              <w:tab w:val="right" w:pos="9350"/>
            </w:tabs>
            <w:rPr>
              <w:rFonts w:asciiTheme="minorHAnsi" w:hAnsiTheme="minorHAnsi" w:eastAsiaTheme="minorEastAsia" w:cstheme="minorBidi"/>
              <w:noProof/>
              <w:sz w:val="22"/>
              <w:szCs w:val="22"/>
              <w:lang w:val="en-US"/>
            </w:rPr>
          </w:pPr>
          <w:hyperlink w:history="1" w:anchor="_Toc167026899">
            <w:r w:rsidRPr="00E07375" w:rsidR="00782A7C">
              <w:rPr>
                <w:rStyle w:val="Hyperlink"/>
                <w:noProof/>
              </w:rPr>
              <w:t>9.</w:t>
            </w:r>
            <w:r w:rsidR="00782A7C">
              <w:rPr>
                <w:rFonts w:asciiTheme="minorHAnsi" w:hAnsiTheme="minorHAnsi" w:eastAsiaTheme="minorEastAsia" w:cstheme="minorBidi"/>
                <w:noProof/>
                <w:sz w:val="22"/>
                <w:szCs w:val="22"/>
                <w:lang w:val="en-US"/>
              </w:rPr>
              <w:tab/>
            </w:r>
            <w:r w:rsidRPr="00E07375" w:rsidR="00782A7C">
              <w:rPr>
                <w:rStyle w:val="Hyperlink"/>
                <w:noProof/>
              </w:rPr>
              <w:t>Architecture Flow: User Rehire</w:t>
            </w:r>
            <w:r w:rsidR="00782A7C">
              <w:rPr>
                <w:noProof/>
                <w:webHidden/>
              </w:rPr>
              <w:tab/>
            </w:r>
            <w:r w:rsidR="00782A7C">
              <w:rPr>
                <w:noProof/>
                <w:webHidden/>
              </w:rPr>
              <w:fldChar w:fldCharType="begin"/>
            </w:r>
            <w:r w:rsidR="00782A7C">
              <w:rPr>
                <w:noProof/>
                <w:webHidden/>
              </w:rPr>
              <w:instrText xml:space="preserve"> PAGEREF _Toc167026899 \h </w:instrText>
            </w:r>
            <w:r w:rsidR="00782A7C">
              <w:rPr>
                <w:noProof/>
                <w:webHidden/>
              </w:rPr>
            </w:r>
            <w:r w:rsidR="00782A7C">
              <w:rPr>
                <w:noProof/>
                <w:webHidden/>
              </w:rPr>
              <w:fldChar w:fldCharType="separate"/>
            </w:r>
            <w:r w:rsidR="00782A7C">
              <w:rPr>
                <w:noProof/>
                <w:webHidden/>
              </w:rPr>
              <w:t>38</w:t>
            </w:r>
            <w:r w:rsidR="00782A7C">
              <w:rPr>
                <w:noProof/>
                <w:webHidden/>
              </w:rPr>
              <w:fldChar w:fldCharType="end"/>
            </w:r>
          </w:hyperlink>
        </w:p>
        <w:p w:rsidR="00782A7C" w:rsidRDefault="00714580" w14:paraId="59E039FD" w14:textId="0EC06676">
          <w:pPr>
            <w:pStyle w:val="TOC4"/>
            <w:tabs>
              <w:tab w:val="right" w:pos="9350"/>
            </w:tabs>
            <w:rPr>
              <w:rFonts w:asciiTheme="minorHAnsi" w:hAnsiTheme="minorHAnsi" w:eastAsiaTheme="minorEastAsia" w:cstheme="minorBidi"/>
              <w:noProof/>
              <w:sz w:val="22"/>
              <w:szCs w:val="22"/>
              <w:lang w:val="en-US"/>
            </w:rPr>
          </w:pPr>
          <w:hyperlink w:history="1" w:anchor="_Toc167026900">
            <w:r w:rsidRPr="00E07375" w:rsidR="00782A7C">
              <w:rPr>
                <w:rStyle w:val="Hyperlink"/>
                <w:noProof/>
              </w:rPr>
              <w:t>Assumptions:</w:t>
            </w:r>
            <w:r w:rsidR="00782A7C">
              <w:rPr>
                <w:noProof/>
                <w:webHidden/>
              </w:rPr>
              <w:tab/>
            </w:r>
            <w:r w:rsidR="00782A7C">
              <w:rPr>
                <w:noProof/>
                <w:webHidden/>
              </w:rPr>
              <w:fldChar w:fldCharType="begin"/>
            </w:r>
            <w:r w:rsidR="00782A7C">
              <w:rPr>
                <w:noProof/>
                <w:webHidden/>
              </w:rPr>
              <w:instrText xml:space="preserve"> PAGEREF _Toc167026900 \h </w:instrText>
            </w:r>
            <w:r w:rsidR="00782A7C">
              <w:rPr>
                <w:noProof/>
                <w:webHidden/>
              </w:rPr>
            </w:r>
            <w:r w:rsidR="00782A7C">
              <w:rPr>
                <w:noProof/>
                <w:webHidden/>
              </w:rPr>
              <w:fldChar w:fldCharType="separate"/>
            </w:r>
            <w:r w:rsidR="00782A7C">
              <w:rPr>
                <w:noProof/>
                <w:webHidden/>
              </w:rPr>
              <w:t>38</w:t>
            </w:r>
            <w:r w:rsidR="00782A7C">
              <w:rPr>
                <w:noProof/>
                <w:webHidden/>
              </w:rPr>
              <w:fldChar w:fldCharType="end"/>
            </w:r>
          </w:hyperlink>
        </w:p>
        <w:p w:rsidR="00782A7C" w:rsidRDefault="00714580" w14:paraId="0A1D7A8D" w14:textId="5BE72E49">
          <w:pPr>
            <w:pStyle w:val="TOC4"/>
            <w:tabs>
              <w:tab w:val="right" w:pos="9350"/>
            </w:tabs>
            <w:rPr>
              <w:rFonts w:asciiTheme="minorHAnsi" w:hAnsiTheme="minorHAnsi" w:eastAsiaTheme="minorEastAsia" w:cstheme="minorBidi"/>
              <w:noProof/>
              <w:sz w:val="22"/>
              <w:szCs w:val="22"/>
              <w:lang w:val="en-US"/>
            </w:rPr>
          </w:pPr>
          <w:hyperlink w:history="1" w:anchor="_Toc167026901">
            <w:r w:rsidRPr="00E07375" w:rsidR="00782A7C">
              <w:rPr>
                <w:rStyle w:val="Hyperlink"/>
                <w:b/>
                <w:bCs/>
                <w:smallCaps/>
                <w:noProof/>
              </w:rPr>
              <w:t>Provisioning rules for Rehire</w:t>
            </w:r>
            <w:r w:rsidR="00782A7C">
              <w:rPr>
                <w:noProof/>
                <w:webHidden/>
              </w:rPr>
              <w:tab/>
            </w:r>
            <w:r w:rsidR="00782A7C">
              <w:rPr>
                <w:noProof/>
                <w:webHidden/>
              </w:rPr>
              <w:fldChar w:fldCharType="begin"/>
            </w:r>
            <w:r w:rsidR="00782A7C">
              <w:rPr>
                <w:noProof/>
                <w:webHidden/>
              </w:rPr>
              <w:instrText xml:space="preserve"> PAGEREF _Toc167026901 \h </w:instrText>
            </w:r>
            <w:r w:rsidR="00782A7C">
              <w:rPr>
                <w:noProof/>
                <w:webHidden/>
              </w:rPr>
            </w:r>
            <w:r w:rsidR="00782A7C">
              <w:rPr>
                <w:noProof/>
                <w:webHidden/>
              </w:rPr>
              <w:fldChar w:fldCharType="separate"/>
            </w:r>
            <w:r w:rsidR="00782A7C">
              <w:rPr>
                <w:noProof/>
                <w:webHidden/>
              </w:rPr>
              <w:t>39</w:t>
            </w:r>
            <w:r w:rsidR="00782A7C">
              <w:rPr>
                <w:noProof/>
                <w:webHidden/>
              </w:rPr>
              <w:fldChar w:fldCharType="end"/>
            </w:r>
          </w:hyperlink>
        </w:p>
        <w:p w:rsidR="00782A7C" w:rsidRDefault="00714580" w14:paraId="27F32C52" w14:textId="2216A1A3">
          <w:pPr>
            <w:pStyle w:val="TOC1"/>
            <w:tabs>
              <w:tab w:val="left" w:pos="600"/>
              <w:tab w:val="right" w:pos="9350"/>
            </w:tabs>
            <w:rPr>
              <w:rFonts w:asciiTheme="minorHAnsi" w:hAnsiTheme="minorHAnsi" w:eastAsiaTheme="minorEastAsia" w:cstheme="minorBidi"/>
              <w:noProof/>
              <w:sz w:val="22"/>
              <w:szCs w:val="22"/>
              <w:lang w:val="en-US"/>
            </w:rPr>
          </w:pPr>
          <w:hyperlink w:history="1" w:anchor="_Toc167026902">
            <w:r w:rsidRPr="00E07375" w:rsidR="00782A7C">
              <w:rPr>
                <w:rStyle w:val="Hyperlink"/>
                <w:noProof/>
              </w:rPr>
              <w:t>10.</w:t>
            </w:r>
            <w:r w:rsidR="00782A7C">
              <w:rPr>
                <w:rFonts w:asciiTheme="minorHAnsi" w:hAnsiTheme="minorHAnsi" w:eastAsiaTheme="minorEastAsia" w:cstheme="minorBidi"/>
                <w:noProof/>
                <w:sz w:val="22"/>
                <w:szCs w:val="22"/>
                <w:lang w:val="en-US"/>
              </w:rPr>
              <w:tab/>
            </w:r>
            <w:r w:rsidRPr="00E07375" w:rsidR="00782A7C">
              <w:rPr>
                <w:rStyle w:val="Hyperlink"/>
                <w:noProof/>
              </w:rPr>
              <w:t>User Suspension &amp; Revoke Suspension</w:t>
            </w:r>
            <w:r w:rsidR="00782A7C">
              <w:rPr>
                <w:noProof/>
                <w:webHidden/>
              </w:rPr>
              <w:tab/>
            </w:r>
            <w:r w:rsidR="00782A7C">
              <w:rPr>
                <w:noProof/>
                <w:webHidden/>
              </w:rPr>
              <w:fldChar w:fldCharType="begin"/>
            </w:r>
            <w:r w:rsidR="00782A7C">
              <w:rPr>
                <w:noProof/>
                <w:webHidden/>
              </w:rPr>
              <w:instrText xml:space="preserve"> PAGEREF _Toc167026902 \h </w:instrText>
            </w:r>
            <w:r w:rsidR="00782A7C">
              <w:rPr>
                <w:noProof/>
                <w:webHidden/>
              </w:rPr>
            </w:r>
            <w:r w:rsidR="00782A7C">
              <w:rPr>
                <w:noProof/>
                <w:webHidden/>
              </w:rPr>
              <w:fldChar w:fldCharType="separate"/>
            </w:r>
            <w:r w:rsidR="00782A7C">
              <w:rPr>
                <w:noProof/>
                <w:webHidden/>
              </w:rPr>
              <w:t>40</w:t>
            </w:r>
            <w:r w:rsidR="00782A7C">
              <w:rPr>
                <w:noProof/>
                <w:webHidden/>
              </w:rPr>
              <w:fldChar w:fldCharType="end"/>
            </w:r>
          </w:hyperlink>
        </w:p>
        <w:p w:rsidR="00782A7C" w:rsidRDefault="00714580" w14:paraId="36F80900" w14:textId="6B8C3F60">
          <w:pPr>
            <w:pStyle w:val="TOC4"/>
            <w:tabs>
              <w:tab w:val="right" w:pos="9350"/>
            </w:tabs>
            <w:rPr>
              <w:rFonts w:asciiTheme="minorHAnsi" w:hAnsiTheme="minorHAnsi" w:eastAsiaTheme="minorEastAsia" w:cstheme="minorBidi"/>
              <w:noProof/>
              <w:sz w:val="22"/>
              <w:szCs w:val="22"/>
              <w:lang w:val="en-US"/>
            </w:rPr>
          </w:pPr>
          <w:hyperlink w:history="1" w:anchor="_Toc167026903">
            <w:r w:rsidRPr="00E07375" w:rsidR="00782A7C">
              <w:rPr>
                <w:rStyle w:val="Hyperlink"/>
                <w:noProof/>
              </w:rPr>
              <w:t>Assumptions:</w:t>
            </w:r>
            <w:r w:rsidR="00782A7C">
              <w:rPr>
                <w:noProof/>
                <w:webHidden/>
              </w:rPr>
              <w:tab/>
            </w:r>
            <w:r w:rsidR="00782A7C">
              <w:rPr>
                <w:noProof/>
                <w:webHidden/>
              </w:rPr>
              <w:fldChar w:fldCharType="begin"/>
            </w:r>
            <w:r w:rsidR="00782A7C">
              <w:rPr>
                <w:noProof/>
                <w:webHidden/>
              </w:rPr>
              <w:instrText xml:space="preserve"> PAGEREF _Toc167026903 \h </w:instrText>
            </w:r>
            <w:r w:rsidR="00782A7C">
              <w:rPr>
                <w:noProof/>
                <w:webHidden/>
              </w:rPr>
            </w:r>
            <w:r w:rsidR="00782A7C">
              <w:rPr>
                <w:noProof/>
                <w:webHidden/>
              </w:rPr>
              <w:fldChar w:fldCharType="separate"/>
            </w:r>
            <w:r w:rsidR="00782A7C">
              <w:rPr>
                <w:noProof/>
                <w:webHidden/>
              </w:rPr>
              <w:t>40</w:t>
            </w:r>
            <w:r w:rsidR="00782A7C">
              <w:rPr>
                <w:noProof/>
                <w:webHidden/>
              </w:rPr>
              <w:fldChar w:fldCharType="end"/>
            </w:r>
          </w:hyperlink>
        </w:p>
        <w:p w:rsidR="00782A7C" w:rsidRDefault="00714580" w14:paraId="647E1C37" w14:textId="527F04FE">
          <w:pPr>
            <w:pStyle w:val="TOC4"/>
            <w:tabs>
              <w:tab w:val="right" w:pos="9350"/>
            </w:tabs>
            <w:rPr>
              <w:rFonts w:asciiTheme="minorHAnsi" w:hAnsiTheme="minorHAnsi" w:eastAsiaTheme="minorEastAsia" w:cstheme="minorBidi"/>
              <w:noProof/>
              <w:sz w:val="22"/>
              <w:szCs w:val="22"/>
              <w:lang w:val="en-US"/>
            </w:rPr>
          </w:pPr>
          <w:hyperlink w:history="1" w:anchor="_Toc167026904">
            <w:r w:rsidRPr="00E07375" w:rsidR="00782A7C">
              <w:rPr>
                <w:rStyle w:val="Hyperlink"/>
                <w:noProof/>
              </w:rPr>
              <w:t>Provisioning Rule Names</w:t>
            </w:r>
            <w:r w:rsidR="00782A7C">
              <w:rPr>
                <w:noProof/>
                <w:webHidden/>
              </w:rPr>
              <w:tab/>
            </w:r>
            <w:r w:rsidR="00782A7C">
              <w:rPr>
                <w:noProof/>
                <w:webHidden/>
              </w:rPr>
              <w:fldChar w:fldCharType="begin"/>
            </w:r>
            <w:r w:rsidR="00782A7C">
              <w:rPr>
                <w:noProof/>
                <w:webHidden/>
              </w:rPr>
              <w:instrText xml:space="preserve"> PAGEREF _Toc167026904 \h </w:instrText>
            </w:r>
            <w:r w:rsidR="00782A7C">
              <w:rPr>
                <w:noProof/>
                <w:webHidden/>
              </w:rPr>
            </w:r>
            <w:r w:rsidR="00782A7C">
              <w:rPr>
                <w:noProof/>
                <w:webHidden/>
              </w:rPr>
              <w:fldChar w:fldCharType="separate"/>
            </w:r>
            <w:r w:rsidR="00782A7C">
              <w:rPr>
                <w:noProof/>
                <w:webHidden/>
              </w:rPr>
              <w:t>40</w:t>
            </w:r>
            <w:r w:rsidR="00782A7C">
              <w:rPr>
                <w:noProof/>
                <w:webHidden/>
              </w:rPr>
              <w:fldChar w:fldCharType="end"/>
            </w:r>
          </w:hyperlink>
        </w:p>
        <w:p w:rsidR="00782A7C" w:rsidRDefault="00714580" w14:paraId="550D544E" w14:textId="09E7208E">
          <w:pPr>
            <w:pStyle w:val="TOC2"/>
            <w:tabs>
              <w:tab w:val="left" w:pos="800"/>
              <w:tab w:val="right" w:pos="9350"/>
            </w:tabs>
            <w:rPr>
              <w:rFonts w:asciiTheme="minorHAnsi" w:hAnsiTheme="minorHAnsi" w:eastAsiaTheme="minorEastAsia" w:cstheme="minorBidi"/>
              <w:noProof/>
              <w:sz w:val="22"/>
              <w:szCs w:val="22"/>
              <w:lang w:val="en-US"/>
            </w:rPr>
          </w:pPr>
          <w:hyperlink w:history="1" w:anchor="_Toc167026905">
            <w:r w:rsidRPr="00E07375" w:rsidR="00782A7C">
              <w:rPr>
                <w:rStyle w:val="Hyperlink"/>
                <w:noProof/>
              </w:rPr>
              <w:t>9.1</w:t>
            </w:r>
            <w:r w:rsidR="00782A7C">
              <w:rPr>
                <w:rFonts w:asciiTheme="minorHAnsi" w:hAnsiTheme="minorHAnsi" w:eastAsiaTheme="minorEastAsia" w:cstheme="minorBidi"/>
                <w:noProof/>
                <w:sz w:val="22"/>
                <w:szCs w:val="22"/>
                <w:lang w:val="en-US"/>
              </w:rPr>
              <w:tab/>
            </w:r>
            <w:r w:rsidRPr="00E07375" w:rsidR="00782A7C">
              <w:rPr>
                <w:rStyle w:val="Hyperlink"/>
                <w:noProof/>
              </w:rPr>
              <w:t>Immediate Termination</w:t>
            </w:r>
            <w:r w:rsidR="00782A7C">
              <w:rPr>
                <w:noProof/>
                <w:webHidden/>
              </w:rPr>
              <w:tab/>
            </w:r>
            <w:r w:rsidR="00782A7C">
              <w:rPr>
                <w:noProof/>
                <w:webHidden/>
              </w:rPr>
              <w:fldChar w:fldCharType="begin"/>
            </w:r>
            <w:r w:rsidR="00782A7C">
              <w:rPr>
                <w:noProof/>
                <w:webHidden/>
              </w:rPr>
              <w:instrText xml:space="preserve"> PAGEREF _Toc167026905 \h </w:instrText>
            </w:r>
            <w:r w:rsidR="00782A7C">
              <w:rPr>
                <w:noProof/>
                <w:webHidden/>
              </w:rPr>
            </w:r>
            <w:r w:rsidR="00782A7C">
              <w:rPr>
                <w:noProof/>
                <w:webHidden/>
              </w:rPr>
              <w:fldChar w:fldCharType="separate"/>
            </w:r>
            <w:r w:rsidR="00782A7C">
              <w:rPr>
                <w:noProof/>
                <w:webHidden/>
              </w:rPr>
              <w:t>42</w:t>
            </w:r>
            <w:r w:rsidR="00782A7C">
              <w:rPr>
                <w:noProof/>
                <w:webHidden/>
              </w:rPr>
              <w:fldChar w:fldCharType="end"/>
            </w:r>
          </w:hyperlink>
        </w:p>
        <w:p w:rsidR="00782A7C" w:rsidRDefault="00714580" w14:paraId="7B680482" w14:textId="2840BBCF">
          <w:pPr>
            <w:pStyle w:val="TOC4"/>
            <w:tabs>
              <w:tab w:val="right" w:pos="9350"/>
            </w:tabs>
            <w:rPr>
              <w:rFonts w:asciiTheme="minorHAnsi" w:hAnsiTheme="minorHAnsi" w:eastAsiaTheme="minorEastAsia" w:cstheme="minorBidi"/>
              <w:noProof/>
              <w:sz w:val="22"/>
              <w:szCs w:val="22"/>
              <w:lang w:val="en-US"/>
            </w:rPr>
          </w:pPr>
          <w:hyperlink w:history="1" w:anchor="_Toc167026906">
            <w:r w:rsidRPr="00E07375" w:rsidR="00782A7C">
              <w:rPr>
                <w:rStyle w:val="Hyperlink"/>
                <w:noProof/>
              </w:rPr>
              <w:t>Assumptions</w:t>
            </w:r>
            <w:r w:rsidRPr="00E07375" w:rsidR="00782A7C">
              <w:rPr>
                <w:rStyle w:val="Hyperlink"/>
                <w:b/>
                <w:noProof/>
              </w:rPr>
              <w:t>:</w:t>
            </w:r>
            <w:r w:rsidR="00782A7C">
              <w:rPr>
                <w:noProof/>
                <w:webHidden/>
              </w:rPr>
              <w:tab/>
            </w:r>
            <w:r w:rsidR="00782A7C">
              <w:rPr>
                <w:noProof/>
                <w:webHidden/>
              </w:rPr>
              <w:fldChar w:fldCharType="begin"/>
            </w:r>
            <w:r w:rsidR="00782A7C">
              <w:rPr>
                <w:noProof/>
                <w:webHidden/>
              </w:rPr>
              <w:instrText xml:space="preserve"> PAGEREF _Toc167026906 \h </w:instrText>
            </w:r>
            <w:r w:rsidR="00782A7C">
              <w:rPr>
                <w:noProof/>
                <w:webHidden/>
              </w:rPr>
            </w:r>
            <w:r w:rsidR="00782A7C">
              <w:rPr>
                <w:noProof/>
                <w:webHidden/>
              </w:rPr>
              <w:fldChar w:fldCharType="separate"/>
            </w:r>
            <w:r w:rsidR="00782A7C">
              <w:rPr>
                <w:noProof/>
                <w:webHidden/>
              </w:rPr>
              <w:t>42</w:t>
            </w:r>
            <w:r w:rsidR="00782A7C">
              <w:rPr>
                <w:noProof/>
                <w:webHidden/>
              </w:rPr>
              <w:fldChar w:fldCharType="end"/>
            </w:r>
          </w:hyperlink>
        </w:p>
        <w:p w:rsidR="00782A7C" w:rsidRDefault="00714580" w14:paraId="6081D6B3" w14:textId="4FC458E2">
          <w:pPr>
            <w:pStyle w:val="TOC4"/>
            <w:tabs>
              <w:tab w:val="right" w:pos="9350"/>
            </w:tabs>
            <w:rPr>
              <w:rFonts w:asciiTheme="minorHAnsi" w:hAnsiTheme="minorHAnsi" w:eastAsiaTheme="minorEastAsia" w:cstheme="minorBidi"/>
              <w:noProof/>
              <w:sz w:val="22"/>
              <w:szCs w:val="22"/>
              <w:lang w:val="en-US"/>
            </w:rPr>
          </w:pPr>
          <w:hyperlink w:history="1" w:anchor="_Toc167026907">
            <w:r w:rsidRPr="00E07375" w:rsidR="00782A7C">
              <w:rPr>
                <w:rStyle w:val="Hyperlink"/>
                <w:noProof/>
              </w:rPr>
              <w:t>Provisioning Rule Names</w:t>
            </w:r>
            <w:r w:rsidR="00782A7C">
              <w:rPr>
                <w:noProof/>
                <w:webHidden/>
              </w:rPr>
              <w:tab/>
            </w:r>
            <w:r w:rsidR="00782A7C">
              <w:rPr>
                <w:noProof/>
                <w:webHidden/>
              </w:rPr>
              <w:fldChar w:fldCharType="begin"/>
            </w:r>
            <w:r w:rsidR="00782A7C">
              <w:rPr>
                <w:noProof/>
                <w:webHidden/>
              </w:rPr>
              <w:instrText xml:space="preserve"> PAGEREF _Toc167026907 \h </w:instrText>
            </w:r>
            <w:r w:rsidR="00782A7C">
              <w:rPr>
                <w:noProof/>
                <w:webHidden/>
              </w:rPr>
            </w:r>
            <w:r w:rsidR="00782A7C">
              <w:rPr>
                <w:noProof/>
                <w:webHidden/>
              </w:rPr>
              <w:fldChar w:fldCharType="separate"/>
            </w:r>
            <w:r w:rsidR="00782A7C">
              <w:rPr>
                <w:noProof/>
                <w:webHidden/>
              </w:rPr>
              <w:t>42</w:t>
            </w:r>
            <w:r w:rsidR="00782A7C">
              <w:rPr>
                <w:noProof/>
                <w:webHidden/>
              </w:rPr>
              <w:fldChar w:fldCharType="end"/>
            </w:r>
          </w:hyperlink>
        </w:p>
        <w:p w:rsidR="00782A7C" w:rsidRDefault="00714580" w14:paraId="70168B62" w14:textId="5969D5EA">
          <w:pPr>
            <w:pStyle w:val="TOC1"/>
            <w:tabs>
              <w:tab w:val="left" w:pos="600"/>
              <w:tab w:val="right" w:pos="9350"/>
            </w:tabs>
            <w:rPr>
              <w:rFonts w:asciiTheme="minorHAnsi" w:hAnsiTheme="minorHAnsi" w:eastAsiaTheme="minorEastAsia" w:cstheme="minorBidi"/>
              <w:noProof/>
              <w:sz w:val="22"/>
              <w:szCs w:val="22"/>
              <w:lang w:val="en-US"/>
            </w:rPr>
          </w:pPr>
          <w:hyperlink w:history="1" w:anchor="_Toc167026908">
            <w:r w:rsidRPr="00E07375" w:rsidR="00782A7C">
              <w:rPr>
                <w:rStyle w:val="Hyperlink"/>
                <w:noProof/>
              </w:rPr>
              <w:t>11.</w:t>
            </w:r>
            <w:r w:rsidR="00782A7C">
              <w:rPr>
                <w:rFonts w:asciiTheme="minorHAnsi" w:hAnsiTheme="minorHAnsi" w:eastAsiaTheme="minorEastAsia" w:cstheme="minorBidi"/>
                <w:noProof/>
                <w:sz w:val="22"/>
                <w:szCs w:val="22"/>
                <w:lang w:val="en-US"/>
              </w:rPr>
              <w:tab/>
            </w:r>
            <w:r w:rsidRPr="00E07375" w:rsidR="00782A7C">
              <w:rPr>
                <w:rStyle w:val="Hyperlink"/>
                <w:noProof/>
              </w:rPr>
              <w:t>Active Directory Provisioning</w:t>
            </w:r>
            <w:r w:rsidR="00782A7C">
              <w:rPr>
                <w:noProof/>
                <w:webHidden/>
              </w:rPr>
              <w:tab/>
            </w:r>
            <w:r w:rsidR="00782A7C">
              <w:rPr>
                <w:noProof/>
                <w:webHidden/>
              </w:rPr>
              <w:fldChar w:fldCharType="begin"/>
            </w:r>
            <w:r w:rsidR="00782A7C">
              <w:rPr>
                <w:noProof/>
                <w:webHidden/>
              </w:rPr>
              <w:instrText xml:space="preserve"> PAGEREF _Toc167026908 \h </w:instrText>
            </w:r>
            <w:r w:rsidR="00782A7C">
              <w:rPr>
                <w:noProof/>
                <w:webHidden/>
              </w:rPr>
            </w:r>
            <w:r w:rsidR="00782A7C">
              <w:rPr>
                <w:noProof/>
                <w:webHidden/>
              </w:rPr>
              <w:fldChar w:fldCharType="separate"/>
            </w:r>
            <w:r w:rsidR="00782A7C">
              <w:rPr>
                <w:noProof/>
                <w:webHidden/>
              </w:rPr>
              <w:t>43</w:t>
            </w:r>
            <w:r w:rsidR="00782A7C">
              <w:rPr>
                <w:noProof/>
                <w:webHidden/>
              </w:rPr>
              <w:fldChar w:fldCharType="end"/>
            </w:r>
          </w:hyperlink>
        </w:p>
        <w:p w:rsidR="00782A7C" w:rsidRDefault="00714580" w14:paraId="2BEE2032" w14:textId="724A8145">
          <w:pPr>
            <w:pStyle w:val="TOC4"/>
            <w:tabs>
              <w:tab w:val="right" w:pos="9350"/>
            </w:tabs>
            <w:rPr>
              <w:rFonts w:asciiTheme="minorHAnsi" w:hAnsiTheme="minorHAnsi" w:eastAsiaTheme="minorEastAsia" w:cstheme="minorBidi"/>
              <w:noProof/>
              <w:sz w:val="22"/>
              <w:szCs w:val="22"/>
              <w:lang w:val="en-US"/>
            </w:rPr>
          </w:pPr>
          <w:hyperlink w:history="1" w:anchor="_Toc167026909">
            <w:r w:rsidRPr="00E07375" w:rsidR="00782A7C">
              <w:rPr>
                <w:rStyle w:val="Hyperlink"/>
                <w:noProof/>
              </w:rPr>
              <w:t>10.1 Assumptions:</w:t>
            </w:r>
            <w:r w:rsidR="00782A7C">
              <w:rPr>
                <w:noProof/>
                <w:webHidden/>
              </w:rPr>
              <w:tab/>
            </w:r>
            <w:r w:rsidR="00782A7C">
              <w:rPr>
                <w:noProof/>
                <w:webHidden/>
              </w:rPr>
              <w:fldChar w:fldCharType="begin"/>
            </w:r>
            <w:r w:rsidR="00782A7C">
              <w:rPr>
                <w:noProof/>
                <w:webHidden/>
              </w:rPr>
              <w:instrText xml:space="preserve"> PAGEREF _Toc167026909 \h </w:instrText>
            </w:r>
            <w:r w:rsidR="00782A7C">
              <w:rPr>
                <w:noProof/>
                <w:webHidden/>
              </w:rPr>
            </w:r>
            <w:r w:rsidR="00782A7C">
              <w:rPr>
                <w:noProof/>
                <w:webHidden/>
              </w:rPr>
              <w:fldChar w:fldCharType="separate"/>
            </w:r>
            <w:r w:rsidR="00782A7C">
              <w:rPr>
                <w:noProof/>
                <w:webHidden/>
              </w:rPr>
              <w:t>43</w:t>
            </w:r>
            <w:r w:rsidR="00782A7C">
              <w:rPr>
                <w:noProof/>
                <w:webHidden/>
              </w:rPr>
              <w:fldChar w:fldCharType="end"/>
            </w:r>
          </w:hyperlink>
        </w:p>
        <w:p w:rsidR="00782A7C" w:rsidRDefault="00714580" w14:paraId="6955DFB9" w14:textId="783F7CF0">
          <w:pPr>
            <w:pStyle w:val="TOC4"/>
            <w:tabs>
              <w:tab w:val="right" w:pos="9350"/>
            </w:tabs>
            <w:rPr>
              <w:rFonts w:asciiTheme="minorHAnsi" w:hAnsiTheme="minorHAnsi" w:eastAsiaTheme="minorEastAsia" w:cstheme="minorBidi"/>
              <w:noProof/>
              <w:sz w:val="22"/>
              <w:szCs w:val="22"/>
              <w:lang w:val="en-US"/>
            </w:rPr>
          </w:pPr>
          <w:hyperlink w:history="1" w:anchor="_Toc167026910">
            <w:r w:rsidRPr="00E07375" w:rsidR="00782A7C">
              <w:rPr>
                <w:rStyle w:val="Hyperlink"/>
                <w:noProof/>
              </w:rPr>
              <w:t>10.2 Prerequisites:</w:t>
            </w:r>
            <w:r w:rsidR="00782A7C">
              <w:rPr>
                <w:noProof/>
                <w:webHidden/>
              </w:rPr>
              <w:tab/>
            </w:r>
            <w:r w:rsidR="00782A7C">
              <w:rPr>
                <w:noProof/>
                <w:webHidden/>
              </w:rPr>
              <w:fldChar w:fldCharType="begin"/>
            </w:r>
            <w:r w:rsidR="00782A7C">
              <w:rPr>
                <w:noProof/>
                <w:webHidden/>
              </w:rPr>
              <w:instrText xml:space="preserve"> PAGEREF _Toc167026910 \h </w:instrText>
            </w:r>
            <w:r w:rsidR="00782A7C">
              <w:rPr>
                <w:noProof/>
                <w:webHidden/>
              </w:rPr>
            </w:r>
            <w:r w:rsidR="00782A7C">
              <w:rPr>
                <w:noProof/>
                <w:webHidden/>
              </w:rPr>
              <w:fldChar w:fldCharType="separate"/>
            </w:r>
            <w:r w:rsidR="00782A7C">
              <w:rPr>
                <w:noProof/>
                <w:webHidden/>
              </w:rPr>
              <w:t>43</w:t>
            </w:r>
            <w:r w:rsidR="00782A7C">
              <w:rPr>
                <w:noProof/>
                <w:webHidden/>
              </w:rPr>
              <w:fldChar w:fldCharType="end"/>
            </w:r>
          </w:hyperlink>
        </w:p>
        <w:p w:rsidR="00782A7C" w:rsidRDefault="00714580" w14:paraId="1E74B9F0" w14:textId="410BCE61">
          <w:pPr>
            <w:pStyle w:val="TOC4"/>
            <w:tabs>
              <w:tab w:val="right" w:pos="9350"/>
            </w:tabs>
            <w:rPr>
              <w:rFonts w:asciiTheme="minorHAnsi" w:hAnsiTheme="minorHAnsi" w:eastAsiaTheme="minorEastAsia" w:cstheme="minorBidi"/>
              <w:noProof/>
              <w:sz w:val="22"/>
              <w:szCs w:val="22"/>
              <w:lang w:val="en-US"/>
            </w:rPr>
          </w:pPr>
          <w:hyperlink w:history="1" w:anchor="_Toc167026911">
            <w:r w:rsidRPr="00E07375" w:rsidR="00782A7C">
              <w:rPr>
                <w:rStyle w:val="Hyperlink"/>
                <w:noProof/>
              </w:rPr>
              <w:t>10.3 Connection Design</w:t>
            </w:r>
            <w:r w:rsidR="00782A7C">
              <w:rPr>
                <w:noProof/>
                <w:webHidden/>
              </w:rPr>
              <w:tab/>
            </w:r>
            <w:r w:rsidR="00782A7C">
              <w:rPr>
                <w:noProof/>
                <w:webHidden/>
              </w:rPr>
              <w:fldChar w:fldCharType="begin"/>
            </w:r>
            <w:r w:rsidR="00782A7C">
              <w:rPr>
                <w:noProof/>
                <w:webHidden/>
              </w:rPr>
              <w:instrText xml:space="preserve"> PAGEREF _Toc167026911 \h </w:instrText>
            </w:r>
            <w:r w:rsidR="00782A7C">
              <w:rPr>
                <w:noProof/>
                <w:webHidden/>
              </w:rPr>
            </w:r>
            <w:r w:rsidR="00782A7C">
              <w:rPr>
                <w:noProof/>
                <w:webHidden/>
              </w:rPr>
              <w:fldChar w:fldCharType="separate"/>
            </w:r>
            <w:r w:rsidR="00782A7C">
              <w:rPr>
                <w:noProof/>
                <w:webHidden/>
              </w:rPr>
              <w:t>43</w:t>
            </w:r>
            <w:r w:rsidR="00782A7C">
              <w:rPr>
                <w:noProof/>
                <w:webHidden/>
              </w:rPr>
              <w:fldChar w:fldCharType="end"/>
            </w:r>
          </w:hyperlink>
        </w:p>
        <w:p w:rsidR="00782A7C" w:rsidRDefault="00714580" w14:paraId="7F0DFE15" w14:textId="456A492B">
          <w:pPr>
            <w:pStyle w:val="TOC4"/>
            <w:tabs>
              <w:tab w:val="right" w:pos="9350"/>
            </w:tabs>
            <w:rPr>
              <w:rFonts w:asciiTheme="minorHAnsi" w:hAnsiTheme="minorHAnsi" w:eastAsiaTheme="minorEastAsia" w:cstheme="minorBidi"/>
              <w:noProof/>
              <w:sz w:val="22"/>
              <w:szCs w:val="22"/>
              <w:lang w:val="en-US"/>
            </w:rPr>
          </w:pPr>
          <w:hyperlink w:history="1" w:anchor="_Toc167026912">
            <w:r w:rsidRPr="00E07375" w:rsidR="00782A7C">
              <w:rPr>
                <w:rStyle w:val="Hyperlink"/>
                <w:noProof/>
              </w:rPr>
              <w:t>10.4 Saviynt-AD Import Attribute Mapping</w:t>
            </w:r>
            <w:r w:rsidR="00782A7C">
              <w:rPr>
                <w:noProof/>
                <w:webHidden/>
              </w:rPr>
              <w:tab/>
            </w:r>
            <w:r w:rsidR="00782A7C">
              <w:rPr>
                <w:noProof/>
                <w:webHidden/>
              </w:rPr>
              <w:fldChar w:fldCharType="begin"/>
            </w:r>
            <w:r w:rsidR="00782A7C">
              <w:rPr>
                <w:noProof/>
                <w:webHidden/>
              </w:rPr>
              <w:instrText xml:space="preserve"> PAGEREF _Toc167026912 \h </w:instrText>
            </w:r>
            <w:r w:rsidR="00782A7C">
              <w:rPr>
                <w:noProof/>
                <w:webHidden/>
              </w:rPr>
            </w:r>
            <w:r w:rsidR="00782A7C">
              <w:rPr>
                <w:noProof/>
                <w:webHidden/>
              </w:rPr>
              <w:fldChar w:fldCharType="separate"/>
            </w:r>
            <w:r w:rsidR="00782A7C">
              <w:rPr>
                <w:noProof/>
                <w:webHidden/>
              </w:rPr>
              <w:t>44</w:t>
            </w:r>
            <w:r w:rsidR="00782A7C">
              <w:rPr>
                <w:noProof/>
                <w:webHidden/>
              </w:rPr>
              <w:fldChar w:fldCharType="end"/>
            </w:r>
          </w:hyperlink>
        </w:p>
        <w:p w:rsidR="00782A7C" w:rsidRDefault="00714580" w14:paraId="56D959EC" w14:textId="69873253">
          <w:pPr>
            <w:pStyle w:val="TOC4"/>
            <w:tabs>
              <w:tab w:val="right" w:pos="9350"/>
            </w:tabs>
            <w:rPr>
              <w:rFonts w:asciiTheme="minorHAnsi" w:hAnsiTheme="minorHAnsi" w:eastAsiaTheme="minorEastAsia" w:cstheme="minorBidi"/>
              <w:noProof/>
              <w:sz w:val="22"/>
              <w:szCs w:val="22"/>
              <w:lang w:val="en-US"/>
            </w:rPr>
          </w:pPr>
          <w:hyperlink w:history="1" w:anchor="_Toc167026913">
            <w:r w:rsidRPr="00E07375" w:rsidR="00782A7C">
              <w:rPr>
                <w:rStyle w:val="Hyperlink"/>
                <w:noProof/>
              </w:rPr>
              <w:t>10.5 AD Account Management Processes</w:t>
            </w:r>
            <w:r w:rsidR="00782A7C">
              <w:rPr>
                <w:noProof/>
                <w:webHidden/>
              </w:rPr>
              <w:tab/>
            </w:r>
            <w:r w:rsidR="00782A7C">
              <w:rPr>
                <w:noProof/>
                <w:webHidden/>
              </w:rPr>
              <w:fldChar w:fldCharType="begin"/>
            </w:r>
            <w:r w:rsidR="00782A7C">
              <w:rPr>
                <w:noProof/>
                <w:webHidden/>
              </w:rPr>
              <w:instrText xml:space="preserve"> PAGEREF _Toc167026913 \h </w:instrText>
            </w:r>
            <w:r w:rsidR="00782A7C">
              <w:rPr>
                <w:noProof/>
                <w:webHidden/>
              </w:rPr>
            </w:r>
            <w:r w:rsidR="00782A7C">
              <w:rPr>
                <w:noProof/>
                <w:webHidden/>
              </w:rPr>
              <w:fldChar w:fldCharType="separate"/>
            </w:r>
            <w:r w:rsidR="00782A7C">
              <w:rPr>
                <w:noProof/>
                <w:webHidden/>
              </w:rPr>
              <w:t>44</w:t>
            </w:r>
            <w:r w:rsidR="00782A7C">
              <w:rPr>
                <w:noProof/>
                <w:webHidden/>
              </w:rPr>
              <w:fldChar w:fldCharType="end"/>
            </w:r>
          </w:hyperlink>
        </w:p>
        <w:p w:rsidR="00782A7C" w:rsidRDefault="00714580" w14:paraId="6B5B9AF5" w14:textId="44D3A657">
          <w:pPr>
            <w:pStyle w:val="TOC5"/>
            <w:tabs>
              <w:tab w:val="right" w:pos="9350"/>
            </w:tabs>
            <w:rPr>
              <w:rFonts w:asciiTheme="minorHAnsi" w:hAnsiTheme="minorHAnsi" w:eastAsiaTheme="minorEastAsia" w:cstheme="minorBidi"/>
              <w:noProof/>
              <w:sz w:val="22"/>
              <w:szCs w:val="22"/>
              <w:lang w:val="en-US"/>
            </w:rPr>
          </w:pPr>
          <w:hyperlink w:history="1" w:anchor="_Toc167026914">
            <w:r w:rsidRPr="00E07375" w:rsidR="00782A7C">
              <w:rPr>
                <w:rStyle w:val="Hyperlink"/>
                <w:noProof/>
              </w:rPr>
              <w:t>Important Rules</w:t>
            </w:r>
            <w:r w:rsidR="00782A7C">
              <w:rPr>
                <w:noProof/>
                <w:webHidden/>
              </w:rPr>
              <w:tab/>
            </w:r>
            <w:r w:rsidR="00782A7C">
              <w:rPr>
                <w:noProof/>
                <w:webHidden/>
              </w:rPr>
              <w:fldChar w:fldCharType="begin"/>
            </w:r>
            <w:r w:rsidR="00782A7C">
              <w:rPr>
                <w:noProof/>
                <w:webHidden/>
              </w:rPr>
              <w:instrText xml:space="preserve"> PAGEREF _Toc167026914 \h </w:instrText>
            </w:r>
            <w:r w:rsidR="00782A7C">
              <w:rPr>
                <w:noProof/>
                <w:webHidden/>
              </w:rPr>
            </w:r>
            <w:r w:rsidR="00782A7C">
              <w:rPr>
                <w:noProof/>
                <w:webHidden/>
              </w:rPr>
              <w:fldChar w:fldCharType="separate"/>
            </w:r>
            <w:r w:rsidR="00782A7C">
              <w:rPr>
                <w:noProof/>
                <w:webHidden/>
              </w:rPr>
              <w:t>44</w:t>
            </w:r>
            <w:r w:rsidR="00782A7C">
              <w:rPr>
                <w:noProof/>
                <w:webHidden/>
              </w:rPr>
              <w:fldChar w:fldCharType="end"/>
            </w:r>
          </w:hyperlink>
        </w:p>
        <w:p w:rsidR="00782A7C" w:rsidRDefault="00714580" w14:paraId="34549C3F" w14:textId="062305D9">
          <w:pPr>
            <w:pStyle w:val="TOC5"/>
            <w:tabs>
              <w:tab w:val="right" w:pos="9350"/>
            </w:tabs>
            <w:rPr>
              <w:rFonts w:asciiTheme="minorHAnsi" w:hAnsiTheme="minorHAnsi" w:eastAsiaTheme="minorEastAsia" w:cstheme="minorBidi"/>
              <w:noProof/>
              <w:sz w:val="22"/>
              <w:szCs w:val="22"/>
              <w:lang w:val="en-US"/>
            </w:rPr>
          </w:pPr>
          <w:hyperlink w:history="1" w:anchor="_Toc167026915">
            <w:r w:rsidRPr="00E07375" w:rsidR="00782A7C">
              <w:rPr>
                <w:rStyle w:val="Hyperlink"/>
                <w:noProof/>
              </w:rPr>
              <w:t>User Events</w:t>
            </w:r>
            <w:r w:rsidR="00782A7C">
              <w:rPr>
                <w:noProof/>
                <w:webHidden/>
              </w:rPr>
              <w:tab/>
            </w:r>
            <w:r w:rsidR="00782A7C">
              <w:rPr>
                <w:noProof/>
                <w:webHidden/>
              </w:rPr>
              <w:fldChar w:fldCharType="begin"/>
            </w:r>
            <w:r w:rsidR="00782A7C">
              <w:rPr>
                <w:noProof/>
                <w:webHidden/>
              </w:rPr>
              <w:instrText xml:space="preserve"> PAGEREF _Toc167026915 \h </w:instrText>
            </w:r>
            <w:r w:rsidR="00782A7C">
              <w:rPr>
                <w:noProof/>
                <w:webHidden/>
              </w:rPr>
            </w:r>
            <w:r w:rsidR="00782A7C">
              <w:rPr>
                <w:noProof/>
                <w:webHidden/>
              </w:rPr>
              <w:fldChar w:fldCharType="separate"/>
            </w:r>
            <w:r w:rsidR="00782A7C">
              <w:rPr>
                <w:noProof/>
                <w:webHidden/>
              </w:rPr>
              <w:t>44</w:t>
            </w:r>
            <w:r w:rsidR="00782A7C">
              <w:rPr>
                <w:noProof/>
                <w:webHidden/>
              </w:rPr>
              <w:fldChar w:fldCharType="end"/>
            </w:r>
          </w:hyperlink>
        </w:p>
        <w:p w:rsidR="00782A7C" w:rsidRDefault="00714580" w14:paraId="2CFADE73" w14:textId="01A0C3E6">
          <w:pPr>
            <w:pStyle w:val="TOC1"/>
            <w:tabs>
              <w:tab w:val="left" w:pos="600"/>
              <w:tab w:val="right" w:pos="9350"/>
            </w:tabs>
            <w:rPr>
              <w:rFonts w:asciiTheme="minorHAnsi" w:hAnsiTheme="minorHAnsi" w:eastAsiaTheme="minorEastAsia" w:cstheme="minorBidi"/>
              <w:noProof/>
              <w:sz w:val="22"/>
              <w:szCs w:val="22"/>
              <w:lang w:val="en-US"/>
            </w:rPr>
          </w:pPr>
          <w:hyperlink w:history="1" w:anchor="_Toc167026916">
            <w:r w:rsidRPr="00E07375" w:rsidR="00782A7C">
              <w:rPr>
                <w:rStyle w:val="Hyperlink"/>
                <w:noProof/>
              </w:rPr>
              <w:t>12.</w:t>
            </w:r>
            <w:r w:rsidR="00782A7C">
              <w:rPr>
                <w:rFonts w:asciiTheme="minorHAnsi" w:hAnsiTheme="minorHAnsi" w:eastAsiaTheme="minorEastAsia" w:cstheme="minorBidi"/>
                <w:noProof/>
                <w:sz w:val="22"/>
                <w:szCs w:val="22"/>
                <w:lang w:val="en-US"/>
              </w:rPr>
              <w:tab/>
            </w:r>
            <w:r w:rsidRPr="00E07375" w:rsidR="00782A7C">
              <w:rPr>
                <w:rStyle w:val="Hyperlink"/>
                <w:noProof/>
              </w:rPr>
              <w:t>ServiceNow Provisioning</w:t>
            </w:r>
            <w:r w:rsidR="00782A7C">
              <w:rPr>
                <w:noProof/>
                <w:webHidden/>
              </w:rPr>
              <w:tab/>
            </w:r>
            <w:r w:rsidR="00782A7C">
              <w:rPr>
                <w:noProof/>
                <w:webHidden/>
              </w:rPr>
              <w:fldChar w:fldCharType="begin"/>
            </w:r>
            <w:r w:rsidR="00782A7C">
              <w:rPr>
                <w:noProof/>
                <w:webHidden/>
              </w:rPr>
              <w:instrText xml:space="preserve"> PAGEREF _Toc167026916 \h </w:instrText>
            </w:r>
            <w:r w:rsidR="00782A7C">
              <w:rPr>
                <w:noProof/>
                <w:webHidden/>
              </w:rPr>
            </w:r>
            <w:r w:rsidR="00782A7C">
              <w:rPr>
                <w:noProof/>
                <w:webHidden/>
              </w:rPr>
              <w:fldChar w:fldCharType="separate"/>
            </w:r>
            <w:r w:rsidR="00782A7C">
              <w:rPr>
                <w:noProof/>
                <w:webHidden/>
              </w:rPr>
              <w:t>46</w:t>
            </w:r>
            <w:r w:rsidR="00782A7C">
              <w:rPr>
                <w:noProof/>
                <w:webHidden/>
              </w:rPr>
              <w:fldChar w:fldCharType="end"/>
            </w:r>
          </w:hyperlink>
        </w:p>
        <w:p w:rsidR="00782A7C" w:rsidRDefault="00714580" w14:paraId="2F34B925" w14:textId="6A0E749B">
          <w:pPr>
            <w:pStyle w:val="TOC4"/>
            <w:tabs>
              <w:tab w:val="right" w:pos="9350"/>
            </w:tabs>
            <w:rPr>
              <w:rFonts w:asciiTheme="minorHAnsi" w:hAnsiTheme="minorHAnsi" w:eastAsiaTheme="minorEastAsia" w:cstheme="minorBidi"/>
              <w:noProof/>
              <w:sz w:val="22"/>
              <w:szCs w:val="22"/>
              <w:lang w:val="en-US"/>
            </w:rPr>
          </w:pPr>
          <w:hyperlink w:history="1" w:anchor="_Toc167026917">
            <w:r w:rsidRPr="00E07375" w:rsidR="00782A7C">
              <w:rPr>
                <w:rStyle w:val="Hyperlink"/>
                <w:noProof/>
              </w:rPr>
              <w:t>11.1 Assumptions:</w:t>
            </w:r>
            <w:r w:rsidR="00782A7C">
              <w:rPr>
                <w:noProof/>
                <w:webHidden/>
              </w:rPr>
              <w:tab/>
            </w:r>
            <w:r w:rsidR="00782A7C">
              <w:rPr>
                <w:noProof/>
                <w:webHidden/>
              </w:rPr>
              <w:fldChar w:fldCharType="begin"/>
            </w:r>
            <w:r w:rsidR="00782A7C">
              <w:rPr>
                <w:noProof/>
                <w:webHidden/>
              </w:rPr>
              <w:instrText xml:space="preserve"> PAGEREF _Toc167026917 \h </w:instrText>
            </w:r>
            <w:r w:rsidR="00782A7C">
              <w:rPr>
                <w:noProof/>
                <w:webHidden/>
              </w:rPr>
            </w:r>
            <w:r w:rsidR="00782A7C">
              <w:rPr>
                <w:noProof/>
                <w:webHidden/>
              </w:rPr>
              <w:fldChar w:fldCharType="separate"/>
            </w:r>
            <w:r w:rsidR="00782A7C">
              <w:rPr>
                <w:noProof/>
                <w:webHidden/>
              </w:rPr>
              <w:t>46</w:t>
            </w:r>
            <w:r w:rsidR="00782A7C">
              <w:rPr>
                <w:noProof/>
                <w:webHidden/>
              </w:rPr>
              <w:fldChar w:fldCharType="end"/>
            </w:r>
          </w:hyperlink>
        </w:p>
        <w:p w:rsidR="00782A7C" w:rsidRDefault="00714580" w14:paraId="14AF9257" w14:textId="3E3F39FF">
          <w:pPr>
            <w:pStyle w:val="TOC4"/>
            <w:tabs>
              <w:tab w:val="right" w:pos="9350"/>
            </w:tabs>
            <w:rPr>
              <w:rFonts w:asciiTheme="minorHAnsi" w:hAnsiTheme="minorHAnsi" w:eastAsiaTheme="minorEastAsia" w:cstheme="minorBidi"/>
              <w:noProof/>
              <w:sz w:val="22"/>
              <w:szCs w:val="22"/>
              <w:lang w:val="en-US"/>
            </w:rPr>
          </w:pPr>
          <w:hyperlink w:history="1" w:anchor="_Toc167026918">
            <w:r w:rsidRPr="00E07375" w:rsidR="00782A7C">
              <w:rPr>
                <w:rStyle w:val="Hyperlink"/>
                <w:noProof/>
              </w:rPr>
              <w:t>11.2 Prerequisite:</w:t>
            </w:r>
            <w:r w:rsidR="00782A7C">
              <w:rPr>
                <w:noProof/>
                <w:webHidden/>
              </w:rPr>
              <w:tab/>
            </w:r>
            <w:r w:rsidR="00782A7C">
              <w:rPr>
                <w:noProof/>
                <w:webHidden/>
              </w:rPr>
              <w:fldChar w:fldCharType="begin"/>
            </w:r>
            <w:r w:rsidR="00782A7C">
              <w:rPr>
                <w:noProof/>
                <w:webHidden/>
              </w:rPr>
              <w:instrText xml:space="preserve"> PAGEREF _Toc167026918 \h </w:instrText>
            </w:r>
            <w:r w:rsidR="00782A7C">
              <w:rPr>
                <w:noProof/>
                <w:webHidden/>
              </w:rPr>
            </w:r>
            <w:r w:rsidR="00782A7C">
              <w:rPr>
                <w:noProof/>
                <w:webHidden/>
              </w:rPr>
              <w:fldChar w:fldCharType="separate"/>
            </w:r>
            <w:r w:rsidR="00782A7C">
              <w:rPr>
                <w:noProof/>
                <w:webHidden/>
              </w:rPr>
              <w:t>46</w:t>
            </w:r>
            <w:r w:rsidR="00782A7C">
              <w:rPr>
                <w:noProof/>
                <w:webHidden/>
              </w:rPr>
              <w:fldChar w:fldCharType="end"/>
            </w:r>
          </w:hyperlink>
        </w:p>
        <w:p w:rsidR="00782A7C" w:rsidRDefault="00714580" w14:paraId="2E8DDB8A" w14:textId="69317503">
          <w:pPr>
            <w:pStyle w:val="TOC4"/>
            <w:tabs>
              <w:tab w:val="right" w:pos="9350"/>
            </w:tabs>
            <w:rPr>
              <w:rFonts w:asciiTheme="minorHAnsi" w:hAnsiTheme="minorHAnsi" w:eastAsiaTheme="minorEastAsia" w:cstheme="minorBidi"/>
              <w:noProof/>
              <w:sz w:val="22"/>
              <w:szCs w:val="22"/>
              <w:lang w:val="en-US"/>
            </w:rPr>
          </w:pPr>
          <w:hyperlink w:history="1" w:anchor="_Toc167026919">
            <w:r w:rsidRPr="00E07375" w:rsidR="00782A7C">
              <w:rPr>
                <w:rStyle w:val="Hyperlink"/>
                <w:noProof/>
              </w:rPr>
              <w:t>11.3 Connection Design</w:t>
            </w:r>
            <w:r w:rsidR="00782A7C">
              <w:rPr>
                <w:noProof/>
                <w:webHidden/>
              </w:rPr>
              <w:tab/>
            </w:r>
            <w:r w:rsidR="00782A7C">
              <w:rPr>
                <w:noProof/>
                <w:webHidden/>
              </w:rPr>
              <w:fldChar w:fldCharType="begin"/>
            </w:r>
            <w:r w:rsidR="00782A7C">
              <w:rPr>
                <w:noProof/>
                <w:webHidden/>
              </w:rPr>
              <w:instrText xml:space="preserve"> PAGEREF _Toc167026919 \h </w:instrText>
            </w:r>
            <w:r w:rsidR="00782A7C">
              <w:rPr>
                <w:noProof/>
                <w:webHidden/>
              </w:rPr>
            </w:r>
            <w:r w:rsidR="00782A7C">
              <w:rPr>
                <w:noProof/>
                <w:webHidden/>
              </w:rPr>
              <w:fldChar w:fldCharType="separate"/>
            </w:r>
            <w:r w:rsidR="00782A7C">
              <w:rPr>
                <w:noProof/>
                <w:webHidden/>
              </w:rPr>
              <w:t>46</w:t>
            </w:r>
            <w:r w:rsidR="00782A7C">
              <w:rPr>
                <w:noProof/>
                <w:webHidden/>
              </w:rPr>
              <w:fldChar w:fldCharType="end"/>
            </w:r>
          </w:hyperlink>
        </w:p>
        <w:p w:rsidR="00782A7C" w:rsidRDefault="00714580" w14:paraId="132BFEFF" w14:textId="39701C83">
          <w:pPr>
            <w:pStyle w:val="TOC4"/>
            <w:tabs>
              <w:tab w:val="right" w:pos="9350"/>
            </w:tabs>
            <w:rPr>
              <w:rFonts w:asciiTheme="minorHAnsi" w:hAnsiTheme="minorHAnsi" w:eastAsiaTheme="minorEastAsia" w:cstheme="minorBidi"/>
              <w:noProof/>
              <w:sz w:val="22"/>
              <w:szCs w:val="22"/>
              <w:lang w:val="en-US"/>
            </w:rPr>
          </w:pPr>
          <w:hyperlink w:history="1" w:anchor="_Toc167026920">
            <w:r w:rsidRPr="00E07375" w:rsidR="00782A7C">
              <w:rPr>
                <w:rStyle w:val="Hyperlink"/>
                <w:noProof/>
              </w:rPr>
              <w:t>11.4 Saviynt-ServiceNow Attribute Mapping</w:t>
            </w:r>
            <w:r w:rsidR="00782A7C">
              <w:rPr>
                <w:noProof/>
                <w:webHidden/>
              </w:rPr>
              <w:tab/>
            </w:r>
            <w:r w:rsidR="00782A7C">
              <w:rPr>
                <w:noProof/>
                <w:webHidden/>
              </w:rPr>
              <w:fldChar w:fldCharType="begin"/>
            </w:r>
            <w:r w:rsidR="00782A7C">
              <w:rPr>
                <w:noProof/>
                <w:webHidden/>
              </w:rPr>
              <w:instrText xml:space="preserve"> PAGEREF _Toc167026920 \h </w:instrText>
            </w:r>
            <w:r w:rsidR="00782A7C">
              <w:rPr>
                <w:noProof/>
                <w:webHidden/>
              </w:rPr>
            </w:r>
            <w:r w:rsidR="00782A7C">
              <w:rPr>
                <w:noProof/>
                <w:webHidden/>
              </w:rPr>
              <w:fldChar w:fldCharType="separate"/>
            </w:r>
            <w:r w:rsidR="00782A7C">
              <w:rPr>
                <w:noProof/>
                <w:webHidden/>
              </w:rPr>
              <w:t>46</w:t>
            </w:r>
            <w:r w:rsidR="00782A7C">
              <w:rPr>
                <w:noProof/>
                <w:webHidden/>
              </w:rPr>
              <w:fldChar w:fldCharType="end"/>
            </w:r>
          </w:hyperlink>
        </w:p>
        <w:p w:rsidR="00782A7C" w:rsidRDefault="00714580" w14:paraId="19E24984" w14:textId="68F503EF">
          <w:pPr>
            <w:pStyle w:val="TOC4"/>
            <w:tabs>
              <w:tab w:val="right" w:pos="9350"/>
            </w:tabs>
            <w:rPr>
              <w:rFonts w:asciiTheme="minorHAnsi" w:hAnsiTheme="minorHAnsi" w:eastAsiaTheme="minorEastAsia" w:cstheme="minorBidi"/>
              <w:noProof/>
              <w:sz w:val="22"/>
              <w:szCs w:val="22"/>
              <w:lang w:val="en-US"/>
            </w:rPr>
          </w:pPr>
          <w:hyperlink w:history="1" w:anchor="_Toc167026921">
            <w:r w:rsidRPr="00E07375" w:rsidR="00782A7C">
              <w:rPr>
                <w:rStyle w:val="Hyperlink"/>
                <w:noProof/>
              </w:rPr>
              <w:t>11.5 ServiceNow Account Management Processes</w:t>
            </w:r>
            <w:r w:rsidR="00782A7C">
              <w:rPr>
                <w:noProof/>
                <w:webHidden/>
              </w:rPr>
              <w:tab/>
            </w:r>
            <w:r w:rsidR="00782A7C">
              <w:rPr>
                <w:noProof/>
                <w:webHidden/>
              </w:rPr>
              <w:fldChar w:fldCharType="begin"/>
            </w:r>
            <w:r w:rsidR="00782A7C">
              <w:rPr>
                <w:noProof/>
                <w:webHidden/>
              </w:rPr>
              <w:instrText xml:space="preserve"> PAGEREF _Toc167026921 \h </w:instrText>
            </w:r>
            <w:r w:rsidR="00782A7C">
              <w:rPr>
                <w:noProof/>
                <w:webHidden/>
              </w:rPr>
            </w:r>
            <w:r w:rsidR="00782A7C">
              <w:rPr>
                <w:noProof/>
                <w:webHidden/>
              </w:rPr>
              <w:fldChar w:fldCharType="separate"/>
            </w:r>
            <w:r w:rsidR="00782A7C">
              <w:rPr>
                <w:noProof/>
                <w:webHidden/>
              </w:rPr>
              <w:t>47</w:t>
            </w:r>
            <w:r w:rsidR="00782A7C">
              <w:rPr>
                <w:noProof/>
                <w:webHidden/>
              </w:rPr>
              <w:fldChar w:fldCharType="end"/>
            </w:r>
          </w:hyperlink>
        </w:p>
        <w:p w:rsidR="00782A7C" w:rsidRDefault="00714580" w14:paraId="192B0E5E" w14:textId="70AA52D3">
          <w:pPr>
            <w:pStyle w:val="TOC5"/>
            <w:tabs>
              <w:tab w:val="right" w:pos="9350"/>
            </w:tabs>
            <w:rPr>
              <w:rFonts w:asciiTheme="minorHAnsi" w:hAnsiTheme="minorHAnsi" w:eastAsiaTheme="minorEastAsia" w:cstheme="minorBidi"/>
              <w:noProof/>
              <w:sz w:val="22"/>
              <w:szCs w:val="22"/>
              <w:lang w:val="en-US"/>
            </w:rPr>
          </w:pPr>
          <w:hyperlink w:history="1" w:anchor="_Toc167026922">
            <w:r w:rsidRPr="00E07375" w:rsidR="00782A7C">
              <w:rPr>
                <w:rStyle w:val="Hyperlink"/>
                <w:noProof/>
              </w:rPr>
              <w:t>Important Rules</w:t>
            </w:r>
            <w:r w:rsidR="00782A7C">
              <w:rPr>
                <w:noProof/>
                <w:webHidden/>
              </w:rPr>
              <w:tab/>
            </w:r>
            <w:r w:rsidR="00782A7C">
              <w:rPr>
                <w:noProof/>
                <w:webHidden/>
              </w:rPr>
              <w:fldChar w:fldCharType="begin"/>
            </w:r>
            <w:r w:rsidR="00782A7C">
              <w:rPr>
                <w:noProof/>
                <w:webHidden/>
              </w:rPr>
              <w:instrText xml:space="preserve"> PAGEREF _Toc167026922 \h </w:instrText>
            </w:r>
            <w:r w:rsidR="00782A7C">
              <w:rPr>
                <w:noProof/>
                <w:webHidden/>
              </w:rPr>
            </w:r>
            <w:r w:rsidR="00782A7C">
              <w:rPr>
                <w:noProof/>
                <w:webHidden/>
              </w:rPr>
              <w:fldChar w:fldCharType="separate"/>
            </w:r>
            <w:r w:rsidR="00782A7C">
              <w:rPr>
                <w:noProof/>
                <w:webHidden/>
              </w:rPr>
              <w:t>47</w:t>
            </w:r>
            <w:r w:rsidR="00782A7C">
              <w:rPr>
                <w:noProof/>
                <w:webHidden/>
              </w:rPr>
              <w:fldChar w:fldCharType="end"/>
            </w:r>
          </w:hyperlink>
        </w:p>
        <w:p w:rsidR="00782A7C" w:rsidRDefault="00714580" w14:paraId="23D2F595" w14:textId="13F7ADDC">
          <w:pPr>
            <w:pStyle w:val="TOC5"/>
            <w:tabs>
              <w:tab w:val="right" w:pos="9350"/>
            </w:tabs>
            <w:rPr>
              <w:rFonts w:asciiTheme="minorHAnsi" w:hAnsiTheme="minorHAnsi" w:eastAsiaTheme="minorEastAsia" w:cstheme="minorBidi"/>
              <w:noProof/>
              <w:sz w:val="22"/>
              <w:szCs w:val="22"/>
              <w:lang w:val="en-US"/>
            </w:rPr>
          </w:pPr>
          <w:hyperlink w:history="1" w:anchor="_Toc167026923">
            <w:r w:rsidRPr="00E07375" w:rsidR="00782A7C">
              <w:rPr>
                <w:rStyle w:val="Hyperlink"/>
                <w:noProof/>
              </w:rPr>
              <w:t>User Events</w:t>
            </w:r>
            <w:r w:rsidR="00782A7C">
              <w:rPr>
                <w:noProof/>
                <w:webHidden/>
              </w:rPr>
              <w:tab/>
            </w:r>
            <w:r w:rsidR="00782A7C">
              <w:rPr>
                <w:noProof/>
                <w:webHidden/>
              </w:rPr>
              <w:fldChar w:fldCharType="begin"/>
            </w:r>
            <w:r w:rsidR="00782A7C">
              <w:rPr>
                <w:noProof/>
                <w:webHidden/>
              </w:rPr>
              <w:instrText xml:space="preserve"> PAGEREF _Toc167026923 \h </w:instrText>
            </w:r>
            <w:r w:rsidR="00782A7C">
              <w:rPr>
                <w:noProof/>
                <w:webHidden/>
              </w:rPr>
            </w:r>
            <w:r w:rsidR="00782A7C">
              <w:rPr>
                <w:noProof/>
                <w:webHidden/>
              </w:rPr>
              <w:fldChar w:fldCharType="separate"/>
            </w:r>
            <w:r w:rsidR="00782A7C">
              <w:rPr>
                <w:noProof/>
                <w:webHidden/>
              </w:rPr>
              <w:t>47</w:t>
            </w:r>
            <w:r w:rsidR="00782A7C">
              <w:rPr>
                <w:noProof/>
                <w:webHidden/>
              </w:rPr>
              <w:fldChar w:fldCharType="end"/>
            </w:r>
          </w:hyperlink>
        </w:p>
        <w:p w:rsidR="00782A7C" w:rsidRDefault="00714580" w14:paraId="6F2408E7" w14:textId="21B96D36">
          <w:pPr>
            <w:pStyle w:val="TOC1"/>
            <w:tabs>
              <w:tab w:val="left" w:pos="600"/>
              <w:tab w:val="right" w:pos="9350"/>
            </w:tabs>
            <w:rPr>
              <w:rFonts w:asciiTheme="minorHAnsi" w:hAnsiTheme="minorHAnsi" w:eastAsiaTheme="minorEastAsia" w:cstheme="minorBidi"/>
              <w:noProof/>
              <w:sz w:val="22"/>
              <w:szCs w:val="22"/>
              <w:lang w:val="en-US"/>
            </w:rPr>
          </w:pPr>
          <w:hyperlink w:history="1" w:anchor="_Toc167026924">
            <w:r w:rsidRPr="00E07375" w:rsidR="00782A7C">
              <w:rPr>
                <w:rStyle w:val="Hyperlink"/>
                <w:noProof/>
              </w:rPr>
              <w:t>13.</w:t>
            </w:r>
            <w:r w:rsidR="00782A7C">
              <w:rPr>
                <w:rFonts w:asciiTheme="minorHAnsi" w:hAnsiTheme="minorHAnsi" w:eastAsiaTheme="minorEastAsia" w:cstheme="minorBidi"/>
                <w:noProof/>
                <w:sz w:val="22"/>
                <w:szCs w:val="22"/>
                <w:lang w:val="en-US"/>
              </w:rPr>
              <w:tab/>
            </w:r>
            <w:r w:rsidRPr="00E07375" w:rsidR="00782A7C">
              <w:rPr>
                <w:rStyle w:val="Hyperlink"/>
                <w:noProof/>
              </w:rPr>
              <w:t>Duo INTEGRATION (FULL)</w:t>
            </w:r>
            <w:r w:rsidR="00782A7C">
              <w:rPr>
                <w:noProof/>
                <w:webHidden/>
              </w:rPr>
              <w:tab/>
            </w:r>
            <w:r w:rsidR="00782A7C">
              <w:rPr>
                <w:noProof/>
                <w:webHidden/>
              </w:rPr>
              <w:fldChar w:fldCharType="begin"/>
            </w:r>
            <w:r w:rsidR="00782A7C">
              <w:rPr>
                <w:noProof/>
                <w:webHidden/>
              </w:rPr>
              <w:instrText xml:space="preserve"> PAGEREF _Toc167026924 \h </w:instrText>
            </w:r>
            <w:r w:rsidR="00782A7C">
              <w:rPr>
                <w:noProof/>
                <w:webHidden/>
              </w:rPr>
            </w:r>
            <w:r w:rsidR="00782A7C">
              <w:rPr>
                <w:noProof/>
                <w:webHidden/>
              </w:rPr>
              <w:fldChar w:fldCharType="separate"/>
            </w:r>
            <w:r w:rsidR="00782A7C">
              <w:rPr>
                <w:noProof/>
                <w:webHidden/>
              </w:rPr>
              <w:t>48</w:t>
            </w:r>
            <w:r w:rsidR="00782A7C">
              <w:rPr>
                <w:noProof/>
                <w:webHidden/>
              </w:rPr>
              <w:fldChar w:fldCharType="end"/>
            </w:r>
          </w:hyperlink>
        </w:p>
        <w:p w:rsidR="00782A7C" w:rsidRDefault="00714580" w14:paraId="54767376" w14:textId="0CFA9DF1">
          <w:pPr>
            <w:pStyle w:val="TOC4"/>
            <w:tabs>
              <w:tab w:val="right" w:pos="9350"/>
            </w:tabs>
            <w:rPr>
              <w:rFonts w:asciiTheme="minorHAnsi" w:hAnsiTheme="minorHAnsi" w:eastAsiaTheme="minorEastAsia" w:cstheme="minorBidi"/>
              <w:noProof/>
              <w:sz w:val="22"/>
              <w:szCs w:val="22"/>
              <w:lang w:val="en-US"/>
            </w:rPr>
          </w:pPr>
          <w:hyperlink w:history="1" w:anchor="_Toc167026925">
            <w:r w:rsidRPr="00E07375" w:rsidR="00782A7C">
              <w:rPr>
                <w:rStyle w:val="Hyperlink"/>
                <w:noProof/>
              </w:rPr>
              <w:t>12.1 Assumptions:</w:t>
            </w:r>
            <w:r w:rsidR="00782A7C">
              <w:rPr>
                <w:noProof/>
                <w:webHidden/>
              </w:rPr>
              <w:tab/>
            </w:r>
            <w:r w:rsidR="00782A7C">
              <w:rPr>
                <w:noProof/>
                <w:webHidden/>
              </w:rPr>
              <w:fldChar w:fldCharType="begin"/>
            </w:r>
            <w:r w:rsidR="00782A7C">
              <w:rPr>
                <w:noProof/>
                <w:webHidden/>
              </w:rPr>
              <w:instrText xml:space="preserve"> PAGEREF _Toc167026925 \h </w:instrText>
            </w:r>
            <w:r w:rsidR="00782A7C">
              <w:rPr>
                <w:noProof/>
                <w:webHidden/>
              </w:rPr>
            </w:r>
            <w:r w:rsidR="00782A7C">
              <w:rPr>
                <w:noProof/>
                <w:webHidden/>
              </w:rPr>
              <w:fldChar w:fldCharType="separate"/>
            </w:r>
            <w:r w:rsidR="00782A7C">
              <w:rPr>
                <w:noProof/>
                <w:webHidden/>
              </w:rPr>
              <w:t>48</w:t>
            </w:r>
            <w:r w:rsidR="00782A7C">
              <w:rPr>
                <w:noProof/>
                <w:webHidden/>
              </w:rPr>
              <w:fldChar w:fldCharType="end"/>
            </w:r>
          </w:hyperlink>
        </w:p>
        <w:p w:rsidR="00782A7C" w:rsidRDefault="00714580" w14:paraId="5F386549" w14:textId="024D7558">
          <w:pPr>
            <w:pStyle w:val="TOC4"/>
            <w:tabs>
              <w:tab w:val="right" w:pos="9350"/>
            </w:tabs>
            <w:rPr>
              <w:rFonts w:asciiTheme="minorHAnsi" w:hAnsiTheme="minorHAnsi" w:eastAsiaTheme="minorEastAsia" w:cstheme="minorBidi"/>
              <w:noProof/>
              <w:sz w:val="22"/>
              <w:szCs w:val="22"/>
              <w:lang w:val="en-US"/>
            </w:rPr>
          </w:pPr>
          <w:hyperlink w:history="1" w:anchor="_Toc167026926">
            <w:r w:rsidRPr="00E07375" w:rsidR="00782A7C">
              <w:rPr>
                <w:rStyle w:val="Hyperlink"/>
                <w:noProof/>
              </w:rPr>
              <w:t>12.2 Prerequisite:</w:t>
            </w:r>
            <w:r w:rsidR="00782A7C">
              <w:rPr>
                <w:noProof/>
                <w:webHidden/>
              </w:rPr>
              <w:tab/>
            </w:r>
            <w:r w:rsidR="00782A7C">
              <w:rPr>
                <w:noProof/>
                <w:webHidden/>
              </w:rPr>
              <w:fldChar w:fldCharType="begin"/>
            </w:r>
            <w:r w:rsidR="00782A7C">
              <w:rPr>
                <w:noProof/>
                <w:webHidden/>
              </w:rPr>
              <w:instrText xml:space="preserve"> PAGEREF _Toc167026926 \h </w:instrText>
            </w:r>
            <w:r w:rsidR="00782A7C">
              <w:rPr>
                <w:noProof/>
                <w:webHidden/>
              </w:rPr>
            </w:r>
            <w:r w:rsidR="00782A7C">
              <w:rPr>
                <w:noProof/>
                <w:webHidden/>
              </w:rPr>
              <w:fldChar w:fldCharType="separate"/>
            </w:r>
            <w:r w:rsidR="00782A7C">
              <w:rPr>
                <w:noProof/>
                <w:webHidden/>
              </w:rPr>
              <w:t>48</w:t>
            </w:r>
            <w:r w:rsidR="00782A7C">
              <w:rPr>
                <w:noProof/>
                <w:webHidden/>
              </w:rPr>
              <w:fldChar w:fldCharType="end"/>
            </w:r>
          </w:hyperlink>
        </w:p>
        <w:p w:rsidR="00782A7C" w:rsidRDefault="00714580" w14:paraId="11927F2F" w14:textId="1AA9542D">
          <w:pPr>
            <w:pStyle w:val="TOC4"/>
            <w:tabs>
              <w:tab w:val="right" w:pos="9350"/>
            </w:tabs>
            <w:rPr>
              <w:rFonts w:asciiTheme="minorHAnsi" w:hAnsiTheme="minorHAnsi" w:eastAsiaTheme="minorEastAsia" w:cstheme="minorBidi"/>
              <w:noProof/>
              <w:sz w:val="22"/>
              <w:szCs w:val="22"/>
              <w:lang w:val="en-US"/>
            </w:rPr>
          </w:pPr>
          <w:hyperlink w:history="1" w:anchor="_Toc167026927">
            <w:r w:rsidRPr="00E07375" w:rsidR="00782A7C">
              <w:rPr>
                <w:rStyle w:val="Hyperlink"/>
                <w:noProof/>
              </w:rPr>
              <w:t>12.3 Connection Design</w:t>
            </w:r>
            <w:r w:rsidR="00782A7C">
              <w:rPr>
                <w:noProof/>
                <w:webHidden/>
              </w:rPr>
              <w:tab/>
            </w:r>
            <w:r w:rsidR="00782A7C">
              <w:rPr>
                <w:noProof/>
                <w:webHidden/>
              </w:rPr>
              <w:fldChar w:fldCharType="begin"/>
            </w:r>
            <w:r w:rsidR="00782A7C">
              <w:rPr>
                <w:noProof/>
                <w:webHidden/>
              </w:rPr>
              <w:instrText xml:space="preserve"> PAGEREF _Toc167026927 \h </w:instrText>
            </w:r>
            <w:r w:rsidR="00782A7C">
              <w:rPr>
                <w:noProof/>
                <w:webHidden/>
              </w:rPr>
            </w:r>
            <w:r w:rsidR="00782A7C">
              <w:rPr>
                <w:noProof/>
                <w:webHidden/>
              </w:rPr>
              <w:fldChar w:fldCharType="separate"/>
            </w:r>
            <w:r w:rsidR="00782A7C">
              <w:rPr>
                <w:noProof/>
                <w:webHidden/>
              </w:rPr>
              <w:t>48</w:t>
            </w:r>
            <w:r w:rsidR="00782A7C">
              <w:rPr>
                <w:noProof/>
                <w:webHidden/>
              </w:rPr>
              <w:fldChar w:fldCharType="end"/>
            </w:r>
          </w:hyperlink>
        </w:p>
        <w:p w:rsidR="00782A7C" w:rsidRDefault="00714580" w14:paraId="3C25E380" w14:textId="1D1DD0CB">
          <w:pPr>
            <w:pStyle w:val="TOC4"/>
            <w:tabs>
              <w:tab w:val="right" w:pos="9350"/>
            </w:tabs>
            <w:rPr>
              <w:rFonts w:asciiTheme="minorHAnsi" w:hAnsiTheme="minorHAnsi" w:eastAsiaTheme="minorEastAsia" w:cstheme="minorBidi"/>
              <w:noProof/>
              <w:sz w:val="22"/>
              <w:szCs w:val="22"/>
              <w:lang w:val="en-US"/>
            </w:rPr>
          </w:pPr>
          <w:hyperlink w:history="1" w:anchor="_Toc167026928">
            <w:r w:rsidRPr="00E07375" w:rsidR="00782A7C">
              <w:rPr>
                <w:rStyle w:val="Hyperlink"/>
                <w:noProof/>
              </w:rPr>
              <w:t>12.4 Saviynt-Duo Attribute Mapping</w:t>
            </w:r>
            <w:r w:rsidR="00782A7C">
              <w:rPr>
                <w:noProof/>
                <w:webHidden/>
              </w:rPr>
              <w:tab/>
            </w:r>
            <w:r w:rsidR="00782A7C">
              <w:rPr>
                <w:noProof/>
                <w:webHidden/>
              </w:rPr>
              <w:fldChar w:fldCharType="begin"/>
            </w:r>
            <w:r w:rsidR="00782A7C">
              <w:rPr>
                <w:noProof/>
                <w:webHidden/>
              </w:rPr>
              <w:instrText xml:space="preserve"> PAGEREF _Toc167026928 \h </w:instrText>
            </w:r>
            <w:r w:rsidR="00782A7C">
              <w:rPr>
                <w:noProof/>
                <w:webHidden/>
              </w:rPr>
            </w:r>
            <w:r w:rsidR="00782A7C">
              <w:rPr>
                <w:noProof/>
                <w:webHidden/>
              </w:rPr>
              <w:fldChar w:fldCharType="separate"/>
            </w:r>
            <w:r w:rsidR="00782A7C">
              <w:rPr>
                <w:noProof/>
                <w:webHidden/>
              </w:rPr>
              <w:t>49</w:t>
            </w:r>
            <w:r w:rsidR="00782A7C">
              <w:rPr>
                <w:noProof/>
                <w:webHidden/>
              </w:rPr>
              <w:fldChar w:fldCharType="end"/>
            </w:r>
          </w:hyperlink>
        </w:p>
        <w:p w:rsidR="00782A7C" w:rsidRDefault="00714580" w14:paraId="14956C89" w14:textId="50B45D2A">
          <w:pPr>
            <w:pStyle w:val="TOC4"/>
            <w:tabs>
              <w:tab w:val="right" w:pos="9350"/>
            </w:tabs>
            <w:rPr>
              <w:rFonts w:asciiTheme="minorHAnsi" w:hAnsiTheme="minorHAnsi" w:eastAsiaTheme="minorEastAsia" w:cstheme="minorBidi"/>
              <w:noProof/>
              <w:sz w:val="22"/>
              <w:szCs w:val="22"/>
              <w:lang w:val="en-US"/>
            </w:rPr>
          </w:pPr>
          <w:hyperlink w:history="1" w:anchor="_Toc167026929">
            <w:r w:rsidRPr="00E07375" w:rsidR="00782A7C">
              <w:rPr>
                <w:rStyle w:val="Hyperlink"/>
                <w:noProof/>
              </w:rPr>
              <w:t>12.5 DUO Account and access Management Processes</w:t>
            </w:r>
            <w:r w:rsidR="00782A7C">
              <w:rPr>
                <w:noProof/>
                <w:webHidden/>
              </w:rPr>
              <w:tab/>
            </w:r>
            <w:r w:rsidR="00782A7C">
              <w:rPr>
                <w:noProof/>
                <w:webHidden/>
              </w:rPr>
              <w:fldChar w:fldCharType="begin"/>
            </w:r>
            <w:r w:rsidR="00782A7C">
              <w:rPr>
                <w:noProof/>
                <w:webHidden/>
              </w:rPr>
              <w:instrText xml:space="preserve"> PAGEREF _Toc167026929 \h </w:instrText>
            </w:r>
            <w:r w:rsidR="00782A7C">
              <w:rPr>
                <w:noProof/>
                <w:webHidden/>
              </w:rPr>
            </w:r>
            <w:r w:rsidR="00782A7C">
              <w:rPr>
                <w:noProof/>
                <w:webHidden/>
              </w:rPr>
              <w:fldChar w:fldCharType="separate"/>
            </w:r>
            <w:r w:rsidR="00782A7C">
              <w:rPr>
                <w:noProof/>
                <w:webHidden/>
              </w:rPr>
              <w:t>49</w:t>
            </w:r>
            <w:r w:rsidR="00782A7C">
              <w:rPr>
                <w:noProof/>
                <w:webHidden/>
              </w:rPr>
              <w:fldChar w:fldCharType="end"/>
            </w:r>
          </w:hyperlink>
        </w:p>
        <w:p w:rsidR="00782A7C" w:rsidRDefault="00714580" w14:paraId="43717EBD" w14:textId="2DAD3E00">
          <w:pPr>
            <w:pStyle w:val="TOC5"/>
            <w:tabs>
              <w:tab w:val="right" w:pos="9350"/>
            </w:tabs>
            <w:rPr>
              <w:rFonts w:asciiTheme="minorHAnsi" w:hAnsiTheme="minorHAnsi" w:eastAsiaTheme="minorEastAsia" w:cstheme="minorBidi"/>
              <w:noProof/>
              <w:sz w:val="22"/>
              <w:szCs w:val="22"/>
              <w:lang w:val="en-US"/>
            </w:rPr>
          </w:pPr>
          <w:hyperlink w:history="1" w:anchor="_Toc167026930">
            <w:r w:rsidRPr="00E07375" w:rsidR="00782A7C">
              <w:rPr>
                <w:rStyle w:val="Hyperlink"/>
                <w:noProof/>
              </w:rPr>
              <w:t>Important Rules</w:t>
            </w:r>
            <w:r w:rsidR="00782A7C">
              <w:rPr>
                <w:noProof/>
                <w:webHidden/>
              </w:rPr>
              <w:tab/>
            </w:r>
            <w:r w:rsidR="00782A7C">
              <w:rPr>
                <w:noProof/>
                <w:webHidden/>
              </w:rPr>
              <w:fldChar w:fldCharType="begin"/>
            </w:r>
            <w:r w:rsidR="00782A7C">
              <w:rPr>
                <w:noProof/>
                <w:webHidden/>
              </w:rPr>
              <w:instrText xml:space="preserve"> PAGEREF _Toc167026930 \h </w:instrText>
            </w:r>
            <w:r w:rsidR="00782A7C">
              <w:rPr>
                <w:noProof/>
                <w:webHidden/>
              </w:rPr>
            </w:r>
            <w:r w:rsidR="00782A7C">
              <w:rPr>
                <w:noProof/>
                <w:webHidden/>
              </w:rPr>
              <w:fldChar w:fldCharType="separate"/>
            </w:r>
            <w:r w:rsidR="00782A7C">
              <w:rPr>
                <w:noProof/>
                <w:webHidden/>
              </w:rPr>
              <w:t>50</w:t>
            </w:r>
            <w:r w:rsidR="00782A7C">
              <w:rPr>
                <w:noProof/>
                <w:webHidden/>
              </w:rPr>
              <w:fldChar w:fldCharType="end"/>
            </w:r>
          </w:hyperlink>
        </w:p>
        <w:p w:rsidR="00782A7C" w:rsidRDefault="00714580" w14:paraId="7417F0A0" w14:textId="2525A722">
          <w:pPr>
            <w:pStyle w:val="TOC5"/>
            <w:tabs>
              <w:tab w:val="right" w:pos="9350"/>
            </w:tabs>
            <w:rPr>
              <w:rFonts w:asciiTheme="minorHAnsi" w:hAnsiTheme="minorHAnsi" w:eastAsiaTheme="minorEastAsia" w:cstheme="minorBidi"/>
              <w:noProof/>
              <w:sz w:val="22"/>
              <w:szCs w:val="22"/>
              <w:lang w:val="en-US"/>
            </w:rPr>
          </w:pPr>
          <w:hyperlink w:history="1" w:anchor="_Toc167026931">
            <w:r w:rsidRPr="00E07375" w:rsidR="00782A7C">
              <w:rPr>
                <w:rStyle w:val="Hyperlink"/>
                <w:noProof/>
              </w:rPr>
              <w:t>User Events</w:t>
            </w:r>
            <w:r w:rsidR="00782A7C">
              <w:rPr>
                <w:noProof/>
                <w:webHidden/>
              </w:rPr>
              <w:tab/>
            </w:r>
            <w:r w:rsidR="00782A7C">
              <w:rPr>
                <w:noProof/>
                <w:webHidden/>
              </w:rPr>
              <w:fldChar w:fldCharType="begin"/>
            </w:r>
            <w:r w:rsidR="00782A7C">
              <w:rPr>
                <w:noProof/>
                <w:webHidden/>
              </w:rPr>
              <w:instrText xml:space="preserve"> PAGEREF _Toc167026931 \h </w:instrText>
            </w:r>
            <w:r w:rsidR="00782A7C">
              <w:rPr>
                <w:noProof/>
                <w:webHidden/>
              </w:rPr>
            </w:r>
            <w:r w:rsidR="00782A7C">
              <w:rPr>
                <w:noProof/>
                <w:webHidden/>
              </w:rPr>
              <w:fldChar w:fldCharType="separate"/>
            </w:r>
            <w:r w:rsidR="00782A7C">
              <w:rPr>
                <w:noProof/>
                <w:webHidden/>
              </w:rPr>
              <w:t>50</w:t>
            </w:r>
            <w:r w:rsidR="00782A7C">
              <w:rPr>
                <w:noProof/>
                <w:webHidden/>
              </w:rPr>
              <w:fldChar w:fldCharType="end"/>
            </w:r>
          </w:hyperlink>
        </w:p>
        <w:p w:rsidR="00782A7C" w:rsidRDefault="00714580" w14:paraId="55770D67" w14:textId="24866D8F">
          <w:pPr>
            <w:pStyle w:val="TOC1"/>
            <w:tabs>
              <w:tab w:val="left" w:pos="600"/>
              <w:tab w:val="right" w:pos="9350"/>
            </w:tabs>
            <w:rPr>
              <w:rFonts w:asciiTheme="minorHAnsi" w:hAnsiTheme="minorHAnsi" w:eastAsiaTheme="minorEastAsia" w:cstheme="minorBidi"/>
              <w:noProof/>
              <w:sz w:val="22"/>
              <w:szCs w:val="22"/>
              <w:lang w:val="en-US"/>
            </w:rPr>
          </w:pPr>
          <w:hyperlink w:history="1" w:anchor="_Toc167026932">
            <w:r w:rsidRPr="00E07375" w:rsidR="00782A7C">
              <w:rPr>
                <w:rStyle w:val="Hyperlink"/>
                <w:noProof/>
              </w:rPr>
              <w:t>14.</w:t>
            </w:r>
            <w:r w:rsidR="00782A7C">
              <w:rPr>
                <w:rFonts w:asciiTheme="minorHAnsi" w:hAnsiTheme="minorHAnsi" w:eastAsiaTheme="minorEastAsia" w:cstheme="minorBidi"/>
                <w:noProof/>
                <w:sz w:val="22"/>
                <w:szCs w:val="22"/>
                <w:lang w:val="en-US"/>
              </w:rPr>
              <w:tab/>
            </w:r>
            <w:r w:rsidRPr="00E07375" w:rsidR="00782A7C">
              <w:rPr>
                <w:rStyle w:val="Hyperlink"/>
                <w:noProof/>
              </w:rPr>
              <w:t>PSDB Provisioning</w:t>
            </w:r>
            <w:r w:rsidR="00782A7C">
              <w:rPr>
                <w:noProof/>
                <w:webHidden/>
              </w:rPr>
              <w:tab/>
            </w:r>
            <w:r w:rsidR="00782A7C">
              <w:rPr>
                <w:noProof/>
                <w:webHidden/>
              </w:rPr>
              <w:fldChar w:fldCharType="begin"/>
            </w:r>
            <w:r w:rsidR="00782A7C">
              <w:rPr>
                <w:noProof/>
                <w:webHidden/>
              </w:rPr>
              <w:instrText xml:space="preserve"> PAGEREF _Toc167026932 \h </w:instrText>
            </w:r>
            <w:r w:rsidR="00782A7C">
              <w:rPr>
                <w:noProof/>
                <w:webHidden/>
              </w:rPr>
            </w:r>
            <w:r w:rsidR="00782A7C">
              <w:rPr>
                <w:noProof/>
                <w:webHidden/>
              </w:rPr>
              <w:fldChar w:fldCharType="separate"/>
            </w:r>
            <w:r w:rsidR="00782A7C">
              <w:rPr>
                <w:noProof/>
                <w:webHidden/>
              </w:rPr>
              <w:t>51</w:t>
            </w:r>
            <w:r w:rsidR="00782A7C">
              <w:rPr>
                <w:noProof/>
                <w:webHidden/>
              </w:rPr>
              <w:fldChar w:fldCharType="end"/>
            </w:r>
          </w:hyperlink>
        </w:p>
        <w:p w:rsidR="00782A7C" w:rsidRDefault="00714580" w14:paraId="534A1C2E" w14:textId="2D710982">
          <w:pPr>
            <w:pStyle w:val="TOC4"/>
            <w:tabs>
              <w:tab w:val="right" w:pos="9350"/>
            </w:tabs>
            <w:rPr>
              <w:rFonts w:asciiTheme="minorHAnsi" w:hAnsiTheme="minorHAnsi" w:eastAsiaTheme="minorEastAsia" w:cstheme="minorBidi"/>
              <w:noProof/>
              <w:sz w:val="22"/>
              <w:szCs w:val="22"/>
              <w:lang w:val="en-US"/>
            </w:rPr>
          </w:pPr>
          <w:hyperlink w:history="1" w:anchor="_Toc167026933">
            <w:r w:rsidRPr="00E07375" w:rsidR="00782A7C">
              <w:rPr>
                <w:rStyle w:val="Hyperlink"/>
                <w:noProof/>
              </w:rPr>
              <w:t>14.1 Assumptions:</w:t>
            </w:r>
            <w:r w:rsidR="00782A7C">
              <w:rPr>
                <w:noProof/>
                <w:webHidden/>
              </w:rPr>
              <w:tab/>
            </w:r>
            <w:r w:rsidR="00782A7C">
              <w:rPr>
                <w:noProof/>
                <w:webHidden/>
              </w:rPr>
              <w:fldChar w:fldCharType="begin"/>
            </w:r>
            <w:r w:rsidR="00782A7C">
              <w:rPr>
                <w:noProof/>
                <w:webHidden/>
              </w:rPr>
              <w:instrText xml:space="preserve"> PAGEREF _Toc167026933 \h </w:instrText>
            </w:r>
            <w:r w:rsidR="00782A7C">
              <w:rPr>
                <w:noProof/>
                <w:webHidden/>
              </w:rPr>
            </w:r>
            <w:r w:rsidR="00782A7C">
              <w:rPr>
                <w:noProof/>
                <w:webHidden/>
              </w:rPr>
              <w:fldChar w:fldCharType="separate"/>
            </w:r>
            <w:r w:rsidR="00782A7C">
              <w:rPr>
                <w:noProof/>
                <w:webHidden/>
              </w:rPr>
              <w:t>51</w:t>
            </w:r>
            <w:r w:rsidR="00782A7C">
              <w:rPr>
                <w:noProof/>
                <w:webHidden/>
              </w:rPr>
              <w:fldChar w:fldCharType="end"/>
            </w:r>
          </w:hyperlink>
        </w:p>
        <w:p w:rsidR="00782A7C" w:rsidRDefault="00714580" w14:paraId="5D2802E6" w14:textId="18A16067">
          <w:pPr>
            <w:pStyle w:val="TOC4"/>
            <w:tabs>
              <w:tab w:val="right" w:pos="9350"/>
            </w:tabs>
            <w:rPr>
              <w:rFonts w:asciiTheme="minorHAnsi" w:hAnsiTheme="minorHAnsi" w:eastAsiaTheme="minorEastAsia" w:cstheme="minorBidi"/>
              <w:noProof/>
              <w:sz w:val="22"/>
              <w:szCs w:val="22"/>
              <w:lang w:val="en-US"/>
            </w:rPr>
          </w:pPr>
          <w:hyperlink w:history="1" w:anchor="_Toc167026934">
            <w:r w:rsidRPr="00E07375" w:rsidR="00782A7C">
              <w:rPr>
                <w:rStyle w:val="Hyperlink"/>
                <w:noProof/>
              </w:rPr>
              <w:t>14.2 Prerequisite:</w:t>
            </w:r>
            <w:r w:rsidR="00782A7C">
              <w:rPr>
                <w:noProof/>
                <w:webHidden/>
              </w:rPr>
              <w:tab/>
            </w:r>
            <w:r w:rsidR="00782A7C">
              <w:rPr>
                <w:noProof/>
                <w:webHidden/>
              </w:rPr>
              <w:fldChar w:fldCharType="begin"/>
            </w:r>
            <w:r w:rsidR="00782A7C">
              <w:rPr>
                <w:noProof/>
                <w:webHidden/>
              </w:rPr>
              <w:instrText xml:space="preserve"> PAGEREF _Toc167026934 \h </w:instrText>
            </w:r>
            <w:r w:rsidR="00782A7C">
              <w:rPr>
                <w:noProof/>
                <w:webHidden/>
              </w:rPr>
            </w:r>
            <w:r w:rsidR="00782A7C">
              <w:rPr>
                <w:noProof/>
                <w:webHidden/>
              </w:rPr>
              <w:fldChar w:fldCharType="separate"/>
            </w:r>
            <w:r w:rsidR="00782A7C">
              <w:rPr>
                <w:noProof/>
                <w:webHidden/>
              </w:rPr>
              <w:t>52</w:t>
            </w:r>
            <w:r w:rsidR="00782A7C">
              <w:rPr>
                <w:noProof/>
                <w:webHidden/>
              </w:rPr>
              <w:fldChar w:fldCharType="end"/>
            </w:r>
          </w:hyperlink>
        </w:p>
        <w:p w:rsidR="00782A7C" w:rsidRDefault="00714580" w14:paraId="63042ADD" w14:textId="5AFBAA94">
          <w:pPr>
            <w:pStyle w:val="TOC4"/>
            <w:tabs>
              <w:tab w:val="right" w:pos="9350"/>
            </w:tabs>
            <w:rPr>
              <w:rFonts w:asciiTheme="minorHAnsi" w:hAnsiTheme="minorHAnsi" w:eastAsiaTheme="minorEastAsia" w:cstheme="minorBidi"/>
              <w:noProof/>
              <w:sz w:val="22"/>
              <w:szCs w:val="22"/>
              <w:lang w:val="en-US"/>
            </w:rPr>
          </w:pPr>
          <w:hyperlink w:history="1" w:anchor="_Toc167026935">
            <w:r w:rsidRPr="00E07375" w:rsidR="00782A7C">
              <w:rPr>
                <w:rStyle w:val="Hyperlink"/>
                <w:noProof/>
              </w:rPr>
              <w:t>14.3 Connection Design</w:t>
            </w:r>
            <w:r w:rsidR="00782A7C">
              <w:rPr>
                <w:noProof/>
                <w:webHidden/>
              </w:rPr>
              <w:tab/>
            </w:r>
            <w:r w:rsidR="00782A7C">
              <w:rPr>
                <w:noProof/>
                <w:webHidden/>
              </w:rPr>
              <w:fldChar w:fldCharType="begin"/>
            </w:r>
            <w:r w:rsidR="00782A7C">
              <w:rPr>
                <w:noProof/>
                <w:webHidden/>
              </w:rPr>
              <w:instrText xml:space="preserve"> PAGEREF _Toc167026935 \h </w:instrText>
            </w:r>
            <w:r w:rsidR="00782A7C">
              <w:rPr>
                <w:noProof/>
                <w:webHidden/>
              </w:rPr>
            </w:r>
            <w:r w:rsidR="00782A7C">
              <w:rPr>
                <w:noProof/>
                <w:webHidden/>
              </w:rPr>
              <w:fldChar w:fldCharType="separate"/>
            </w:r>
            <w:r w:rsidR="00782A7C">
              <w:rPr>
                <w:noProof/>
                <w:webHidden/>
              </w:rPr>
              <w:t>52</w:t>
            </w:r>
            <w:r w:rsidR="00782A7C">
              <w:rPr>
                <w:noProof/>
                <w:webHidden/>
              </w:rPr>
              <w:fldChar w:fldCharType="end"/>
            </w:r>
          </w:hyperlink>
        </w:p>
        <w:p w:rsidR="00782A7C" w:rsidRDefault="00714580" w14:paraId="31ED3D0C" w14:textId="691BB068">
          <w:pPr>
            <w:pStyle w:val="TOC4"/>
            <w:tabs>
              <w:tab w:val="right" w:pos="9350"/>
            </w:tabs>
            <w:rPr>
              <w:rFonts w:asciiTheme="minorHAnsi" w:hAnsiTheme="minorHAnsi" w:eastAsiaTheme="minorEastAsia" w:cstheme="minorBidi"/>
              <w:noProof/>
              <w:sz w:val="22"/>
              <w:szCs w:val="22"/>
              <w:lang w:val="en-US"/>
            </w:rPr>
          </w:pPr>
          <w:hyperlink w:history="1" w:anchor="_Toc167026936">
            <w:r w:rsidRPr="00E07375" w:rsidR="00782A7C">
              <w:rPr>
                <w:rStyle w:val="Hyperlink"/>
                <w:noProof/>
              </w:rPr>
              <w:t>14.4 Saviynt-PSDB Import Attribute Mapping</w:t>
            </w:r>
            <w:r w:rsidR="00782A7C">
              <w:rPr>
                <w:noProof/>
                <w:webHidden/>
              </w:rPr>
              <w:tab/>
            </w:r>
            <w:r w:rsidR="00782A7C">
              <w:rPr>
                <w:noProof/>
                <w:webHidden/>
              </w:rPr>
              <w:fldChar w:fldCharType="begin"/>
            </w:r>
            <w:r w:rsidR="00782A7C">
              <w:rPr>
                <w:noProof/>
                <w:webHidden/>
              </w:rPr>
              <w:instrText xml:space="preserve"> PAGEREF _Toc167026936 \h </w:instrText>
            </w:r>
            <w:r w:rsidR="00782A7C">
              <w:rPr>
                <w:noProof/>
                <w:webHidden/>
              </w:rPr>
            </w:r>
            <w:r w:rsidR="00782A7C">
              <w:rPr>
                <w:noProof/>
                <w:webHidden/>
              </w:rPr>
              <w:fldChar w:fldCharType="separate"/>
            </w:r>
            <w:r w:rsidR="00782A7C">
              <w:rPr>
                <w:noProof/>
                <w:webHidden/>
              </w:rPr>
              <w:t>52</w:t>
            </w:r>
            <w:r w:rsidR="00782A7C">
              <w:rPr>
                <w:noProof/>
                <w:webHidden/>
              </w:rPr>
              <w:fldChar w:fldCharType="end"/>
            </w:r>
          </w:hyperlink>
        </w:p>
        <w:p w:rsidR="00782A7C" w:rsidRDefault="00714580" w14:paraId="754BCA40" w14:textId="6BB52FD2">
          <w:pPr>
            <w:pStyle w:val="TOC4"/>
            <w:tabs>
              <w:tab w:val="right" w:pos="9350"/>
            </w:tabs>
            <w:rPr>
              <w:rFonts w:asciiTheme="minorHAnsi" w:hAnsiTheme="minorHAnsi" w:eastAsiaTheme="minorEastAsia" w:cstheme="minorBidi"/>
              <w:noProof/>
              <w:sz w:val="22"/>
              <w:szCs w:val="22"/>
              <w:lang w:val="en-US"/>
            </w:rPr>
          </w:pPr>
          <w:hyperlink w:history="1" w:anchor="_Toc167026937">
            <w:r w:rsidRPr="00E07375" w:rsidR="00782A7C">
              <w:rPr>
                <w:rStyle w:val="Hyperlink"/>
                <w:noProof/>
              </w:rPr>
              <w:t>14.5 PSDB Account Management Processes</w:t>
            </w:r>
            <w:r w:rsidR="00782A7C">
              <w:rPr>
                <w:noProof/>
                <w:webHidden/>
              </w:rPr>
              <w:tab/>
            </w:r>
            <w:r w:rsidR="00782A7C">
              <w:rPr>
                <w:noProof/>
                <w:webHidden/>
              </w:rPr>
              <w:fldChar w:fldCharType="begin"/>
            </w:r>
            <w:r w:rsidR="00782A7C">
              <w:rPr>
                <w:noProof/>
                <w:webHidden/>
              </w:rPr>
              <w:instrText xml:space="preserve"> PAGEREF _Toc167026937 \h </w:instrText>
            </w:r>
            <w:r w:rsidR="00782A7C">
              <w:rPr>
                <w:noProof/>
                <w:webHidden/>
              </w:rPr>
            </w:r>
            <w:r w:rsidR="00782A7C">
              <w:rPr>
                <w:noProof/>
                <w:webHidden/>
              </w:rPr>
              <w:fldChar w:fldCharType="separate"/>
            </w:r>
            <w:r w:rsidR="00782A7C">
              <w:rPr>
                <w:noProof/>
                <w:webHidden/>
              </w:rPr>
              <w:t>53</w:t>
            </w:r>
            <w:r w:rsidR="00782A7C">
              <w:rPr>
                <w:noProof/>
                <w:webHidden/>
              </w:rPr>
              <w:fldChar w:fldCharType="end"/>
            </w:r>
          </w:hyperlink>
        </w:p>
        <w:p w:rsidR="00782A7C" w:rsidRDefault="00714580" w14:paraId="779AF1BB" w14:textId="15AE01FD">
          <w:pPr>
            <w:pStyle w:val="TOC5"/>
            <w:tabs>
              <w:tab w:val="right" w:pos="9350"/>
            </w:tabs>
            <w:rPr>
              <w:rFonts w:asciiTheme="minorHAnsi" w:hAnsiTheme="minorHAnsi" w:eastAsiaTheme="minorEastAsia" w:cstheme="minorBidi"/>
              <w:noProof/>
              <w:sz w:val="22"/>
              <w:szCs w:val="22"/>
              <w:lang w:val="en-US"/>
            </w:rPr>
          </w:pPr>
          <w:hyperlink w:history="1" w:anchor="_Toc167026938">
            <w:r w:rsidRPr="00E07375" w:rsidR="00782A7C">
              <w:rPr>
                <w:rStyle w:val="Hyperlink"/>
                <w:noProof/>
              </w:rPr>
              <w:t>Important Rules</w:t>
            </w:r>
            <w:r w:rsidR="00782A7C">
              <w:rPr>
                <w:noProof/>
                <w:webHidden/>
              </w:rPr>
              <w:tab/>
            </w:r>
            <w:r w:rsidR="00782A7C">
              <w:rPr>
                <w:noProof/>
                <w:webHidden/>
              </w:rPr>
              <w:fldChar w:fldCharType="begin"/>
            </w:r>
            <w:r w:rsidR="00782A7C">
              <w:rPr>
                <w:noProof/>
                <w:webHidden/>
              </w:rPr>
              <w:instrText xml:space="preserve"> PAGEREF _Toc167026938 \h </w:instrText>
            </w:r>
            <w:r w:rsidR="00782A7C">
              <w:rPr>
                <w:noProof/>
                <w:webHidden/>
              </w:rPr>
            </w:r>
            <w:r w:rsidR="00782A7C">
              <w:rPr>
                <w:noProof/>
                <w:webHidden/>
              </w:rPr>
              <w:fldChar w:fldCharType="separate"/>
            </w:r>
            <w:r w:rsidR="00782A7C">
              <w:rPr>
                <w:noProof/>
                <w:webHidden/>
              </w:rPr>
              <w:t>53</w:t>
            </w:r>
            <w:r w:rsidR="00782A7C">
              <w:rPr>
                <w:noProof/>
                <w:webHidden/>
              </w:rPr>
              <w:fldChar w:fldCharType="end"/>
            </w:r>
          </w:hyperlink>
        </w:p>
        <w:p w:rsidR="00782A7C" w:rsidRDefault="00714580" w14:paraId="0E389623" w14:textId="35EC28ED">
          <w:pPr>
            <w:pStyle w:val="TOC5"/>
            <w:tabs>
              <w:tab w:val="right" w:pos="9350"/>
            </w:tabs>
            <w:rPr>
              <w:rFonts w:asciiTheme="minorHAnsi" w:hAnsiTheme="minorHAnsi" w:eastAsiaTheme="minorEastAsia" w:cstheme="minorBidi"/>
              <w:noProof/>
              <w:sz w:val="22"/>
              <w:szCs w:val="22"/>
              <w:lang w:val="en-US"/>
            </w:rPr>
          </w:pPr>
          <w:hyperlink w:history="1" w:anchor="_Toc167026939">
            <w:r w:rsidRPr="00E07375" w:rsidR="00782A7C">
              <w:rPr>
                <w:rStyle w:val="Hyperlink"/>
                <w:noProof/>
              </w:rPr>
              <w:t>User Events</w:t>
            </w:r>
            <w:r w:rsidR="00782A7C">
              <w:rPr>
                <w:noProof/>
                <w:webHidden/>
              </w:rPr>
              <w:tab/>
            </w:r>
            <w:r w:rsidR="00782A7C">
              <w:rPr>
                <w:noProof/>
                <w:webHidden/>
              </w:rPr>
              <w:fldChar w:fldCharType="begin"/>
            </w:r>
            <w:r w:rsidR="00782A7C">
              <w:rPr>
                <w:noProof/>
                <w:webHidden/>
              </w:rPr>
              <w:instrText xml:space="preserve"> PAGEREF _Toc167026939 \h </w:instrText>
            </w:r>
            <w:r w:rsidR="00782A7C">
              <w:rPr>
                <w:noProof/>
                <w:webHidden/>
              </w:rPr>
            </w:r>
            <w:r w:rsidR="00782A7C">
              <w:rPr>
                <w:noProof/>
                <w:webHidden/>
              </w:rPr>
              <w:fldChar w:fldCharType="separate"/>
            </w:r>
            <w:r w:rsidR="00782A7C">
              <w:rPr>
                <w:noProof/>
                <w:webHidden/>
              </w:rPr>
              <w:t>53</w:t>
            </w:r>
            <w:r w:rsidR="00782A7C">
              <w:rPr>
                <w:noProof/>
                <w:webHidden/>
              </w:rPr>
              <w:fldChar w:fldCharType="end"/>
            </w:r>
          </w:hyperlink>
        </w:p>
        <w:p w:rsidR="00782A7C" w:rsidRDefault="00714580" w14:paraId="2BE4724A" w14:textId="585C3BD4">
          <w:pPr>
            <w:pStyle w:val="TOC1"/>
            <w:tabs>
              <w:tab w:val="left" w:pos="600"/>
              <w:tab w:val="right" w:pos="9350"/>
            </w:tabs>
            <w:rPr>
              <w:rFonts w:asciiTheme="minorHAnsi" w:hAnsiTheme="minorHAnsi" w:eastAsiaTheme="minorEastAsia" w:cstheme="minorBidi"/>
              <w:noProof/>
              <w:sz w:val="22"/>
              <w:szCs w:val="22"/>
              <w:lang w:val="en-US"/>
            </w:rPr>
          </w:pPr>
          <w:hyperlink w:history="1" w:anchor="_Toc167026940">
            <w:r w:rsidRPr="00E07375" w:rsidR="00782A7C">
              <w:rPr>
                <w:rStyle w:val="Hyperlink"/>
                <w:caps/>
                <w:noProof/>
                <w:spacing w:val="15"/>
              </w:rPr>
              <w:t>15.</w:t>
            </w:r>
            <w:r w:rsidR="00782A7C">
              <w:rPr>
                <w:rFonts w:asciiTheme="minorHAnsi" w:hAnsiTheme="minorHAnsi" w:eastAsiaTheme="minorEastAsia" w:cstheme="minorBidi"/>
                <w:noProof/>
                <w:sz w:val="22"/>
                <w:szCs w:val="22"/>
                <w:lang w:val="en-US"/>
              </w:rPr>
              <w:tab/>
            </w:r>
            <w:r w:rsidRPr="00E07375" w:rsidR="00782A7C">
              <w:rPr>
                <w:rStyle w:val="Hyperlink"/>
                <w:caps/>
                <w:noProof/>
                <w:spacing w:val="15"/>
              </w:rPr>
              <w:t>SNOW Additional Provisioning</w:t>
            </w:r>
            <w:r w:rsidR="00782A7C">
              <w:rPr>
                <w:noProof/>
                <w:webHidden/>
              </w:rPr>
              <w:tab/>
            </w:r>
            <w:r w:rsidR="00782A7C">
              <w:rPr>
                <w:noProof/>
                <w:webHidden/>
              </w:rPr>
              <w:fldChar w:fldCharType="begin"/>
            </w:r>
            <w:r w:rsidR="00782A7C">
              <w:rPr>
                <w:noProof/>
                <w:webHidden/>
              </w:rPr>
              <w:instrText xml:space="preserve"> PAGEREF _Toc167026940 \h </w:instrText>
            </w:r>
            <w:r w:rsidR="00782A7C">
              <w:rPr>
                <w:noProof/>
                <w:webHidden/>
              </w:rPr>
            </w:r>
            <w:r w:rsidR="00782A7C">
              <w:rPr>
                <w:noProof/>
                <w:webHidden/>
              </w:rPr>
              <w:fldChar w:fldCharType="separate"/>
            </w:r>
            <w:r w:rsidR="00782A7C">
              <w:rPr>
                <w:noProof/>
                <w:webHidden/>
              </w:rPr>
              <w:t>54</w:t>
            </w:r>
            <w:r w:rsidR="00782A7C">
              <w:rPr>
                <w:noProof/>
                <w:webHidden/>
              </w:rPr>
              <w:fldChar w:fldCharType="end"/>
            </w:r>
          </w:hyperlink>
        </w:p>
        <w:p w:rsidR="00782A7C" w:rsidRDefault="00714580" w14:paraId="760155D9" w14:textId="5C2FCB5B">
          <w:pPr>
            <w:pStyle w:val="TOC4"/>
            <w:tabs>
              <w:tab w:val="right" w:pos="9350"/>
            </w:tabs>
            <w:rPr>
              <w:rFonts w:asciiTheme="minorHAnsi" w:hAnsiTheme="minorHAnsi" w:eastAsiaTheme="minorEastAsia" w:cstheme="minorBidi"/>
              <w:noProof/>
              <w:sz w:val="22"/>
              <w:szCs w:val="22"/>
              <w:lang w:val="en-US"/>
            </w:rPr>
          </w:pPr>
          <w:hyperlink w:history="1" w:anchor="_Toc167026941">
            <w:r w:rsidRPr="00E07375" w:rsidR="00782A7C">
              <w:rPr>
                <w:rStyle w:val="Hyperlink"/>
                <w:noProof/>
              </w:rPr>
              <w:t>15.1 Assumptions:</w:t>
            </w:r>
            <w:r w:rsidR="00782A7C">
              <w:rPr>
                <w:noProof/>
                <w:webHidden/>
              </w:rPr>
              <w:tab/>
            </w:r>
            <w:r w:rsidR="00782A7C">
              <w:rPr>
                <w:noProof/>
                <w:webHidden/>
              </w:rPr>
              <w:fldChar w:fldCharType="begin"/>
            </w:r>
            <w:r w:rsidR="00782A7C">
              <w:rPr>
                <w:noProof/>
                <w:webHidden/>
              </w:rPr>
              <w:instrText xml:space="preserve"> PAGEREF _Toc167026941 \h </w:instrText>
            </w:r>
            <w:r w:rsidR="00782A7C">
              <w:rPr>
                <w:noProof/>
                <w:webHidden/>
              </w:rPr>
            </w:r>
            <w:r w:rsidR="00782A7C">
              <w:rPr>
                <w:noProof/>
                <w:webHidden/>
              </w:rPr>
              <w:fldChar w:fldCharType="separate"/>
            </w:r>
            <w:r w:rsidR="00782A7C">
              <w:rPr>
                <w:noProof/>
                <w:webHidden/>
              </w:rPr>
              <w:t>54</w:t>
            </w:r>
            <w:r w:rsidR="00782A7C">
              <w:rPr>
                <w:noProof/>
                <w:webHidden/>
              </w:rPr>
              <w:fldChar w:fldCharType="end"/>
            </w:r>
          </w:hyperlink>
        </w:p>
        <w:p w:rsidR="00782A7C" w:rsidRDefault="00714580" w14:paraId="2C476549" w14:textId="3A18AE13">
          <w:pPr>
            <w:pStyle w:val="TOC4"/>
            <w:tabs>
              <w:tab w:val="right" w:pos="9350"/>
            </w:tabs>
            <w:rPr>
              <w:rFonts w:asciiTheme="minorHAnsi" w:hAnsiTheme="minorHAnsi" w:eastAsiaTheme="minorEastAsia" w:cstheme="minorBidi"/>
              <w:noProof/>
              <w:sz w:val="22"/>
              <w:szCs w:val="22"/>
              <w:lang w:val="en-US"/>
            </w:rPr>
          </w:pPr>
          <w:hyperlink w:history="1" w:anchor="_Toc167026942">
            <w:r w:rsidRPr="00E07375" w:rsidR="00782A7C">
              <w:rPr>
                <w:rStyle w:val="Hyperlink"/>
                <w:noProof/>
              </w:rPr>
              <w:t>15.2 Prerequisite:</w:t>
            </w:r>
            <w:r w:rsidR="00782A7C">
              <w:rPr>
                <w:noProof/>
                <w:webHidden/>
              </w:rPr>
              <w:tab/>
            </w:r>
            <w:r w:rsidR="00782A7C">
              <w:rPr>
                <w:noProof/>
                <w:webHidden/>
              </w:rPr>
              <w:fldChar w:fldCharType="begin"/>
            </w:r>
            <w:r w:rsidR="00782A7C">
              <w:rPr>
                <w:noProof/>
                <w:webHidden/>
              </w:rPr>
              <w:instrText xml:space="preserve"> PAGEREF _Toc167026942 \h </w:instrText>
            </w:r>
            <w:r w:rsidR="00782A7C">
              <w:rPr>
                <w:noProof/>
                <w:webHidden/>
              </w:rPr>
            </w:r>
            <w:r w:rsidR="00782A7C">
              <w:rPr>
                <w:noProof/>
                <w:webHidden/>
              </w:rPr>
              <w:fldChar w:fldCharType="separate"/>
            </w:r>
            <w:r w:rsidR="00782A7C">
              <w:rPr>
                <w:noProof/>
                <w:webHidden/>
              </w:rPr>
              <w:t>54</w:t>
            </w:r>
            <w:r w:rsidR="00782A7C">
              <w:rPr>
                <w:noProof/>
                <w:webHidden/>
              </w:rPr>
              <w:fldChar w:fldCharType="end"/>
            </w:r>
          </w:hyperlink>
        </w:p>
        <w:p w:rsidR="00782A7C" w:rsidRDefault="00714580" w14:paraId="4A057A4F" w14:textId="60EE9D57">
          <w:pPr>
            <w:pStyle w:val="TOC4"/>
            <w:tabs>
              <w:tab w:val="right" w:pos="9350"/>
            </w:tabs>
            <w:rPr>
              <w:rFonts w:asciiTheme="minorHAnsi" w:hAnsiTheme="minorHAnsi" w:eastAsiaTheme="minorEastAsia" w:cstheme="minorBidi"/>
              <w:noProof/>
              <w:sz w:val="22"/>
              <w:szCs w:val="22"/>
              <w:lang w:val="en-US"/>
            </w:rPr>
          </w:pPr>
          <w:hyperlink w:history="1" w:anchor="_Toc167026943">
            <w:r w:rsidRPr="00E07375" w:rsidR="00782A7C">
              <w:rPr>
                <w:rStyle w:val="Hyperlink"/>
                <w:noProof/>
              </w:rPr>
              <w:t>15.3 Connection Design</w:t>
            </w:r>
            <w:r w:rsidR="00782A7C">
              <w:rPr>
                <w:noProof/>
                <w:webHidden/>
              </w:rPr>
              <w:tab/>
            </w:r>
            <w:r w:rsidR="00782A7C">
              <w:rPr>
                <w:noProof/>
                <w:webHidden/>
              </w:rPr>
              <w:fldChar w:fldCharType="begin"/>
            </w:r>
            <w:r w:rsidR="00782A7C">
              <w:rPr>
                <w:noProof/>
                <w:webHidden/>
              </w:rPr>
              <w:instrText xml:space="preserve"> PAGEREF _Toc167026943 \h </w:instrText>
            </w:r>
            <w:r w:rsidR="00782A7C">
              <w:rPr>
                <w:noProof/>
                <w:webHidden/>
              </w:rPr>
            </w:r>
            <w:r w:rsidR="00782A7C">
              <w:rPr>
                <w:noProof/>
                <w:webHidden/>
              </w:rPr>
              <w:fldChar w:fldCharType="separate"/>
            </w:r>
            <w:r w:rsidR="00782A7C">
              <w:rPr>
                <w:noProof/>
                <w:webHidden/>
              </w:rPr>
              <w:t>54</w:t>
            </w:r>
            <w:r w:rsidR="00782A7C">
              <w:rPr>
                <w:noProof/>
                <w:webHidden/>
              </w:rPr>
              <w:fldChar w:fldCharType="end"/>
            </w:r>
          </w:hyperlink>
        </w:p>
        <w:p w:rsidR="00782A7C" w:rsidRDefault="00714580" w14:paraId="4F320BE7" w14:textId="73450D25">
          <w:pPr>
            <w:pStyle w:val="TOC4"/>
            <w:tabs>
              <w:tab w:val="right" w:pos="9350"/>
            </w:tabs>
            <w:rPr>
              <w:rFonts w:asciiTheme="minorHAnsi" w:hAnsiTheme="minorHAnsi" w:eastAsiaTheme="minorEastAsia" w:cstheme="minorBidi"/>
              <w:noProof/>
              <w:sz w:val="22"/>
              <w:szCs w:val="22"/>
              <w:lang w:val="en-US"/>
            </w:rPr>
          </w:pPr>
          <w:hyperlink w:history="1" w:anchor="_Toc167026944">
            <w:r w:rsidRPr="00E07375" w:rsidR="00782A7C">
              <w:rPr>
                <w:rStyle w:val="Hyperlink"/>
                <w:noProof/>
              </w:rPr>
              <w:t>15.4 Saviynt-ServiceNow Attribute Mapping</w:t>
            </w:r>
            <w:r w:rsidR="00782A7C">
              <w:rPr>
                <w:noProof/>
                <w:webHidden/>
              </w:rPr>
              <w:tab/>
            </w:r>
            <w:r w:rsidR="00782A7C">
              <w:rPr>
                <w:noProof/>
                <w:webHidden/>
              </w:rPr>
              <w:fldChar w:fldCharType="begin"/>
            </w:r>
            <w:r w:rsidR="00782A7C">
              <w:rPr>
                <w:noProof/>
                <w:webHidden/>
              </w:rPr>
              <w:instrText xml:space="preserve"> PAGEREF _Toc167026944 \h </w:instrText>
            </w:r>
            <w:r w:rsidR="00782A7C">
              <w:rPr>
                <w:noProof/>
                <w:webHidden/>
              </w:rPr>
            </w:r>
            <w:r w:rsidR="00782A7C">
              <w:rPr>
                <w:noProof/>
                <w:webHidden/>
              </w:rPr>
              <w:fldChar w:fldCharType="separate"/>
            </w:r>
            <w:r w:rsidR="00782A7C">
              <w:rPr>
                <w:noProof/>
                <w:webHidden/>
              </w:rPr>
              <w:t>55</w:t>
            </w:r>
            <w:r w:rsidR="00782A7C">
              <w:rPr>
                <w:noProof/>
                <w:webHidden/>
              </w:rPr>
              <w:fldChar w:fldCharType="end"/>
            </w:r>
          </w:hyperlink>
        </w:p>
        <w:p w:rsidR="00782A7C" w:rsidRDefault="00714580" w14:paraId="4DFF89A3" w14:textId="15457A21">
          <w:pPr>
            <w:pStyle w:val="TOC4"/>
            <w:tabs>
              <w:tab w:val="right" w:pos="9350"/>
            </w:tabs>
            <w:rPr>
              <w:rFonts w:asciiTheme="minorHAnsi" w:hAnsiTheme="minorHAnsi" w:eastAsiaTheme="minorEastAsia" w:cstheme="minorBidi"/>
              <w:noProof/>
              <w:sz w:val="22"/>
              <w:szCs w:val="22"/>
              <w:lang w:val="en-US"/>
            </w:rPr>
          </w:pPr>
          <w:hyperlink w:history="1" w:anchor="_Toc167026945">
            <w:r w:rsidRPr="00E07375" w:rsidR="00782A7C">
              <w:rPr>
                <w:rStyle w:val="Hyperlink"/>
                <w:noProof/>
              </w:rPr>
              <w:t>15.5 ServiceNow Account Management Processes</w:t>
            </w:r>
            <w:r w:rsidR="00782A7C">
              <w:rPr>
                <w:noProof/>
                <w:webHidden/>
              </w:rPr>
              <w:tab/>
            </w:r>
            <w:r w:rsidR="00782A7C">
              <w:rPr>
                <w:noProof/>
                <w:webHidden/>
              </w:rPr>
              <w:fldChar w:fldCharType="begin"/>
            </w:r>
            <w:r w:rsidR="00782A7C">
              <w:rPr>
                <w:noProof/>
                <w:webHidden/>
              </w:rPr>
              <w:instrText xml:space="preserve"> PAGEREF _Toc167026945 \h </w:instrText>
            </w:r>
            <w:r w:rsidR="00782A7C">
              <w:rPr>
                <w:noProof/>
                <w:webHidden/>
              </w:rPr>
            </w:r>
            <w:r w:rsidR="00782A7C">
              <w:rPr>
                <w:noProof/>
                <w:webHidden/>
              </w:rPr>
              <w:fldChar w:fldCharType="separate"/>
            </w:r>
            <w:r w:rsidR="00782A7C">
              <w:rPr>
                <w:noProof/>
                <w:webHidden/>
              </w:rPr>
              <w:t>55</w:t>
            </w:r>
            <w:r w:rsidR="00782A7C">
              <w:rPr>
                <w:noProof/>
                <w:webHidden/>
              </w:rPr>
              <w:fldChar w:fldCharType="end"/>
            </w:r>
          </w:hyperlink>
        </w:p>
        <w:p w:rsidR="00782A7C" w:rsidRDefault="00714580" w14:paraId="5F50218F" w14:textId="4F5B70C8">
          <w:pPr>
            <w:pStyle w:val="TOC5"/>
            <w:tabs>
              <w:tab w:val="right" w:pos="9350"/>
            </w:tabs>
            <w:rPr>
              <w:rFonts w:asciiTheme="minorHAnsi" w:hAnsiTheme="minorHAnsi" w:eastAsiaTheme="minorEastAsia" w:cstheme="minorBidi"/>
              <w:noProof/>
              <w:sz w:val="22"/>
              <w:szCs w:val="22"/>
              <w:lang w:val="en-US"/>
            </w:rPr>
          </w:pPr>
          <w:hyperlink w:history="1" w:anchor="_Toc167026946">
            <w:r w:rsidRPr="00E07375" w:rsidR="00782A7C">
              <w:rPr>
                <w:rStyle w:val="Hyperlink"/>
                <w:noProof/>
              </w:rPr>
              <w:t>Important Rules</w:t>
            </w:r>
            <w:r w:rsidR="00782A7C">
              <w:rPr>
                <w:noProof/>
                <w:webHidden/>
              </w:rPr>
              <w:tab/>
            </w:r>
            <w:r w:rsidR="00782A7C">
              <w:rPr>
                <w:noProof/>
                <w:webHidden/>
              </w:rPr>
              <w:fldChar w:fldCharType="begin"/>
            </w:r>
            <w:r w:rsidR="00782A7C">
              <w:rPr>
                <w:noProof/>
                <w:webHidden/>
              </w:rPr>
              <w:instrText xml:space="preserve"> PAGEREF _Toc167026946 \h </w:instrText>
            </w:r>
            <w:r w:rsidR="00782A7C">
              <w:rPr>
                <w:noProof/>
                <w:webHidden/>
              </w:rPr>
            </w:r>
            <w:r w:rsidR="00782A7C">
              <w:rPr>
                <w:noProof/>
                <w:webHidden/>
              </w:rPr>
              <w:fldChar w:fldCharType="separate"/>
            </w:r>
            <w:r w:rsidR="00782A7C">
              <w:rPr>
                <w:noProof/>
                <w:webHidden/>
              </w:rPr>
              <w:t>55</w:t>
            </w:r>
            <w:r w:rsidR="00782A7C">
              <w:rPr>
                <w:noProof/>
                <w:webHidden/>
              </w:rPr>
              <w:fldChar w:fldCharType="end"/>
            </w:r>
          </w:hyperlink>
        </w:p>
        <w:p w:rsidR="00782A7C" w:rsidRDefault="00714580" w14:paraId="202441A5" w14:textId="21B98EE4">
          <w:pPr>
            <w:pStyle w:val="TOC5"/>
            <w:tabs>
              <w:tab w:val="right" w:pos="9350"/>
            </w:tabs>
            <w:rPr>
              <w:rFonts w:asciiTheme="minorHAnsi" w:hAnsiTheme="minorHAnsi" w:eastAsiaTheme="minorEastAsia" w:cstheme="minorBidi"/>
              <w:noProof/>
              <w:sz w:val="22"/>
              <w:szCs w:val="22"/>
              <w:lang w:val="en-US"/>
            </w:rPr>
          </w:pPr>
          <w:hyperlink w:history="1" w:anchor="_Toc167026947">
            <w:r w:rsidRPr="00E07375" w:rsidR="00782A7C">
              <w:rPr>
                <w:rStyle w:val="Hyperlink"/>
                <w:noProof/>
              </w:rPr>
              <w:t>User Events</w:t>
            </w:r>
            <w:r w:rsidR="00782A7C">
              <w:rPr>
                <w:noProof/>
                <w:webHidden/>
              </w:rPr>
              <w:tab/>
            </w:r>
            <w:r w:rsidR="00782A7C">
              <w:rPr>
                <w:noProof/>
                <w:webHidden/>
              </w:rPr>
              <w:fldChar w:fldCharType="begin"/>
            </w:r>
            <w:r w:rsidR="00782A7C">
              <w:rPr>
                <w:noProof/>
                <w:webHidden/>
              </w:rPr>
              <w:instrText xml:space="preserve"> PAGEREF _Toc167026947 \h </w:instrText>
            </w:r>
            <w:r w:rsidR="00782A7C">
              <w:rPr>
                <w:noProof/>
                <w:webHidden/>
              </w:rPr>
            </w:r>
            <w:r w:rsidR="00782A7C">
              <w:rPr>
                <w:noProof/>
                <w:webHidden/>
              </w:rPr>
              <w:fldChar w:fldCharType="separate"/>
            </w:r>
            <w:r w:rsidR="00782A7C">
              <w:rPr>
                <w:noProof/>
                <w:webHidden/>
              </w:rPr>
              <w:t>55</w:t>
            </w:r>
            <w:r w:rsidR="00782A7C">
              <w:rPr>
                <w:noProof/>
                <w:webHidden/>
              </w:rPr>
              <w:fldChar w:fldCharType="end"/>
            </w:r>
          </w:hyperlink>
        </w:p>
        <w:p w:rsidR="00782A7C" w:rsidRDefault="00714580" w14:paraId="29F7107D" w14:textId="6A7441FD">
          <w:pPr>
            <w:pStyle w:val="TOC1"/>
            <w:tabs>
              <w:tab w:val="left" w:pos="600"/>
              <w:tab w:val="right" w:pos="9350"/>
            </w:tabs>
            <w:rPr>
              <w:rFonts w:asciiTheme="minorHAnsi" w:hAnsiTheme="minorHAnsi" w:eastAsiaTheme="minorEastAsia" w:cstheme="minorBidi"/>
              <w:noProof/>
              <w:sz w:val="22"/>
              <w:szCs w:val="22"/>
              <w:lang w:val="en-US"/>
            </w:rPr>
          </w:pPr>
          <w:hyperlink w:history="1" w:anchor="_Toc167026948">
            <w:r w:rsidRPr="00E07375" w:rsidR="00782A7C">
              <w:rPr>
                <w:rStyle w:val="Hyperlink"/>
                <w:caps/>
                <w:noProof/>
                <w:spacing w:val="15"/>
              </w:rPr>
              <w:t>16.</w:t>
            </w:r>
            <w:r w:rsidR="00782A7C">
              <w:rPr>
                <w:rFonts w:asciiTheme="minorHAnsi" w:hAnsiTheme="minorHAnsi" w:eastAsiaTheme="minorEastAsia" w:cstheme="minorBidi"/>
                <w:noProof/>
                <w:sz w:val="22"/>
                <w:szCs w:val="22"/>
                <w:lang w:val="en-US"/>
              </w:rPr>
              <w:tab/>
            </w:r>
            <w:r w:rsidRPr="00E07375" w:rsidR="00782A7C">
              <w:rPr>
                <w:rStyle w:val="Hyperlink"/>
                <w:caps/>
                <w:noProof/>
                <w:spacing w:val="15"/>
              </w:rPr>
              <w:t>AD RBAC Additional Provisioning</w:t>
            </w:r>
            <w:r w:rsidR="00782A7C">
              <w:rPr>
                <w:noProof/>
                <w:webHidden/>
              </w:rPr>
              <w:tab/>
            </w:r>
            <w:r w:rsidR="00782A7C">
              <w:rPr>
                <w:noProof/>
                <w:webHidden/>
              </w:rPr>
              <w:fldChar w:fldCharType="begin"/>
            </w:r>
            <w:r w:rsidR="00782A7C">
              <w:rPr>
                <w:noProof/>
                <w:webHidden/>
              </w:rPr>
              <w:instrText xml:space="preserve"> PAGEREF _Toc167026948 \h </w:instrText>
            </w:r>
            <w:r w:rsidR="00782A7C">
              <w:rPr>
                <w:noProof/>
                <w:webHidden/>
              </w:rPr>
            </w:r>
            <w:r w:rsidR="00782A7C">
              <w:rPr>
                <w:noProof/>
                <w:webHidden/>
              </w:rPr>
              <w:fldChar w:fldCharType="separate"/>
            </w:r>
            <w:r w:rsidR="00782A7C">
              <w:rPr>
                <w:noProof/>
                <w:webHidden/>
              </w:rPr>
              <w:t>56</w:t>
            </w:r>
            <w:r w:rsidR="00782A7C">
              <w:rPr>
                <w:noProof/>
                <w:webHidden/>
              </w:rPr>
              <w:fldChar w:fldCharType="end"/>
            </w:r>
          </w:hyperlink>
        </w:p>
        <w:p w:rsidR="00782A7C" w:rsidRDefault="00714580" w14:paraId="06405212" w14:textId="791DD3E0">
          <w:pPr>
            <w:pStyle w:val="TOC4"/>
            <w:tabs>
              <w:tab w:val="right" w:pos="9350"/>
            </w:tabs>
            <w:rPr>
              <w:rFonts w:asciiTheme="minorHAnsi" w:hAnsiTheme="minorHAnsi" w:eastAsiaTheme="minorEastAsia" w:cstheme="minorBidi"/>
              <w:noProof/>
              <w:sz w:val="22"/>
              <w:szCs w:val="22"/>
              <w:lang w:val="en-US"/>
            </w:rPr>
          </w:pPr>
          <w:hyperlink w:history="1" w:anchor="_Toc167026949">
            <w:r w:rsidRPr="00E07375" w:rsidR="00782A7C">
              <w:rPr>
                <w:rStyle w:val="Hyperlink"/>
                <w:noProof/>
              </w:rPr>
              <w:t>16.1 Assumptions:</w:t>
            </w:r>
            <w:r w:rsidR="00782A7C">
              <w:rPr>
                <w:noProof/>
                <w:webHidden/>
              </w:rPr>
              <w:tab/>
            </w:r>
            <w:r w:rsidR="00782A7C">
              <w:rPr>
                <w:noProof/>
                <w:webHidden/>
              </w:rPr>
              <w:fldChar w:fldCharType="begin"/>
            </w:r>
            <w:r w:rsidR="00782A7C">
              <w:rPr>
                <w:noProof/>
                <w:webHidden/>
              </w:rPr>
              <w:instrText xml:space="preserve"> PAGEREF _Toc167026949 \h </w:instrText>
            </w:r>
            <w:r w:rsidR="00782A7C">
              <w:rPr>
                <w:noProof/>
                <w:webHidden/>
              </w:rPr>
            </w:r>
            <w:r w:rsidR="00782A7C">
              <w:rPr>
                <w:noProof/>
                <w:webHidden/>
              </w:rPr>
              <w:fldChar w:fldCharType="separate"/>
            </w:r>
            <w:r w:rsidR="00782A7C">
              <w:rPr>
                <w:noProof/>
                <w:webHidden/>
              </w:rPr>
              <w:t>56</w:t>
            </w:r>
            <w:r w:rsidR="00782A7C">
              <w:rPr>
                <w:noProof/>
                <w:webHidden/>
              </w:rPr>
              <w:fldChar w:fldCharType="end"/>
            </w:r>
          </w:hyperlink>
        </w:p>
        <w:p w:rsidR="00782A7C" w:rsidRDefault="00714580" w14:paraId="6C993B07" w14:textId="6695730B">
          <w:pPr>
            <w:pStyle w:val="TOC4"/>
            <w:tabs>
              <w:tab w:val="right" w:pos="9350"/>
            </w:tabs>
            <w:rPr>
              <w:rFonts w:asciiTheme="minorHAnsi" w:hAnsiTheme="minorHAnsi" w:eastAsiaTheme="minorEastAsia" w:cstheme="minorBidi"/>
              <w:noProof/>
              <w:sz w:val="22"/>
              <w:szCs w:val="22"/>
              <w:lang w:val="en-US"/>
            </w:rPr>
          </w:pPr>
          <w:hyperlink w:history="1" w:anchor="_Toc167026950">
            <w:r w:rsidRPr="00E07375" w:rsidR="00782A7C">
              <w:rPr>
                <w:rStyle w:val="Hyperlink"/>
                <w:noProof/>
              </w:rPr>
              <w:t>16.2 Prerequisite:</w:t>
            </w:r>
            <w:r w:rsidR="00782A7C">
              <w:rPr>
                <w:noProof/>
                <w:webHidden/>
              </w:rPr>
              <w:tab/>
            </w:r>
            <w:r w:rsidR="00782A7C">
              <w:rPr>
                <w:noProof/>
                <w:webHidden/>
              </w:rPr>
              <w:fldChar w:fldCharType="begin"/>
            </w:r>
            <w:r w:rsidR="00782A7C">
              <w:rPr>
                <w:noProof/>
                <w:webHidden/>
              </w:rPr>
              <w:instrText xml:space="preserve"> PAGEREF _Toc167026950 \h </w:instrText>
            </w:r>
            <w:r w:rsidR="00782A7C">
              <w:rPr>
                <w:noProof/>
                <w:webHidden/>
              </w:rPr>
            </w:r>
            <w:r w:rsidR="00782A7C">
              <w:rPr>
                <w:noProof/>
                <w:webHidden/>
              </w:rPr>
              <w:fldChar w:fldCharType="separate"/>
            </w:r>
            <w:r w:rsidR="00782A7C">
              <w:rPr>
                <w:noProof/>
                <w:webHidden/>
              </w:rPr>
              <w:t>57</w:t>
            </w:r>
            <w:r w:rsidR="00782A7C">
              <w:rPr>
                <w:noProof/>
                <w:webHidden/>
              </w:rPr>
              <w:fldChar w:fldCharType="end"/>
            </w:r>
          </w:hyperlink>
        </w:p>
        <w:p w:rsidR="00782A7C" w:rsidRDefault="00714580" w14:paraId="4D7A681D" w14:textId="3B85FA56">
          <w:pPr>
            <w:pStyle w:val="TOC4"/>
            <w:tabs>
              <w:tab w:val="right" w:pos="9350"/>
            </w:tabs>
            <w:rPr>
              <w:rFonts w:asciiTheme="minorHAnsi" w:hAnsiTheme="minorHAnsi" w:eastAsiaTheme="minorEastAsia" w:cstheme="minorBidi"/>
              <w:noProof/>
              <w:sz w:val="22"/>
              <w:szCs w:val="22"/>
              <w:lang w:val="en-US"/>
            </w:rPr>
          </w:pPr>
          <w:hyperlink w:history="1" w:anchor="_Toc167026951">
            <w:r w:rsidRPr="00E07375" w:rsidR="00782A7C">
              <w:rPr>
                <w:rStyle w:val="Hyperlink"/>
                <w:noProof/>
              </w:rPr>
              <w:t>16.3 Connection Design</w:t>
            </w:r>
            <w:r w:rsidR="00782A7C">
              <w:rPr>
                <w:noProof/>
                <w:webHidden/>
              </w:rPr>
              <w:tab/>
            </w:r>
            <w:r w:rsidR="00782A7C">
              <w:rPr>
                <w:noProof/>
                <w:webHidden/>
              </w:rPr>
              <w:fldChar w:fldCharType="begin"/>
            </w:r>
            <w:r w:rsidR="00782A7C">
              <w:rPr>
                <w:noProof/>
                <w:webHidden/>
              </w:rPr>
              <w:instrText xml:space="preserve"> PAGEREF _Toc167026951 \h </w:instrText>
            </w:r>
            <w:r w:rsidR="00782A7C">
              <w:rPr>
                <w:noProof/>
                <w:webHidden/>
              </w:rPr>
            </w:r>
            <w:r w:rsidR="00782A7C">
              <w:rPr>
                <w:noProof/>
                <w:webHidden/>
              </w:rPr>
              <w:fldChar w:fldCharType="separate"/>
            </w:r>
            <w:r w:rsidR="00782A7C">
              <w:rPr>
                <w:noProof/>
                <w:webHidden/>
              </w:rPr>
              <w:t>57</w:t>
            </w:r>
            <w:r w:rsidR="00782A7C">
              <w:rPr>
                <w:noProof/>
                <w:webHidden/>
              </w:rPr>
              <w:fldChar w:fldCharType="end"/>
            </w:r>
          </w:hyperlink>
        </w:p>
        <w:p w:rsidR="00782A7C" w:rsidRDefault="00714580" w14:paraId="6BF90204" w14:textId="721D5F81">
          <w:pPr>
            <w:pStyle w:val="TOC1"/>
            <w:tabs>
              <w:tab w:val="left" w:pos="600"/>
              <w:tab w:val="right" w:pos="9350"/>
            </w:tabs>
            <w:rPr>
              <w:rFonts w:asciiTheme="minorHAnsi" w:hAnsiTheme="minorHAnsi" w:eastAsiaTheme="minorEastAsia" w:cstheme="minorBidi"/>
              <w:noProof/>
              <w:sz w:val="22"/>
              <w:szCs w:val="22"/>
              <w:lang w:val="en-US"/>
            </w:rPr>
          </w:pPr>
          <w:hyperlink w:history="1" w:anchor="_Toc167026952">
            <w:r w:rsidRPr="00E07375" w:rsidR="00782A7C">
              <w:rPr>
                <w:rStyle w:val="Hyperlink"/>
                <w:caps/>
                <w:noProof/>
                <w:spacing w:val="15"/>
              </w:rPr>
              <w:t>17.</w:t>
            </w:r>
            <w:r w:rsidR="00782A7C">
              <w:rPr>
                <w:rFonts w:asciiTheme="minorHAnsi" w:hAnsiTheme="minorHAnsi" w:eastAsiaTheme="minorEastAsia" w:cstheme="minorBidi"/>
                <w:noProof/>
                <w:sz w:val="22"/>
                <w:szCs w:val="22"/>
                <w:lang w:val="en-US"/>
              </w:rPr>
              <w:tab/>
            </w:r>
            <w:r w:rsidRPr="00E07375" w:rsidR="00782A7C">
              <w:rPr>
                <w:rStyle w:val="Hyperlink"/>
                <w:caps/>
                <w:noProof/>
                <w:spacing w:val="15"/>
              </w:rPr>
              <w:t>SIEM Integration</w:t>
            </w:r>
            <w:r w:rsidR="00782A7C">
              <w:rPr>
                <w:noProof/>
                <w:webHidden/>
              </w:rPr>
              <w:tab/>
            </w:r>
            <w:r w:rsidR="00782A7C">
              <w:rPr>
                <w:noProof/>
                <w:webHidden/>
              </w:rPr>
              <w:fldChar w:fldCharType="begin"/>
            </w:r>
            <w:r w:rsidR="00782A7C">
              <w:rPr>
                <w:noProof/>
                <w:webHidden/>
              </w:rPr>
              <w:instrText xml:space="preserve"> PAGEREF _Toc167026952 \h </w:instrText>
            </w:r>
            <w:r w:rsidR="00782A7C">
              <w:rPr>
                <w:noProof/>
                <w:webHidden/>
              </w:rPr>
            </w:r>
            <w:r w:rsidR="00782A7C">
              <w:rPr>
                <w:noProof/>
                <w:webHidden/>
              </w:rPr>
              <w:fldChar w:fldCharType="separate"/>
            </w:r>
            <w:r w:rsidR="00782A7C">
              <w:rPr>
                <w:noProof/>
                <w:webHidden/>
              </w:rPr>
              <w:t>57</w:t>
            </w:r>
            <w:r w:rsidR="00782A7C">
              <w:rPr>
                <w:noProof/>
                <w:webHidden/>
              </w:rPr>
              <w:fldChar w:fldCharType="end"/>
            </w:r>
          </w:hyperlink>
        </w:p>
        <w:p w:rsidR="00782A7C" w:rsidRDefault="00714580" w14:paraId="4ACF395B" w14:textId="2002709C">
          <w:pPr>
            <w:pStyle w:val="TOC4"/>
            <w:tabs>
              <w:tab w:val="right" w:pos="9350"/>
            </w:tabs>
            <w:rPr>
              <w:rFonts w:asciiTheme="minorHAnsi" w:hAnsiTheme="minorHAnsi" w:eastAsiaTheme="minorEastAsia" w:cstheme="minorBidi"/>
              <w:noProof/>
              <w:sz w:val="22"/>
              <w:szCs w:val="22"/>
              <w:lang w:val="en-US"/>
            </w:rPr>
          </w:pPr>
          <w:hyperlink w:history="1" w:anchor="_Toc167026953">
            <w:r w:rsidRPr="00E07375" w:rsidR="00782A7C">
              <w:rPr>
                <w:rStyle w:val="Hyperlink"/>
                <w:noProof/>
              </w:rPr>
              <w:t>17.1 Assumptions:</w:t>
            </w:r>
            <w:r w:rsidR="00782A7C">
              <w:rPr>
                <w:noProof/>
                <w:webHidden/>
              </w:rPr>
              <w:tab/>
            </w:r>
            <w:r w:rsidR="00782A7C">
              <w:rPr>
                <w:noProof/>
                <w:webHidden/>
              </w:rPr>
              <w:fldChar w:fldCharType="begin"/>
            </w:r>
            <w:r w:rsidR="00782A7C">
              <w:rPr>
                <w:noProof/>
                <w:webHidden/>
              </w:rPr>
              <w:instrText xml:space="preserve"> PAGEREF _Toc167026953 \h </w:instrText>
            </w:r>
            <w:r w:rsidR="00782A7C">
              <w:rPr>
                <w:noProof/>
                <w:webHidden/>
              </w:rPr>
            </w:r>
            <w:r w:rsidR="00782A7C">
              <w:rPr>
                <w:noProof/>
                <w:webHidden/>
              </w:rPr>
              <w:fldChar w:fldCharType="separate"/>
            </w:r>
            <w:r w:rsidR="00782A7C">
              <w:rPr>
                <w:noProof/>
                <w:webHidden/>
              </w:rPr>
              <w:t>57</w:t>
            </w:r>
            <w:r w:rsidR="00782A7C">
              <w:rPr>
                <w:noProof/>
                <w:webHidden/>
              </w:rPr>
              <w:fldChar w:fldCharType="end"/>
            </w:r>
          </w:hyperlink>
        </w:p>
        <w:p w:rsidR="00782A7C" w:rsidRDefault="00714580" w14:paraId="0AD8331A" w14:textId="288AB898">
          <w:pPr>
            <w:pStyle w:val="TOC4"/>
            <w:tabs>
              <w:tab w:val="right" w:pos="9350"/>
            </w:tabs>
            <w:rPr>
              <w:rFonts w:asciiTheme="minorHAnsi" w:hAnsiTheme="minorHAnsi" w:eastAsiaTheme="minorEastAsia" w:cstheme="minorBidi"/>
              <w:noProof/>
              <w:sz w:val="22"/>
              <w:szCs w:val="22"/>
              <w:lang w:val="en-US"/>
            </w:rPr>
          </w:pPr>
          <w:hyperlink w:history="1" w:anchor="_Toc167026954">
            <w:r w:rsidRPr="00E07375" w:rsidR="00782A7C">
              <w:rPr>
                <w:rStyle w:val="Hyperlink"/>
                <w:noProof/>
              </w:rPr>
              <w:t>17.2 Prerequisite:</w:t>
            </w:r>
            <w:r w:rsidR="00782A7C">
              <w:rPr>
                <w:noProof/>
                <w:webHidden/>
              </w:rPr>
              <w:tab/>
            </w:r>
            <w:r w:rsidR="00782A7C">
              <w:rPr>
                <w:noProof/>
                <w:webHidden/>
              </w:rPr>
              <w:fldChar w:fldCharType="begin"/>
            </w:r>
            <w:r w:rsidR="00782A7C">
              <w:rPr>
                <w:noProof/>
                <w:webHidden/>
              </w:rPr>
              <w:instrText xml:space="preserve"> PAGEREF _Toc167026954 \h </w:instrText>
            </w:r>
            <w:r w:rsidR="00782A7C">
              <w:rPr>
                <w:noProof/>
                <w:webHidden/>
              </w:rPr>
            </w:r>
            <w:r w:rsidR="00782A7C">
              <w:rPr>
                <w:noProof/>
                <w:webHidden/>
              </w:rPr>
              <w:fldChar w:fldCharType="separate"/>
            </w:r>
            <w:r w:rsidR="00782A7C">
              <w:rPr>
                <w:noProof/>
                <w:webHidden/>
              </w:rPr>
              <w:t>57</w:t>
            </w:r>
            <w:r w:rsidR="00782A7C">
              <w:rPr>
                <w:noProof/>
                <w:webHidden/>
              </w:rPr>
              <w:fldChar w:fldCharType="end"/>
            </w:r>
          </w:hyperlink>
        </w:p>
        <w:p w:rsidR="00782A7C" w:rsidRDefault="00714580" w14:paraId="232D1429" w14:textId="291F8B0C">
          <w:pPr>
            <w:pStyle w:val="TOC4"/>
            <w:tabs>
              <w:tab w:val="right" w:pos="9350"/>
            </w:tabs>
            <w:rPr>
              <w:rFonts w:asciiTheme="minorHAnsi" w:hAnsiTheme="minorHAnsi" w:eastAsiaTheme="minorEastAsia" w:cstheme="minorBidi"/>
              <w:noProof/>
              <w:sz w:val="22"/>
              <w:szCs w:val="22"/>
              <w:lang w:val="en-US"/>
            </w:rPr>
          </w:pPr>
          <w:hyperlink w:history="1" w:anchor="_Toc167026955">
            <w:r w:rsidRPr="00E07375" w:rsidR="00782A7C">
              <w:rPr>
                <w:rStyle w:val="Hyperlink"/>
                <w:noProof/>
              </w:rPr>
              <w:t>17.3 Connection Design</w:t>
            </w:r>
            <w:r w:rsidR="00782A7C">
              <w:rPr>
                <w:noProof/>
                <w:webHidden/>
              </w:rPr>
              <w:tab/>
            </w:r>
            <w:r w:rsidR="00782A7C">
              <w:rPr>
                <w:noProof/>
                <w:webHidden/>
              </w:rPr>
              <w:fldChar w:fldCharType="begin"/>
            </w:r>
            <w:r w:rsidR="00782A7C">
              <w:rPr>
                <w:noProof/>
                <w:webHidden/>
              </w:rPr>
              <w:instrText xml:space="preserve"> PAGEREF _Toc167026955 \h </w:instrText>
            </w:r>
            <w:r w:rsidR="00782A7C">
              <w:rPr>
                <w:noProof/>
                <w:webHidden/>
              </w:rPr>
            </w:r>
            <w:r w:rsidR="00782A7C">
              <w:rPr>
                <w:noProof/>
                <w:webHidden/>
              </w:rPr>
              <w:fldChar w:fldCharType="separate"/>
            </w:r>
            <w:r w:rsidR="00782A7C">
              <w:rPr>
                <w:noProof/>
                <w:webHidden/>
              </w:rPr>
              <w:t>58</w:t>
            </w:r>
            <w:r w:rsidR="00782A7C">
              <w:rPr>
                <w:noProof/>
                <w:webHidden/>
              </w:rPr>
              <w:fldChar w:fldCharType="end"/>
            </w:r>
          </w:hyperlink>
        </w:p>
        <w:p w:rsidR="00782A7C" w:rsidRDefault="00714580" w14:paraId="136B26B7" w14:textId="75B3AB53">
          <w:pPr>
            <w:pStyle w:val="TOC1"/>
            <w:tabs>
              <w:tab w:val="left" w:pos="600"/>
              <w:tab w:val="right" w:pos="9350"/>
            </w:tabs>
            <w:rPr>
              <w:rFonts w:asciiTheme="minorHAnsi" w:hAnsiTheme="minorHAnsi" w:eastAsiaTheme="minorEastAsia" w:cstheme="minorBidi"/>
              <w:noProof/>
              <w:sz w:val="22"/>
              <w:szCs w:val="22"/>
              <w:lang w:val="en-US"/>
            </w:rPr>
          </w:pPr>
          <w:hyperlink w:history="1" w:anchor="_Toc167026956">
            <w:r w:rsidRPr="00E07375" w:rsidR="00782A7C">
              <w:rPr>
                <w:rStyle w:val="Hyperlink"/>
                <w:noProof/>
              </w:rPr>
              <w:t>18.</w:t>
            </w:r>
            <w:r w:rsidR="00782A7C">
              <w:rPr>
                <w:rFonts w:asciiTheme="minorHAnsi" w:hAnsiTheme="minorHAnsi" w:eastAsiaTheme="minorEastAsia" w:cstheme="minorBidi"/>
                <w:noProof/>
                <w:sz w:val="22"/>
                <w:szCs w:val="22"/>
                <w:lang w:val="en-US"/>
              </w:rPr>
              <w:tab/>
            </w:r>
            <w:r w:rsidRPr="00E07375" w:rsidR="00782A7C">
              <w:rPr>
                <w:rStyle w:val="Hyperlink"/>
                <w:noProof/>
              </w:rPr>
              <w:t>PAM Integration with BeyondTrust</w:t>
            </w:r>
            <w:r w:rsidR="00782A7C">
              <w:rPr>
                <w:noProof/>
                <w:webHidden/>
              </w:rPr>
              <w:tab/>
            </w:r>
            <w:r w:rsidR="00782A7C">
              <w:rPr>
                <w:noProof/>
                <w:webHidden/>
              </w:rPr>
              <w:fldChar w:fldCharType="begin"/>
            </w:r>
            <w:r w:rsidR="00782A7C">
              <w:rPr>
                <w:noProof/>
                <w:webHidden/>
              </w:rPr>
              <w:instrText xml:space="preserve"> PAGEREF _Toc167026956 \h </w:instrText>
            </w:r>
            <w:r w:rsidR="00782A7C">
              <w:rPr>
                <w:noProof/>
                <w:webHidden/>
              </w:rPr>
            </w:r>
            <w:r w:rsidR="00782A7C">
              <w:rPr>
                <w:noProof/>
                <w:webHidden/>
              </w:rPr>
              <w:fldChar w:fldCharType="separate"/>
            </w:r>
            <w:r w:rsidR="00782A7C">
              <w:rPr>
                <w:noProof/>
                <w:webHidden/>
              </w:rPr>
              <w:t>59</w:t>
            </w:r>
            <w:r w:rsidR="00782A7C">
              <w:rPr>
                <w:noProof/>
                <w:webHidden/>
              </w:rPr>
              <w:fldChar w:fldCharType="end"/>
            </w:r>
          </w:hyperlink>
        </w:p>
        <w:p w:rsidR="00782A7C" w:rsidRDefault="00714580" w14:paraId="10B8E857" w14:textId="44A5B13F">
          <w:pPr>
            <w:pStyle w:val="TOC4"/>
            <w:tabs>
              <w:tab w:val="right" w:pos="9350"/>
            </w:tabs>
            <w:rPr>
              <w:rFonts w:asciiTheme="minorHAnsi" w:hAnsiTheme="minorHAnsi" w:eastAsiaTheme="minorEastAsia" w:cstheme="minorBidi"/>
              <w:noProof/>
              <w:sz w:val="22"/>
              <w:szCs w:val="22"/>
              <w:lang w:val="en-US"/>
            </w:rPr>
          </w:pPr>
          <w:hyperlink w:history="1" w:anchor="_Toc167026957">
            <w:r w:rsidRPr="00E07375" w:rsidR="00782A7C">
              <w:rPr>
                <w:rStyle w:val="Hyperlink"/>
                <w:noProof/>
              </w:rPr>
              <w:t>18.1 Assumptions:</w:t>
            </w:r>
            <w:r w:rsidR="00782A7C">
              <w:rPr>
                <w:noProof/>
                <w:webHidden/>
              </w:rPr>
              <w:tab/>
            </w:r>
            <w:r w:rsidR="00782A7C">
              <w:rPr>
                <w:noProof/>
                <w:webHidden/>
              </w:rPr>
              <w:fldChar w:fldCharType="begin"/>
            </w:r>
            <w:r w:rsidR="00782A7C">
              <w:rPr>
                <w:noProof/>
                <w:webHidden/>
              </w:rPr>
              <w:instrText xml:space="preserve"> PAGEREF _Toc167026957 \h </w:instrText>
            </w:r>
            <w:r w:rsidR="00782A7C">
              <w:rPr>
                <w:noProof/>
                <w:webHidden/>
              </w:rPr>
            </w:r>
            <w:r w:rsidR="00782A7C">
              <w:rPr>
                <w:noProof/>
                <w:webHidden/>
              </w:rPr>
              <w:fldChar w:fldCharType="separate"/>
            </w:r>
            <w:r w:rsidR="00782A7C">
              <w:rPr>
                <w:noProof/>
                <w:webHidden/>
              </w:rPr>
              <w:t>59</w:t>
            </w:r>
            <w:r w:rsidR="00782A7C">
              <w:rPr>
                <w:noProof/>
                <w:webHidden/>
              </w:rPr>
              <w:fldChar w:fldCharType="end"/>
            </w:r>
          </w:hyperlink>
        </w:p>
        <w:p w:rsidR="00782A7C" w:rsidRDefault="00714580" w14:paraId="20B60B61" w14:textId="20F01E31">
          <w:pPr>
            <w:pStyle w:val="TOC4"/>
            <w:tabs>
              <w:tab w:val="right" w:pos="9350"/>
            </w:tabs>
            <w:rPr>
              <w:rFonts w:asciiTheme="minorHAnsi" w:hAnsiTheme="minorHAnsi" w:eastAsiaTheme="minorEastAsia" w:cstheme="minorBidi"/>
              <w:noProof/>
              <w:sz w:val="22"/>
              <w:szCs w:val="22"/>
              <w:lang w:val="en-US"/>
            </w:rPr>
          </w:pPr>
          <w:hyperlink w:history="1" w:anchor="_Toc167026958">
            <w:r w:rsidRPr="00E07375" w:rsidR="00782A7C">
              <w:rPr>
                <w:rStyle w:val="Hyperlink"/>
                <w:noProof/>
              </w:rPr>
              <w:t>18.2 Prerequisites:</w:t>
            </w:r>
            <w:r w:rsidR="00782A7C">
              <w:rPr>
                <w:noProof/>
                <w:webHidden/>
              </w:rPr>
              <w:tab/>
            </w:r>
            <w:r w:rsidR="00782A7C">
              <w:rPr>
                <w:noProof/>
                <w:webHidden/>
              </w:rPr>
              <w:fldChar w:fldCharType="begin"/>
            </w:r>
            <w:r w:rsidR="00782A7C">
              <w:rPr>
                <w:noProof/>
                <w:webHidden/>
              </w:rPr>
              <w:instrText xml:space="preserve"> PAGEREF _Toc167026958 \h </w:instrText>
            </w:r>
            <w:r w:rsidR="00782A7C">
              <w:rPr>
                <w:noProof/>
                <w:webHidden/>
              </w:rPr>
            </w:r>
            <w:r w:rsidR="00782A7C">
              <w:rPr>
                <w:noProof/>
                <w:webHidden/>
              </w:rPr>
              <w:fldChar w:fldCharType="separate"/>
            </w:r>
            <w:r w:rsidR="00782A7C">
              <w:rPr>
                <w:noProof/>
                <w:webHidden/>
              </w:rPr>
              <w:t>59</w:t>
            </w:r>
            <w:r w:rsidR="00782A7C">
              <w:rPr>
                <w:noProof/>
                <w:webHidden/>
              </w:rPr>
              <w:fldChar w:fldCharType="end"/>
            </w:r>
          </w:hyperlink>
        </w:p>
        <w:p w:rsidR="00782A7C" w:rsidRDefault="00714580" w14:paraId="02DF3D71" w14:textId="07BD7300">
          <w:pPr>
            <w:pStyle w:val="TOC4"/>
            <w:tabs>
              <w:tab w:val="right" w:pos="9350"/>
            </w:tabs>
            <w:rPr>
              <w:rFonts w:asciiTheme="minorHAnsi" w:hAnsiTheme="minorHAnsi" w:eastAsiaTheme="minorEastAsia" w:cstheme="minorBidi"/>
              <w:noProof/>
              <w:sz w:val="22"/>
              <w:szCs w:val="22"/>
              <w:lang w:val="en-US"/>
            </w:rPr>
          </w:pPr>
          <w:hyperlink w:history="1" w:anchor="_Toc167026959">
            <w:r w:rsidRPr="00E07375" w:rsidR="00782A7C">
              <w:rPr>
                <w:rStyle w:val="Hyperlink"/>
                <w:noProof/>
              </w:rPr>
              <w:t>18.3 Connection Design</w:t>
            </w:r>
            <w:r w:rsidR="00782A7C">
              <w:rPr>
                <w:noProof/>
                <w:webHidden/>
              </w:rPr>
              <w:tab/>
            </w:r>
            <w:r w:rsidR="00782A7C">
              <w:rPr>
                <w:noProof/>
                <w:webHidden/>
              </w:rPr>
              <w:fldChar w:fldCharType="begin"/>
            </w:r>
            <w:r w:rsidR="00782A7C">
              <w:rPr>
                <w:noProof/>
                <w:webHidden/>
              </w:rPr>
              <w:instrText xml:space="preserve"> PAGEREF _Toc167026959 \h </w:instrText>
            </w:r>
            <w:r w:rsidR="00782A7C">
              <w:rPr>
                <w:noProof/>
                <w:webHidden/>
              </w:rPr>
            </w:r>
            <w:r w:rsidR="00782A7C">
              <w:rPr>
                <w:noProof/>
                <w:webHidden/>
              </w:rPr>
              <w:fldChar w:fldCharType="separate"/>
            </w:r>
            <w:r w:rsidR="00782A7C">
              <w:rPr>
                <w:noProof/>
                <w:webHidden/>
              </w:rPr>
              <w:t>59</w:t>
            </w:r>
            <w:r w:rsidR="00782A7C">
              <w:rPr>
                <w:noProof/>
                <w:webHidden/>
              </w:rPr>
              <w:fldChar w:fldCharType="end"/>
            </w:r>
          </w:hyperlink>
        </w:p>
        <w:p w:rsidR="00782A7C" w:rsidRDefault="00714580" w14:paraId="4944CA2D" w14:textId="15A9BF68">
          <w:pPr>
            <w:pStyle w:val="TOC4"/>
            <w:tabs>
              <w:tab w:val="right" w:pos="9350"/>
            </w:tabs>
            <w:rPr>
              <w:rFonts w:asciiTheme="minorHAnsi" w:hAnsiTheme="minorHAnsi" w:eastAsiaTheme="minorEastAsia" w:cstheme="minorBidi"/>
              <w:noProof/>
              <w:sz w:val="22"/>
              <w:szCs w:val="22"/>
              <w:lang w:val="en-US"/>
            </w:rPr>
          </w:pPr>
          <w:hyperlink w:history="1" w:anchor="_Toc167026960">
            <w:r w:rsidRPr="00E07375" w:rsidR="00782A7C">
              <w:rPr>
                <w:rStyle w:val="Hyperlink"/>
                <w:noProof/>
              </w:rPr>
              <w:t>18.4 Saviynt-AD Import Attribute Mapping</w:t>
            </w:r>
            <w:r w:rsidR="00782A7C">
              <w:rPr>
                <w:noProof/>
                <w:webHidden/>
              </w:rPr>
              <w:tab/>
            </w:r>
            <w:r w:rsidR="00782A7C">
              <w:rPr>
                <w:noProof/>
                <w:webHidden/>
              </w:rPr>
              <w:fldChar w:fldCharType="begin"/>
            </w:r>
            <w:r w:rsidR="00782A7C">
              <w:rPr>
                <w:noProof/>
                <w:webHidden/>
              </w:rPr>
              <w:instrText xml:space="preserve"> PAGEREF _Toc167026960 \h </w:instrText>
            </w:r>
            <w:r w:rsidR="00782A7C">
              <w:rPr>
                <w:noProof/>
                <w:webHidden/>
              </w:rPr>
            </w:r>
            <w:r w:rsidR="00782A7C">
              <w:rPr>
                <w:noProof/>
                <w:webHidden/>
              </w:rPr>
              <w:fldChar w:fldCharType="separate"/>
            </w:r>
            <w:r w:rsidR="00782A7C">
              <w:rPr>
                <w:noProof/>
                <w:webHidden/>
              </w:rPr>
              <w:t>60</w:t>
            </w:r>
            <w:r w:rsidR="00782A7C">
              <w:rPr>
                <w:noProof/>
                <w:webHidden/>
              </w:rPr>
              <w:fldChar w:fldCharType="end"/>
            </w:r>
          </w:hyperlink>
        </w:p>
        <w:p w:rsidR="00782A7C" w:rsidRDefault="00714580" w14:paraId="6F0D0E0B" w14:textId="4DB19369">
          <w:pPr>
            <w:pStyle w:val="TOC4"/>
            <w:tabs>
              <w:tab w:val="right" w:pos="9350"/>
            </w:tabs>
            <w:rPr>
              <w:rFonts w:asciiTheme="minorHAnsi" w:hAnsiTheme="minorHAnsi" w:eastAsiaTheme="minorEastAsia" w:cstheme="minorBidi"/>
              <w:noProof/>
              <w:sz w:val="22"/>
              <w:szCs w:val="22"/>
              <w:lang w:val="en-US"/>
            </w:rPr>
          </w:pPr>
          <w:hyperlink w:history="1" w:anchor="_Toc167026961">
            <w:r w:rsidRPr="00E07375" w:rsidR="00782A7C">
              <w:rPr>
                <w:rStyle w:val="Hyperlink"/>
                <w:noProof/>
              </w:rPr>
              <w:t>18.5 AD Account Management Processes</w:t>
            </w:r>
            <w:r w:rsidR="00782A7C">
              <w:rPr>
                <w:noProof/>
                <w:webHidden/>
              </w:rPr>
              <w:tab/>
            </w:r>
            <w:r w:rsidR="00782A7C">
              <w:rPr>
                <w:noProof/>
                <w:webHidden/>
              </w:rPr>
              <w:fldChar w:fldCharType="begin"/>
            </w:r>
            <w:r w:rsidR="00782A7C">
              <w:rPr>
                <w:noProof/>
                <w:webHidden/>
              </w:rPr>
              <w:instrText xml:space="preserve"> PAGEREF _Toc167026961 \h </w:instrText>
            </w:r>
            <w:r w:rsidR="00782A7C">
              <w:rPr>
                <w:noProof/>
                <w:webHidden/>
              </w:rPr>
            </w:r>
            <w:r w:rsidR="00782A7C">
              <w:rPr>
                <w:noProof/>
                <w:webHidden/>
              </w:rPr>
              <w:fldChar w:fldCharType="separate"/>
            </w:r>
            <w:r w:rsidR="00782A7C">
              <w:rPr>
                <w:noProof/>
                <w:webHidden/>
              </w:rPr>
              <w:t>60</w:t>
            </w:r>
            <w:r w:rsidR="00782A7C">
              <w:rPr>
                <w:noProof/>
                <w:webHidden/>
              </w:rPr>
              <w:fldChar w:fldCharType="end"/>
            </w:r>
          </w:hyperlink>
        </w:p>
        <w:p w:rsidR="00782A7C" w:rsidRDefault="00714580" w14:paraId="62E0A9D7" w14:textId="7F56EC5E">
          <w:pPr>
            <w:pStyle w:val="TOC5"/>
            <w:tabs>
              <w:tab w:val="right" w:pos="9350"/>
            </w:tabs>
            <w:rPr>
              <w:rFonts w:asciiTheme="minorHAnsi" w:hAnsiTheme="minorHAnsi" w:eastAsiaTheme="minorEastAsia" w:cstheme="minorBidi"/>
              <w:noProof/>
              <w:sz w:val="22"/>
              <w:szCs w:val="22"/>
              <w:lang w:val="en-US"/>
            </w:rPr>
          </w:pPr>
          <w:hyperlink w:history="1" w:anchor="_Toc167026962">
            <w:r w:rsidRPr="00E07375" w:rsidR="00782A7C">
              <w:rPr>
                <w:rStyle w:val="Hyperlink"/>
                <w:noProof/>
              </w:rPr>
              <w:t>Important Rules</w:t>
            </w:r>
            <w:r w:rsidR="00782A7C">
              <w:rPr>
                <w:noProof/>
                <w:webHidden/>
              </w:rPr>
              <w:tab/>
            </w:r>
            <w:r w:rsidR="00782A7C">
              <w:rPr>
                <w:noProof/>
                <w:webHidden/>
              </w:rPr>
              <w:fldChar w:fldCharType="begin"/>
            </w:r>
            <w:r w:rsidR="00782A7C">
              <w:rPr>
                <w:noProof/>
                <w:webHidden/>
              </w:rPr>
              <w:instrText xml:space="preserve"> PAGEREF _Toc167026962 \h </w:instrText>
            </w:r>
            <w:r w:rsidR="00782A7C">
              <w:rPr>
                <w:noProof/>
                <w:webHidden/>
              </w:rPr>
            </w:r>
            <w:r w:rsidR="00782A7C">
              <w:rPr>
                <w:noProof/>
                <w:webHidden/>
              </w:rPr>
              <w:fldChar w:fldCharType="separate"/>
            </w:r>
            <w:r w:rsidR="00782A7C">
              <w:rPr>
                <w:noProof/>
                <w:webHidden/>
              </w:rPr>
              <w:t>61</w:t>
            </w:r>
            <w:r w:rsidR="00782A7C">
              <w:rPr>
                <w:noProof/>
                <w:webHidden/>
              </w:rPr>
              <w:fldChar w:fldCharType="end"/>
            </w:r>
          </w:hyperlink>
        </w:p>
        <w:p w:rsidR="00782A7C" w:rsidRDefault="00714580" w14:paraId="5FE08208" w14:textId="7B89B399">
          <w:pPr>
            <w:pStyle w:val="TOC5"/>
            <w:tabs>
              <w:tab w:val="right" w:pos="9350"/>
            </w:tabs>
            <w:rPr>
              <w:rFonts w:asciiTheme="minorHAnsi" w:hAnsiTheme="minorHAnsi" w:eastAsiaTheme="minorEastAsia" w:cstheme="minorBidi"/>
              <w:noProof/>
              <w:sz w:val="22"/>
              <w:szCs w:val="22"/>
              <w:lang w:val="en-US"/>
            </w:rPr>
          </w:pPr>
          <w:hyperlink w:history="1" w:anchor="_Toc167026963">
            <w:r w:rsidRPr="00E07375" w:rsidR="00782A7C">
              <w:rPr>
                <w:rStyle w:val="Hyperlink"/>
                <w:noProof/>
              </w:rPr>
              <w:t>User Events</w:t>
            </w:r>
            <w:r w:rsidR="00782A7C">
              <w:rPr>
                <w:noProof/>
                <w:webHidden/>
              </w:rPr>
              <w:tab/>
            </w:r>
            <w:r w:rsidR="00782A7C">
              <w:rPr>
                <w:noProof/>
                <w:webHidden/>
              </w:rPr>
              <w:fldChar w:fldCharType="begin"/>
            </w:r>
            <w:r w:rsidR="00782A7C">
              <w:rPr>
                <w:noProof/>
                <w:webHidden/>
              </w:rPr>
              <w:instrText xml:space="preserve"> PAGEREF _Toc167026963 \h </w:instrText>
            </w:r>
            <w:r w:rsidR="00782A7C">
              <w:rPr>
                <w:noProof/>
                <w:webHidden/>
              </w:rPr>
            </w:r>
            <w:r w:rsidR="00782A7C">
              <w:rPr>
                <w:noProof/>
                <w:webHidden/>
              </w:rPr>
              <w:fldChar w:fldCharType="separate"/>
            </w:r>
            <w:r w:rsidR="00782A7C">
              <w:rPr>
                <w:noProof/>
                <w:webHidden/>
              </w:rPr>
              <w:t>61</w:t>
            </w:r>
            <w:r w:rsidR="00782A7C">
              <w:rPr>
                <w:noProof/>
                <w:webHidden/>
              </w:rPr>
              <w:fldChar w:fldCharType="end"/>
            </w:r>
          </w:hyperlink>
        </w:p>
        <w:p w:rsidR="00782A7C" w:rsidRDefault="00714580" w14:paraId="42E96072" w14:textId="220ABB8A">
          <w:pPr>
            <w:pStyle w:val="TOC4"/>
            <w:tabs>
              <w:tab w:val="right" w:pos="9350"/>
            </w:tabs>
            <w:rPr>
              <w:rFonts w:asciiTheme="minorHAnsi" w:hAnsiTheme="minorHAnsi" w:eastAsiaTheme="minorEastAsia" w:cstheme="minorBidi"/>
              <w:noProof/>
              <w:sz w:val="22"/>
              <w:szCs w:val="22"/>
              <w:lang w:val="en-US"/>
            </w:rPr>
          </w:pPr>
          <w:hyperlink w:history="1" w:anchor="_Toc167026964">
            <w:r w:rsidRPr="00E07375" w:rsidR="00782A7C">
              <w:rPr>
                <w:rStyle w:val="Hyperlink"/>
                <w:noProof/>
              </w:rPr>
              <w:t>18.6 BeyondTrust Account Management Processes</w:t>
            </w:r>
            <w:r w:rsidR="00782A7C">
              <w:rPr>
                <w:noProof/>
                <w:webHidden/>
              </w:rPr>
              <w:tab/>
            </w:r>
            <w:r w:rsidR="00782A7C">
              <w:rPr>
                <w:noProof/>
                <w:webHidden/>
              </w:rPr>
              <w:fldChar w:fldCharType="begin"/>
            </w:r>
            <w:r w:rsidR="00782A7C">
              <w:rPr>
                <w:noProof/>
                <w:webHidden/>
              </w:rPr>
              <w:instrText xml:space="preserve"> PAGEREF _Toc167026964 \h </w:instrText>
            </w:r>
            <w:r w:rsidR="00782A7C">
              <w:rPr>
                <w:noProof/>
                <w:webHidden/>
              </w:rPr>
            </w:r>
            <w:r w:rsidR="00782A7C">
              <w:rPr>
                <w:noProof/>
                <w:webHidden/>
              </w:rPr>
              <w:fldChar w:fldCharType="separate"/>
            </w:r>
            <w:r w:rsidR="00782A7C">
              <w:rPr>
                <w:noProof/>
                <w:webHidden/>
              </w:rPr>
              <w:t>62</w:t>
            </w:r>
            <w:r w:rsidR="00782A7C">
              <w:rPr>
                <w:noProof/>
                <w:webHidden/>
              </w:rPr>
              <w:fldChar w:fldCharType="end"/>
            </w:r>
          </w:hyperlink>
        </w:p>
        <w:p w:rsidR="00782A7C" w:rsidRDefault="00714580" w14:paraId="0E25D2B4" w14:textId="783F2F93">
          <w:pPr>
            <w:pStyle w:val="TOC5"/>
            <w:tabs>
              <w:tab w:val="right" w:pos="9350"/>
            </w:tabs>
            <w:rPr>
              <w:rFonts w:asciiTheme="minorHAnsi" w:hAnsiTheme="minorHAnsi" w:eastAsiaTheme="minorEastAsia" w:cstheme="minorBidi"/>
              <w:noProof/>
              <w:sz w:val="22"/>
              <w:szCs w:val="22"/>
              <w:lang w:val="en-US"/>
            </w:rPr>
          </w:pPr>
          <w:hyperlink w:history="1" w:anchor="_Toc167026965">
            <w:r w:rsidRPr="00E07375" w:rsidR="00782A7C">
              <w:rPr>
                <w:rStyle w:val="Hyperlink"/>
                <w:noProof/>
              </w:rPr>
              <w:t>Important Rules</w:t>
            </w:r>
            <w:r w:rsidR="00782A7C">
              <w:rPr>
                <w:noProof/>
                <w:webHidden/>
              </w:rPr>
              <w:tab/>
            </w:r>
            <w:r w:rsidR="00782A7C">
              <w:rPr>
                <w:noProof/>
                <w:webHidden/>
              </w:rPr>
              <w:fldChar w:fldCharType="begin"/>
            </w:r>
            <w:r w:rsidR="00782A7C">
              <w:rPr>
                <w:noProof/>
                <w:webHidden/>
              </w:rPr>
              <w:instrText xml:space="preserve"> PAGEREF _Toc167026965 \h </w:instrText>
            </w:r>
            <w:r w:rsidR="00782A7C">
              <w:rPr>
                <w:noProof/>
                <w:webHidden/>
              </w:rPr>
            </w:r>
            <w:r w:rsidR="00782A7C">
              <w:rPr>
                <w:noProof/>
                <w:webHidden/>
              </w:rPr>
              <w:fldChar w:fldCharType="separate"/>
            </w:r>
            <w:r w:rsidR="00782A7C">
              <w:rPr>
                <w:noProof/>
                <w:webHidden/>
              </w:rPr>
              <w:t>62</w:t>
            </w:r>
            <w:r w:rsidR="00782A7C">
              <w:rPr>
                <w:noProof/>
                <w:webHidden/>
              </w:rPr>
              <w:fldChar w:fldCharType="end"/>
            </w:r>
          </w:hyperlink>
        </w:p>
        <w:p w:rsidR="00782A7C" w:rsidRDefault="00714580" w14:paraId="5C10FC56" w14:textId="142F5F5C">
          <w:pPr>
            <w:pStyle w:val="TOC5"/>
            <w:tabs>
              <w:tab w:val="right" w:pos="9350"/>
            </w:tabs>
            <w:rPr>
              <w:rFonts w:asciiTheme="minorHAnsi" w:hAnsiTheme="minorHAnsi" w:eastAsiaTheme="minorEastAsia" w:cstheme="minorBidi"/>
              <w:noProof/>
              <w:sz w:val="22"/>
              <w:szCs w:val="22"/>
              <w:lang w:val="en-US"/>
            </w:rPr>
          </w:pPr>
          <w:hyperlink w:history="1" w:anchor="_Toc167026966">
            <w:r w:rsidRPr="00E07375" w:rsidR="00782A7C">
              <w:rPr>
                <w:rStyle w:val="Hyperlink"/>
                <w:noProof/>
              </w:rPr>
              <w:t>User Events</w:t>
            </w:r>
            <w:r w:rsidR="00782A7C">
              <w:rPr>
                <w:noProof/>
                <w:webHidden/>
              </w:rPr>
              <w:tab/>
            </w:r>
            <w:r w:rsidR="00782A7C">
              <w:rPr>
                <w:noProof/>
                <w:webHidden/>
              </w:rPr>
              <w:fldChar w:fldCharType="begin"/>
            </w:r>
            <w:r w:rsidR="00782A7C">
              <w:rPr>
                <w:noProof/>
                <w:webHidden/>
              </w:rPr>
              <w:instrText xml:space="preserve"> PAGEREF _Toc167026966 \h </w:instrText>
            </w:r>
            <w:r w:rsidR="00782A7C">
              <w:rPr>
                <w:noProof/>
                <w:webHidden/>
              </w:rPr>
            </w:r>
            <w:r w:rsidR="00782A7C">
              <w:rPr>
                <w:noProof/>
                <w:webHidden/>
              </w:rPr>
              <w:fldChar w:fldCharType="separate"/>
            </w:r>
            <w:r w:rsidR="00782A7C">
              <w:rPr>
                <w:noProof/>
                <w:webHidden/>
              </w:rPr>
              <w:t>62</w:t>
            </w:r>
            <w:r w:rsidR="00782A7C">
              <w:rPr>
                <w:noProof/>
                <w:webHidden/>
              </w:rPr>
              <w:fldChar w:fldCharType="end"/>
            </w:r>
          </w:hyperlink>
        </w:p>
        <w:p w:rsidR="00782A7C" w:rsidRDefault="00714580" w14:paraId="12AD4AE2" w14:textId="1F6DF9AE">
          <w:pPr>
            <w:pStyle w:val="TOC1"/>
            <w:tabs>
              <w:tab w:val="left" w:pos="600"/>
              <w:tab w:val="right" w:pos="9350"/>
            </w:tabs>
            <w:rPr>
              <w:rFonts w:asciiTheme="minorHAnsi" w:hAnsiTheme="minorHAnsi" w:eastAsiaTheme="minorEastAsia" w:cstheme="minorBidi"/>
              <w:noProof/>
              <w:sz w:val="22"/>
              <w:szCs w:val="22"/>
              <w:lang w:val="en-US"/>
            </w:rPr>
          </w:pPr>
          <w:hyperlink w:history="1" w:anchor="_Toc167026967">
            <w:r w:rsidRPr="00E07375" w:rsidR="00782A7C">
              <w:rPr>
                <w:rStyle w:val="Hyperlink"/>
                <w:caps/>
                <w:noProof/>
                <w:spacing w:val="15"/>
              </w:rPr>
              <w:t>19.</w:t>
            </w:r>
            <w:r w:rsidR="00782A7C">
              <w:rPr>
                <w:rFonts w:asciiTheme="minorHAnsi" w:hAnsiTheme="minorHAnsi" w:eastAsiaTheme="minorEastAsia" w:cstheme="minorBidi"/>
                <w:noProof/>
                <w:sz w:val="22"/>
                <w:szCs w:val="22"/>
                <w:lang w:val="en-US"/>
              </w:rPr>
              <w:tab/>
            </w:r>
            <w:r w:rsidRPr="00E07375" w:rsidR="00782A7C">
              <w:rPr>
                <w:rStyle w:val="Hyperlink"/>
                <w:caps/>
                <w:noProof/>
                <w:spacing w:val="15"/>
              </w:rPr>
              <w:t>Verity Integration</w:t>
            </w:r>
            <w:r w:rsidR="00782A7C">
              <w:rPr>
                <w:noProof/>
                <w:webHidden/>
              </w:rPr>
              <w:tab/>
            </w:r>
            <w:r w:rsidR="00782A7C">
              <w:rPr>
                <w:noProof/>
                <w:webHidden/>
              </w:rPr>
              <w:fldChar w:fldCharType="begin"/>
            </w:r>
            <w:r w:rsidR="00782A7C">
              <w:rPr>
                <w:noProof/>
                <w:webHidden/>
              </w:rPr>
              <w:instrText xml:space="preserve"> PAGEREF _Toc167026967 \h </w:instrText>
            </w:r>
            <w:r w:rsidR="00782A7C">
              <w:rPr>
                <w:noProof/>
                <w:webHidden/>
              </w:rPr>
            </w:r>
            <w:r w:rsidR="00782A7C">
              <w:rPr>
                <w:noProof/>
                <w:webHidden/>
              </w:rPr>
              <w:fldChar w:fldCharType="separate"/>
            </w:r>
            <w:r w:rsidR="00782A7C">
              <w:rPr>
                <w:noProof/>
                <w:webHidden/>
              </w:rPr>
              <w:t>63</w:t>
            </w:r>
            <w:r w:rsidR="00782A7C">
              <w:rPr>
                <w:noProof/>
                <w:webHidden/>
              </w:rPr>
              <w:fldChar w:fldCharType="end"/>
            </w:r>
          </w:hyperlink>
        </w:p>
        <w:p w:rsidR="00782A7C" w:rsidRDefault="00714580" w14:paraId="1D1E7933" w14:textId="5961851C">
          <w:pPr>
            <w:pStyle w:val="TOC4"/>
            <w:tabs>
              <w:tab w:val="right" w:pos="9350"/>
            </w:tabs>
            <w:rPr>
              <w:rFonts w:asciiTheme="minorHAnsi" w:hAnsiTheme="minorHAnsi" w:eastAsiaTheme="minorEastAsia" w:cstheme="minorBidi"/>
              <w:noProof/>
              <w:sz w:val="22"/>
              <w:szCs w:val="22"/>
              <w:lang w:val="en-US"/>
            </w:rPr>
          </w:pPr>
          <w:hyperlink w:history="1" w:anchor="_Toc167026968">
            <w:r w:rsidRPr="00E07375" w:rsidR="00782A7C">
              <w:rPr>
                <w:rStyle w:val="Hyperlink"/>
                <w:noProof/>
              </w:rPr>
              <w:t>19.1 Assumptions:</w:t>
            </w:r>
            <w:r w:rsidR="00782A7C">
              <w:rPr>
                <w:noProof/>
                <w:webHidden/>
              </w:rPr>
              <w:tab/>
            </w:r>
            <w:r w:rsidR="00782A7C">
              <w:rPr>
                <w:noProof/>
                <w:webHidden/>
              </w:rPr>
              <w:fldChar w:fldCharType="begin"/>
            </w:r>
            <w:r w:rsidR="00782A7C">
              <w:rPr>
                <w:noProof/>
                <w:webHidden/>
              </w:rPr>
              <w:instrText xml:space="preserve"> PAGEREF _Toc167026968 \h </w:instrText>
            </w:r>
            <w:r w:rsidR="00782A7C">
              <w:rPr>
                <w:noProof/>
                <w:webHidden/>
              </w:rPr>
            </w:r>
            <w:r w:rsidR="00782A7C">
              <w:rPr>
                <w:noProof/>
                <w:webHidden/>
              </w:rPr>
              <w:fldChar w:fldCharType="separate"/>
            </w:r>
            <w:r w:rsidR="00782A7C">
              <w:rPr>
                <w:noProof/>
                <w:webHidden/>
              </w:rPr>
              <w:t>63</w:t>
            </w:r>
            <w:r w:rsidR="00782A7C">
              <w:rPr>
                <w:noProof/>
                <w:webHidden/>
              </w:rPr>
              <w:fldChar w:fldCharType="end"/>
            </w:r>
          </w:hyperlink>
        </w:p>
        <w:p w:rsidR="00782A7C" w:rsidRDefault="00714580" w14:paraId="351C5CBD" w14:textId="21A1856B">
          <w:pPr>
            <w:pStyle w:val="TOC4"/>
            <w:tabs>
              <w:tab w:val="right" w:pos="9350"/>
            </w:tabs>
            <w:rPr>
              <w:rFonts w:asciiTheme="minorHAnsi" w:hAnsiTheme="minorHAnsi" w:eastAsiaTheme="minorEastAsia" w:cstheme="minorBidi"/>
              <w:noProof/>
              <w:sz w:val="22"/>
              <w:szCs w:val="22"/>
              <w:lang w:val="en-US"/>
            </w:rPr>
          </w:pPr>
          <w:hyperlink w:history="1" w:anchor="_Toc167026969">
            <w:r w:rsidRPr="00E07375" w:rsidR="00782A7C">
              <w:rPr>
                <w:rStyle w:val="Hyperlink"/>
                <w:noProof/>
              </w:rPr>
              <w:t>19.2 Verity Reconciliation Approach</w:t>
            </w:r>
            <w:r w:rsidR="00782A7C">
              <w:rPr>
                <w:noProof/>
                <w:webHidden/>
              </w:rPr>
              <w:tab/>
            </w:r>
            <w:r w:rsidR="00782A7C">
              <w:rPr>
                <w:noProof/>
                <w:webHidden/>
              </w:rPr>
              <w:fldChar w:fldCharType="begin"/>
            </w:r>
            <w:r w:rsidR="00782A7C">
              <w:rPr>
                <w:noProof/>
                <w:webHidden/>
              </w:rPr>
              <w:instrText xml:space="preserve"> PAGEREF _Toc167026969 \h </w:instrText>
            </w:r>
            <w:r w:rsidR="00782A7C">
              <w:rPr>
                <w:noProof/>
                <w:webHidden/>
              </w:rPr>
            </w:r>
            <w:r w:rsidR="00782A7C">
              <w:rPr>
                <w:noProof/>
                <w:webHidden/>
              </w:rPr>
              <w:fldChar w:fldCharType="separate"/>
            </w:r>
            <w:r w:rsidR="00782A7C">
              <w:rPr>
                <w:noProof/>
                <w:webHidden/>
              </w:rPr>
              <w:t>63</w:t>
            </w:r>
            <w:r w:rsidR="00782A7C">
              <w:rPr>
                <w:noProof/>
                <w:webHidden/>
              </w:rPr>
              <w:fldChar w:fldCharType="end"/>
            </w:r>
          </w:hyperlink>
        </w:p>
        <w:p w:rsidR="00782A7C" w:rsidRDefault="00714580" w14:paraId="1C1E95E1" w14:textId="45990AA7">
          <w:pPr>
            <w:pStyle w:val="TOC4"/>
            <w:tabs>
              <w:tab w:val="right" w:pos="9350"/>
            </w:tabs>
            <w:rPr>
              <w:rFonts w:asciiTheme="minorHAnsi" w:hAnsiTheme="minorHAnsi" w:eastAsiaTheme="minorEastAsia" w:cstheme="minorBidi"/>
              <w:noProof/>
              <w:sz w:val="22"/>
              <w:szCs w:val="22"/>
              <w:lang w:val="en-US"/>
            </w:rPr>
          </w:pPr>
          <w:hyperlink w:history="1" w:anchor="_Toc167026970">
            <w:r w:rsidRPr="00E07375" w:rsidR="00782A7C">
              <w:rPr>
                <w:rStyle w:val="Hyperlink"/>
                <w:noProof/>
              </w:rPr>
              <w:t>19.3 Connector Design</w:t>
            </w:r>
            <w:r w:rsidR="00782A7C">
              <w:rPr>
                <w:noProof/>
                <w:webHidden/>
              </w:rPr>
              <w:tab/>
            </w:r>
            <w:r w:rsidR="00782A7C">
              <w:rPr>
                <w:noProof/>
                <w:webHidden/>
              </w:rPr>
              <w:fldChar w:fldCharType="begin"/>
            </w:r>
            <w:r w:rsidR="00782A7C">
              <w:rPr>
                <w:noProof/>
                <w:webHidden/>
              </w:rPr>
              <w:instrText xml:space="preserve"> PAGEREF _Toc167026970 \h </w:instrText>
            </w:r>
            <w:r w:rsidR="00782A7C">
              <w:rPr>
                <w:noProof/>
                <w:webHidden/>
              </w:rPr>
            </w:r>
            <w:r w:rsidR="00782A7C">
              <w:rPr>
                <w:noProof/>
                <w:webHidden/>
              </w:rPr>
              <w:fldChar w:fldCharType="separate"/>
            </w:r>
            <w:r w:rsidR="00782A7C">
              <w:rPr>
                <w:noProof/>
                <w:webHidden/>
              </w:rPr>
              <w:t>63</w:t>
            </w:r>
            <w:r w:rsidR="00782A7C">
              <w:rPr>
                <w:noProof/>
                <w:webHidden/>
              </w:rPr>
              <w:fldChar w:fldCharType="end"/>
            </w:r>
          </w:hyperlink>
        </w:p>
        <w:p w:rsidR="00782A7C" w:rsidRDefault="00714580" w14:paraId="5C689CB2" w14:textId="7B44D75A">
          <w:pPr>
            <w:pStyle w:val="TOC4"/>
            <w:tabs>
              <w:tab w:val="right" w:pos="9350"/>
            </w:tabs>
            <w:rPr>
              <w:rFonts w:asciiTheme="minorHAnsi" w:hAnsiTheme="minorHAnsi" w:eastAsiaTheme="minorEastAsia" w:cstheme="minorBidi"/>
              <w:noProof/>
              <w:sz w:val="22"/>
              <w:szCs w:val="22"/>
              <w:lang w:val="en-US"/>
            </w:rPr>
          </w:pPr>
          <w:hyperlink w:history="1" w:anchor="_Toc167026971">
            <w:r w:rsidRPr="00E07375" w:rsidR="00782A7C">
              <w:rPr>
                <w:rStyle w:val="Hyperlink"/>
                <w:noProof/>
              </w:rPr>
              <w:t>19.4 Data PreProcessor:</w:t>
            </w:r>
            <w:r w:rsidR="00782A7C">
              <w:rPr>
                <w:noProof/>
                <w:webHidden/>
              </w:rPr>
              <w:tab/>
            </w:r>
            <w:r w:rsidR="00782A7C">
              <w:rPr>
                <w:noProof/>
                <w:webHidden/>
              </w:rPr>
              <w:fldChar w:fldCharType="begin"/>
            </w:r>
            <w:r w:rsidR="00782A7C">
              <w:rPr>
                <w:noProof/>
                <w:webHidden/>
              </w:rPr>
              <w:instrText xml:space="preserve"> PAGEREF _Toc167026971 \h </w:instrText>
            </w:r>
            <w:r w:rsidR="00782A7C">
              <w:rPr>
                <w:noProof/>
                <w:webHidden/>
              </w:rPr>
            </w:r>
            <w:r w:rsidR="00782A7C">
              <w:rPr>
                <w:noProof/>
                <w:webHidden/>
              </w:rPr>
              <w:fldChar w:fldCharType="separate"/>
            </w:r>
            <w:r w:rsidR="00782A7C">
              <w:rPr>
                <w:noProof/>
                <w:webHidden/>
              </w:rPr>
              <w:t>64</w:t>
            </w:r>
            <w:r w:rsidR="00782A7C">
              <w:rPr>
                <w:noProof/>
                <w:webHidden/>
              </w:rPr>
              <w:fldChar w:fldCharType="end"/>
            </w:r>
          </w:hyperlink>
        </w:p>
        <w:p w:rsidR="00782A7C" w:rsidRDefault="00714580" w14:paraId="34504F34" w14:textId="3B17B32E">
          <w:pPr>
            <w:pStyle w:val="TOC4"/>
            <w:tabs>
              <w:tab w:val="right" w:pos="9350"/>
            </w:tabs>
            <w:rPr>
              <w:rFonts w:asciiTheme="minorHAnsi" w:hAnsiTheme="minorHAnsi" w:eastAsiaTheme="minorEastAsia" w:cstheme="minorBidi"/>
              <w:noProof/>
              <w:sz w:val="22"/>
              <w:szCs w:val="22"/>
              <w:lang w:val="en-US"/>
            </w:rPr>
          </w:pPr>
          <w:hyperlink w:history="1" w:anchor="_Toc167026972">
            <w:r w:rsidRPr="00E07375" w:rsidR="00782A7C">
              <w:rPr>
                <w:rStyle w:val="Hyperlink"/>
                <w:noProof/>
              </w:rPr>
              <w:t>19.5 Account Name Generation:</w:t>
            </w:r>
            <w:r w:rsidR="00782A7C">
              <w:rPr>
                <w:noProof/>
                <w:webHidden/>
              </w:rPr>
              <w:tab/>
            </w:r>
            <w:r w:rsidR="00782A7C">
              <w:rPr>
                <w:noProof/>
                <w:webHidden/>
              </w:rPr>
              <w:fldChar w:fldCharType="begin"/>
            </w:r>
            <w:r w:rsidR="00782A7C">
              <w:rPr>
                <w:noProof/>
                <w:webHidden/>
              </w:rPr>
              <w:instrText xml:space="preserve"> PAGEREF _Toc167026972 \h </w:instrText>
            </w:r>
            <w:r w:rsidR="00782A7C">
              <w:rPr>
                <w:noProof/>
                <w:webHidden/>
              </w:rPr>
            </w:r>
            <w:r w:rsidR="00782A7C">
              <w:rPr>
                <w:noProof/>
                <w:webHidden/>
              </w:rPr>
              <w:fldChar w:fldCharType="separate"/>
            </w:r>
            <w:r w:rsidR="00782A7C">
              <w:rPr>
                <w:noProof/>
                <w:webHidden/>
              </w:rPr>
              <w:t>64</w:t>
            </w:r>
            <w:r w:rsidR="00782A7C">
              <w:rPr>
                <w:noProof/>
                <w:webHidden/>
              </w:rPr>
              <w:fldChar w:fldCharType="end"/>
            </w:r>
          </w:hyperlink>
        </w:p>
        <w:p w:rsidR="00782A7C" w:rsidRDefault="00714580" w14:paraId="07FB3F02" w14:textId="2CDF5D7E">
          <w:pPr>
            <w:pStyle w:val="TOC4"/>
            <w:tabs>
              <w:tab w:val="right" w:pos="9350"/>
            </w:tabs>
            <w:rPr>
              <w:rFonts w:asciiTheme="minorHAnsi" w:hAnsiTheme="minorHAnsi" w:eastAsiaTheme="minorEastAsia" w:cstheme="minorBidi"/>
              <w:noProof/>
              <w:sz w:val="22"/>
              <w:szCs w:val="22"/>
              <w:lang w:val="en-US"/>
            </w:rPr>
          </w:pPr>
          <w:hyperlink w:history="1" w:anchor="_Toc167026973">
            <w:r w:rsidRPr="00E07375" w:rsidR="00782A7C">
              <w:rPr>
                <w:rStyle w:val="Hyperlink"/>
                <w:noProof/>
              </w:rPr>
              <w:t>19.6 Email Generation:</w:t>
            </w:r>
            <w:r w:rsidR="00782A7C">
              <w:rPr>
                <w:noProof/>
                <w:webHidden/>
              </w:rPr>
              <w:tab/>
            </w:r>
            <w:r w:rsidR="00782A7C">
              <w:rPr>
                <w:noProof/>
                <w:webHidden/>
              </w:rPr>
              <w:fldChar w:fldCharType="begin"/>
            </w:r>
            <w:r w:rsidR="00782A7C">
              <w:rPr>
                <w:noProof/>
                <w:webHidden/>
              </w:rPr>
              <w:instrText xml:space="preserve"> PAGEREF _Toc167026973 \h </w:instrText>
            </w:r>
            <w:r w:rsidR="00782A7C">
              <w:rPr>
                <w:noProof/>
                <w:webHidden/>
              </w:rPr>
            </w:r>
            <w:r w:rsidR="00782A7C">
              <w:rPr>
                <w:noProof/>
                <w:webHidden/>
              </w:rPr>
              <w:fldChar w:fldCharType="separate"/>
            </w:r>
            <w:r w:rsidR="00782A7C">
              <w:rPr>
                <w:noProof/>
                <w:webHidden/>
              </w:rPr>
              <w:t>65</w:t>
            </w:r>
            <w:r w:rsidR="00782A7C">
              <w:rPr>
                <w:noProof/>
                <w:webHidden/>
              </w:rPr>
              <w:fldChar w:fldCharType="end"/>
            </w:r>
          </w:hyperlink>
        </w:p>
        <w:p w:rsidR="00782A7C" w:rsidRDefault="00714580" w14:paraId="4CACDD48" w14:textId="32B8BB9E">
          <w:pPr>
            <w:pStyle w:val="TOC4"/>
            <w:tabs>
              <w:tab w:val="right" w:pos="9350"/>
            </w:tabs>
            <w:rPr>
              <w:rFonts w:asciiTheme="minorHAnsi" w:hAnsiTheme="minorHAnsi" w:eastAsiaTheme="minorEastAsia" w:cstheme="minorBidi"/>
              <w:noProof/>
              <w:sz w:val="22"/>
              <w:szCs w:val="22"/>
              <w:lang w:val="en-US"/>
            </w:rPr>
          </w:pPr>
          <w:hyperlink w:history="1" w:anchor="_Toc167026974">
            <w:r w:rsidRPr="00E07375" w:rsidR="00782A7C">
              <w:rPr>
                <w:rStyle w:val="Hyperlink"/>
                <w:noProof/>
              </w:rPr>
              <w:t>19.7 Reconciliation Jobs:</w:t>
            </w:r>
            <w:r w:rsidR="00782A7C">
              <w:rPr>
                <w:noProof/>
                <w:webHidden/>
              </w:rPr>
              <w:tab/>
            </w:r>
            <w:r w:rsidR="00782A7C">
              <w:rPr>
                <w:noProof/>
                <w:webHidden/>
              </w:rPr>
              <w:fldChar w:fldCharType="begin"/>
            </w:r>
            <w:r w:rsidR="00782A7C">
              <w:rPr>
                <w:noProof/>
                <w:webHidden/>
              </w:rPr>
              <w:instrText xml:space="preserve"> PAGEREF _Toc167026974 \h </w:instrText>
            </w:r>
            <w:r w:rsidR="00782A7C">
              <w:rPr>
                <w:noProof/>
                <w:webHidden/>
              </w:rPr>
            </w:r>
            <w:r w:rsidR="00782A7C">
              <w:rPr>
                <w:noProof/>
                <w:webHidden/>
              </w:rPr>
              <w:fldChar w:fldCharType="separate"/>
            </w:r>
            <w:r w:rsidR="00782A7C">
              <w:rPr>
                <w:noProof/>
                <w:webHidden/>
              </w:rPr>
              <w:t>65</w:t>
            </w:r>
            <w:r w:rsidR="00782A7C">
              <w:rPr>
                <w:noProof/>
                <w:webHidden/>
              </w:rPr>
              <w:fldChar w:fldCharType="end"/>
            </w:r>
          </w:hyperlink>
        </w:p>
        <w:p w:rsidR="00782A7C" w:rsidRDefault="00714580" w14:paraId="1EB1FDC8" w14:textId="58F6674A">
          <w:pPr>
            <w:pStyle w:val="TOC1"/>
            <w:tabs>
              <w:tab w:val="left" w:pos="600"/>
              <w:tab w:val="right" w:pos="9350"/>
            </w:tabs>
            <w:rPr>
              <w:rFonts w:asciiTheme="minorHAnsi" w:hAnsiTheme="minorHAnsi" w:eastAsiaTheme="minorEastAsia" w:cstheme="minorBidi"/>
              <w:noProof/>
              <w:sz w:val="22"/>
              <w:szCs w:val="22"/>
              <w:lang w:val="en-US"/>
            </w:rPr>
          </w:pPr>
          <w:hyperlink w:history="1" w:anchor="_Toc167026975">
            <w:r w:rsidRPr="00E07375" w:rsidR="00782A7C">
              <w:rPr>
                <w:rStyle w:val="Hyperlink"/>
                <w:noProof/>
              </w:rPr>
              <w:t>20.</w:t>
            </w:r>
            <w:r w:rsidR="00782A7C">
              <w:rPr>
                <w:rFonts w:asciiTheme="minorHAnsi" w:hAnsiTheme="minorHAnsi" w:eastAsiaTheme="minorEastAsia" w:cstheme="minorBidi"/>
                <w:noProof/>
                <w:sz w:val="22"/>
                <w:szCs w:val="22"/>
                <w:lang w:val="en-US"/>
              </w:rPr>
              <w:tab/>
            </w:r>
            <w:r w:rsidRPr="00E07375" w:rsidR="00782A7C">
              <w:rPr>
                <w:rStyle w:val="Hyperlink"/>
                <w:noProof/>
              </w:rPr>
              <w:t>QNXT Provisioning</w:t>
            </w:r>
            <w:r w:rsidR="00782A7C">
              <w:rPr>
                <w:noProof/>
                <w:webHidden/>
              </w:rPr>
              <w:tab/>
            </w:r>
            <w:r w:rsidR="00782A7C">
              <w:rPr>
                <w:noProof/>
                <w:webHidden/>
              </w:rPr>
              <w:fldChar w:fldCharType="begin"/>
            </w:r>
            <w:r w:rsidR="00782A7C">
              <w:rPr>
                <w:noProof/>
                <w:webHidden/>
              </w:rPr>
              <w:instrText xml:space="preserve"> PAGEREF _Toc167026975 \h </w:instrText>
            </w:r>
            <w:r w:rsidR="00782A7C">
              <w:rPr>
                <w:noProof/>
                <w:webHidden/>
              </w:rPr>
            </w:r>
            <w:r w:rsidR="00782A7C">
              <w:rPr>
                <w:noProof/>
                <w:webHidden/>
              </w:rPr>
              <w:fldChar w:fldCharType="separate"/>
            </w:r>
            <w:r w:rsidR="00782A7C">
              <w:rPr>
                <w:noProof/>
                <w:webHidden/>
              </w:rPr>
              <w:t>65</w:t>
            </w:r>
            <w:r w:rsidR="00782A7C">
              <w:rPr>
                <w:noProof/>
                <w:webHidden/>
              </w:rPr>
              <w:fldChar w:fldCharType="end"/>
            </w:r>
          </w:hyperlink>
        </w:p>
        <w:p w:rsidR="00782A7C" w:rsidRDefault="00714580" w14:paraId="2D61A757" w14:textId="09FBA9B1">
          <w:pPr>
            <w:pStyle w:val="TOC4"/>
            <w:tabs>
              <w:tab w:val="right" w:pos="9350"/>
            </w:tabs>
            <w:rPr>
              <w:rFonts w:asciiTheme="minorHAnsi" w:hAnsiTheme="minorHAnsi" w:eastAsiaTheme="minorEastAsia" w:cstheme="minorBidi"/>
              <w:noProof/>
              <w:sz w:val="22"/>
              <w:szCs w:val="22"/>
              <w:lang w:val="en-US"/>
            </w:rPr>
          </w:pPr>
          <w:hyperlink w:history="1" w:anchor="_Toc167026976">
            <w:r w:rsidRPr="00E07375" w:rsidR="00782A7C">
              <w:rPr>
                <w:rStyle w:val="Hyperlink"/>
                <w:noProof/>
              </w:rPr>
              <w:t>20.1 Assumptions:</w:t>
            </w:r>
            <w:r w:rsidR="00782A7C">
              <w:rPr>
                <w:noProof/>
                <w:webHidden/>
              </w:rPr>
              <w:tab/>
            </w:r>
            <w:r w:rsidR="00782A7C">
              <w:rPr>
                <w:noProof/>
                <w:webHidden/>
              </w:rPr>
              <w:fldChar w:fldCharType="begin"/>
            </w:r>
            <w:r w:rsidR="00782A7C">
              <w:rPr>
                <w:noProof/>
                <w:webHidden/>
              </w:rPr>
              <w:instrText xml:space="preserve"> PAGEREF _Toc167026976 \h </w:instrText>
            </w:r>
            <w:r w:rsidR="00782A7C">
              <w:rPr>
                <w:noProof/>
                <w:webHidden/>
              </w:rPr>
            </w:r>
            <w:r w:rsidR="00782A7C">
              <w:rPr>
                <w:noProof/>
                <w:webHidden/>
              </w:rPr>
              <w:fldChar w:fldCharType="separate"/>
            </w:r>
            <w:r w:rsidR="00782A7C">
              <w:rPr>
                <w:noProof/>
                <w:webHidden/>
              </w:rPr>
              <w:t>65</w:t>
            </w:r>
            <w:r w:rsidR="00782A7C">
              <w:rPr>
                <w:noProof/>
                <w:webHidden/>
              </w:rPr>
              <w:fldChar w:fldCharType="end"/>
            </w:r>
          </w:hyperlink>
        </w:p>
        <w:p w:rsidR="00782A7C" w:rsidRDefault="00714580" w14:paraId="165D8B9A" w14:textId="09480E54">
          <w:pPr>
            <w:pStyle w:val="TOC4"/>
            <w:tabs>
              <w:tab w:val="right" w:pos="9350"/>
            </w:tabs>
            <w:rPr>
              <w:rFonts w:asciiTheme="minorHAnsi" w:hAnsiTheme="minorHAnsi" w:eastAsiaTheme="minorEastAsia" w:cstheme="minorBidi"/>
              <w:noProof/>
              <w:sz w:val="22"/>
              <w:szCs w:val="22"/>
              <w:lang w:val="en-US"/>
            </w:rPr>
          </w:pPr>
          <w:hyperlink w:history="1" w:anchor="_Toc167026977">
            <w:r w:rsidRPr="00E07375" w:rsidR="00782A7C">
              <w:rPr>
                <w:rStyle w:val="Hyperlink"/>
                <w:noProof/>
              </w:rPr>
              <w:t>20.2 Prerequisite:</w:t>
            </w:r>
            <w:r w:rsidR="00782A7C">
              <w:rPr>
                <w:noProof/>
                <w:webHidden/>
              </w:rPr>
              <w:tab/>
            </w:r>
            <w:r w:rsidR="00782A7C">
              <w:rPr>
                <w:noProof/>
                <w:webHidden/>
              </w:rPr>
              <w:fldChar w:fldCharType="begin"/>
            </w:r>
            <w:r w:rsidR="00782A7C">
              <w:rPr>
                <w:noProof/>
                <w:webHidden/>
              </w:rPr>
              <w:instrText xml:space="preserve"> PAGEREF _Toc167026977 \h </w:instrText>
            </w:r>
            <w:r w:rsidR="00782A7C">
              <w:rPr>
                <w:noProof/>
                <w:webHidden/>
              </w:rPr>
            </w:r>
            <w:r w:rsidR="00782A7C">
              <w:rPr>
                <w:noProof/>
                <w:webHidden/>
              </w:rPr>
              <w:fldChar w:fldCharType="separate"/>
            </w:r>
            <w:r w:rsidR="00782A7C">
              <w:rPr>
                <w:noProof/>
                <w:webHidden/>
              </w:rPr>
              <w:t>66</w:t>
            </w:r>
            <w:r w:rsidR="00782A7C">
              <w:rPr>
                <w:noProof/>
                <w:webHidden/>
              </w:rPr>
              <w:fldChar w:fldCharType="end"/>
            </w:r>
          </w:hyperlink>
        </w:p>
        <w:p w:rsidR="00782A7C" w:rsidRDefault="00714580" w14:paraId="1DC14201" w14:textId="586BF146">
          <w:pPr>
            <w:pStyle w:val="TOC4"/>
            <w:tabs>
              <w:tab w:val="right" w:pos="9350"/>
            </w:tabs>
            <w:rPr>
              <w:rFonts w:asciiTheme="minorHAnsi" w:hAnsiTheme="minorHAnsi" w:eastAsiaTheme="minorEastAsia" w:cstheme="minorBidi"/>
              <w:noProof/>
              <w:sz w:val="22"/>
              <w:szCs w:val="22"/>
              <w:lang w:val="en-US"/>
            </w:rPr>
          </w:pPr>
          <w:hyperlink w:history="1" w:anchor="_Toc167026978">
            <w:r w:rsidRPr="00E07375" w:rsidR="00782A7C">
              <w:rPr>
                <w:rStyle w:val="Hyperlink"/>
                <w:noProof/>
              </w:rPr>
              <w:t>20.3 Connection Design</w:t>
            </w:r>
            <w:r w:rsidR="00782A7C">
              <w:rPr>
                <w:noProof/>
                <w:webHidden/>
              </w:rPr>
              <w:tab/>
            </w:r>
            <w:r w:rsidR="00782A7C">
              <w:rPr>
                <w:noProof/>
                <w:webHidden/>
              </w:rPr>
              <w:fldChar w:fldCharType="begin"/>
            </w:r>
            <w:r w:rsidR="00782A7C">
              <w:rPr>
                <w:noProof/>
                <w:webHidden/>
              </w:rPr>
              <w:instrText xml:space="preserve"> PAGEREF _Toc167026978 \h </w:instrText>
            </w:r>
            <w:r w:rsidR="00782A7C">
              <w:rPr>
                <w:noProof/>
                <w:webHidden/>
              </w:rPr>
            </w:r>
            <w:r w:rsidR="00782A7C">
              <w:rPr>
                <w:noProof/>
                <w:webHidden/>
              </w:rPr>
              <w:fldChar w:fldCharType="separate"/>
            </w:r>
            <w:r w:rsidR="00782A7C">
              <w:rPr>
                <w:noProof/>
                <w:webHidden/>
              </w:rPr>
              <w:t>66</w:t>
            </w:r>
            <w:r w:rsidR="00782A7C">
              <w:rPr>
                <w:noProof/>
                <w:webHidden/>
              </w:rPr>
              <w:fldChar w:fldCharType="end"/>
            </w:r>
          </w:hyperlink>
        </w:p>
        <w:p w:rsidR="00782A7C" w:rsidRDefault="00714580" w14:paraId="1A0DD68A" w14:textId="241A1ADD">
          <w:pPr>
            <w:pStyle w:val="TOC4"/>
            <w:tabs>
              <w:tab w:val="right" w:pos="9350"/>
            </w:tabs>
            <w:rPr>
              <w:rFonts w:asciiTheme="minorHAnsi" w:hAnsiTheme="minorHAnsi" w:eastAsiaTheme="minorEastAsia" w:cstheme="minorBidi"/>
              <w:noProof/>
              <w:sz w:val="22"/>
              <w:szCs w:val="22"/>
              <w:lang w:val="en-US"/>
            </w:rPr>
          </w:pPr>
          <w:hyperlink w:history="1" w:anchor="_Toc167026979">
            <w:r w:rsidRPr="00E07375" w:rsidR="00782A7C">
              <w:rPr>
                <w:rStyle w:val="Hyperlink"/>
                <w:noProof/>
              </w:rPr>
              <w:t>20.4 Saviynt-QNXT Import Attribute Mapping</w:t>
            </w:r>
            <w:r w:rsidR="00782A7C">
              <w:rPr>
                <w:noProof/>
                <w:webHidden/>
              </w:rPr>
              <w:tab/>
            </w:r>
            <w:r w:rsidR="00782A7C">
              <w:rPr>
                <w:noProof/>
                <w:webHidden/>
              </w:rPr>
              <w:fldChar w:fldCharType="begin"/>
            </w:r>
            <w:r w:rsidR="00782A7C">
              <w:rPr>
                <w:noProof/>
                <w:webHidden/>
              </w:rPr>
              <w:instrText xml:space="preserve"> PAGEREF _Toc167026979 \h </w:instrText>
            </w:r>
            <w:r w:rsidR="00782A7C">
              <w:rPr>
                <w:noProof/>
                <w:webHidden/>
              </w:rPr>
            </w:r>
            <w:r w:rsidR="00782A7C">
              <w:rPr>
                <w:noProof/>
                <w:webHidden/>
              </w:rPr>
              <w:fldChar w:fldCharType="separate"/>
            </w:r>
            <w:r w:rsidR="00782A7C">
              <w:rPr>
                <w:noProof/>
                <w:webHidden/>
              </w:rPr>
              <w:t>67</w:t>
            </w:r>
            <w:r w:rsidR="00782A7C">
              <w:rPr>
                <w:noProof/>
                <w:webHidden/>
              </w:rPr>
              <w:fldChar w:fldCharType="end"/>
            </w:r>
          </w:hyperlink>
        </w:p>
        <w:p w:rsidR="00782A7C" w:rsidRDefault="00714580" w14:paraId="1FEC2C20" w14:textId="2D1830EE">
          <w:pPr>
            <w:pStyle w:val="TOC4"/>
            <w:tabs>
              <w:tab w:val="right" w:pos="9350"/>
            </w:tabs>
            <w:rPr>
              <w:rFonts w:asciiTheme="minorHAnsi" w:hAnsiTheme="minorHAnsi" w:eastAsiaTheme="minorEastAsia" w:cstheme="minorBidi"/>
              <w:noProof/>
              <w:sz w:val="22"/>
              <w:szCs w:val="22"/>
              <w:lang w:val="en-US"/>
            </w:rPr>
          </w:pPr>
          <w:hyperlink w:history="1" w:anchor="_Toc167026980">
            <w:r w:rsidRPr="00E07375" w:rsidR="00782A7C">
              <w:rPr>
                <w:rStyle w:val="Hyperlink"/>
                <w:noProof/>
              </w:rPr>
              <w:t>20.5 QNXT Account Management Processes</w:t>
            </w:r>
            <w:r w:rsidR="00782A7C">
              <w:rPr>
                <w:noProof/>
                <w:webHidden/>
              </w:rPr>
              <w:tab/>
            </w:r>
            <w:r w:rsidR="00782A7C">
              <w:rPr>
                <w:noProof/>
                <w:webHidden/>
              </w:rPr>
              <w:fldChar w:fldCharType="begin"/>
            </w:r>
            <w:r w:rsidR="00782A7C">
              <w:rPr>
                <w:noProof/>
                <w:webHidden/>
              </w:rPr>
              <w:instrText xml:space="preserve"> PAGEREF _Toc167026980 \h </w:instrText>
            </w:r>
            <w:r w:rsidR="00782A7C">
              <w:rPr>
                <w:noProof/>
                <w:webHidden/>
              </w:rPr>
            </w:r>
            <w:r w:rsidR="00782A7C">
              <w:rPr>
                <w:noProof/>
                <w:webHidden/>
              </w:rPr>
              <w:fldChar w:fldCharType="separate"/>
            </w:r>
            <w:r w:rsidR="00782A7C">
              <w:rPr>
                <w:noProof/>
                <w:webHidden/>
              </w:rPr>
              <w:t>67</w:t>
            </w:r>
            <w:r w:rsidR="00782A7C">
              <w:rPr>
                <w:noProof/>
                <w:webHidden/>
              </w:rPr>
              <w:fldChar w:fldCharType="end"/>
            </w:r>
          </w:hyperlink>
        </w:p>
        <w:p w:rsidR="00782A7C" w:rsidRDefault="00714580" w14:paraId="42657FBF" w14:textId="517B1DF6">
          <w:pPr>
            <w:pStyle w:val="TOC5"/>
            <w:tabs>
              <w:tab w:val="right" w:pos="9350"/>
            </w:tabs>
            <w:rPr>
              <w:rFonts w:asciiTheme="minorHAnsi" w:hAnsiTheme="minorHAnsi" w:eastAsiaTheme="minorEastAsia" w:cstheme="minorBidi"/>
              <w:noProof/>
              <w:sz w:val="22"/>
              <w:szCs w:val="22"/>
              <w:lang w:val="en-US"/>
            </w:rPr>
          </w:pPr>
          <w:hyperlink w:history="1" w:anchor="_Toc167026981">
            <w:r w:rsidRPr="00E07375" w:rsidR="00782A7C">
              <w:rPr>
                <w:rStyle w:val="Hyperlink"/>
                <w:noProof/>
              </w:rPr>
              <w:t>Important Rules</w:t>
            </w:r>
            <w:r w:rsidR="00782A7C">
              <w:rPr>
                <w:noProof/>
                <w:webHidden/>
              </w:rPr>
              <w:tab/>
            </w:r>
            <w:r w:rsidR="00782A7C">
              <w:rPr>
                <w:noProof/>
                <w:webHidden/>
              </w:rPr>
              <w:fldChar w:fldCharType="begin"/>
            </w:r>
            <w:r w:rsidR="00782A7C">
              <w:rPr>
                <w:noProof/>
                <w:webHidden/>
              </w:rPr>
              <w:instrText xml:space="preserve"> PAGEREF _Toc167026981 \h </w:instrText>
            </w:r>
            <w:r w:rsidR="00782A7C">
              <w:rPr>
                <w:noProof/>
                <w:webHidden/>
              </w:rPr>
            </w:r>
            <w:r w:rsidR="00782A7C">
              <w:rPr>
                <w:noProof/>
                <w:webHidden/>
              </w:rPr>
              <w:fldChar w:fldCharType="separate"/>
            </w:r>
            <w:r w:rsidR="00782A7C">
              <w:rPr>
                <w:noProof/>
                <w:webHidden/>
              </w:rPr>
              <w:t>67</w:t>
            </w:r>
            <w:r w:rsidR="00782A7C">
              <w:rPr>
                <w:noProof/>
                <w:webHidden/>
              </w:rPr>
              <w:fldChar w:fldCharType="end"/>
            </w:r>
          </w:hyperlink>
        </w:p>
        <w:p w:rsidR="00782A7C" w:rsidRDefault="00714580" w14:paraId="4AE29E19" w14:textId="7DE0D8A4">
          <w:pPr>
            <w:pStyle w:val="TOC5"/>
            <w:tabs>
              <w:tab w:val="right" w:pos="9350"/>
            </w:tabs>
            <w:rPr>
              <w:rFonts w:asciiTheme="minorHAnsi" w:hAnsiTheme="minorHAnsi" w:eastAsiaTheme="minorEastAsia" w:cstheme="minorBidi"/>
              <w:noProof/>
              <w:sz w:val="22"/>
              <w:szCs w:val="22"/>
              <w:lang w:val="en-US"/>
            </w:rPr>
          </w:pPr>
          <w:hyperlink w:history="1" w:anchor="_Toc167026982">
            <w:r w:rsidRPr="00E07375" w:rsidR="00782A7C">
              <w:rPr>
                <w:rStyle w:val="Hyperlink"/>
                <w:noProof/>
              </w:rPr>
              <w:t>User Events</w:t>
            </w:r>
            <w:r w:rsidR="00782A7C">
              <w:rPr>
                <w:noProof/>
                <w:webHidden/>
              </w:rPr>
              <w:tab/>
            </w:r>
            <w:r w:rsidR="00782A7C">
              <w:rPr>
                <w:noProof/>
                <w:webHidden/>
              </w:rPr>
              <w:fldChar w:fldCharType="begin"/>
            </w:r>
            <w:r w:rsidR="00782A7C">
              <w:rPr>
                <w:noProof/>
                <w:webHidden/>
              </w:rPr>
              <w:instrText xml:space="preserve"> PAGEREF _Toc167026982 \h </w:instrText>
            </w:r>
            <w:r w:rsidR="00782A7C">
              <w:rPr>
                <w:noProof/>
                <w:webHidden/>
              </w:rPr>
            </w:r>
            <w:r w:rsidR="00782A7C">
              <w:rPr>
                <w:noProof/>
                <w:webHidden/>
              </w:rPr>
              <w:fldChar w:fldCharType="separate"/>
            </w:r>
            <w:r w:rsidR="00782A7C">
              <w:rPr>
                <w:noProof/>
                <w:webHidden/>
              </w:rPr>
              <w:t>67</w:t>
            </w:r>
            <w:r w:rsidR="00782A7C">
              <w:rPr>
                <w:noProof/>
                <w:webHidden/>
              </w:rPr>
              <w:fldChar w:fldCharType="end"/>
            </w:r>
          </w:hyperlink>
        </w:p>
        <w:p w:rsidR="00782A7C" w:rsidRDefault="00714580" w14:paraId="72D80B82" w14:textId="6FF1DD61">
          <w:pPr>
            <w:pStyle w:val="TOC4"/>
            <w:tabs>
              <w:tab w:val="right" w:pos="9350"/>
            </w:tabs>
            <w:rPr>
              <w:rFonts w:asciiTheme="minorHAnsi" w:hAnsiTheme="minorHAnsi" w:eastAsiaTheme="minorEastAsia" w:cstheme="minorBidi"/>
              <w:noProof/>
              <w:sz w:val="22"/>
              <w:szCs w:val="22"/>
              <w:lang w:val="en-US"/>
            </w:rPr>
          </w:pPr>
          <w:hyperlink w:history="1" w:anchor="_Toc167026983">
            <w:r w:rsidRPr="00E07375" w:rsidR="00782A7C">
              <w:rPr>
                <w:rStyle w:val="Hyperlink"/>
                <w:noProof/>
              </w:rPr>
              <w:t>20.6 Reconciliation Jobs:</w:t>
            </w:r>
            <w:r w:rsidR="00782A7C">
              <w:rPr>
                <w:noProof/>
                <w:webHidden/>
              </w:rPr>
              <w:tab/>
            </w:r>
            <w:r w:rsidR="00782A7C">
              <w:rPr>
                <w:noProof/>
                <w:webHidden/>
              </w:rPr>
              <w:fldChar w:fldCharType="begin"/>
            </w:r>
            <w:r w:rsidR="00782A7C">
              <w:rPr>
                <w:noProof/>
                <w:webHidden/>
              </w:rPr>
              <w:instrText xml:space="preserve"> PAGEREF _Toc167026983 \h </w:instrText>
            </w:r>
            <w:r w:rsidR="00782A7C">
              <w:rPr>
                <w:noProof/>
                <w:webHidden/>
              </w:rPr>
            </w:r>
            <w:r w:rsidR="00782A7C">
              <w:rPr>
                <w:noProof/>
                <w:webHidden/>
              </w:rPr>
              <w:fldChar w:fldCharType="separate"/>
            </w:r>
            <w:r w:rsidR="00782A7C">
              <w:rPr>
                <w:noProof/>
                <w:webHidden/>
              </w:rPr>
              <w:t>68</w:t>
            </w:r>
            <w:r w:rsidR="00782A7C">
              <w:rPr>
                <w:noProof/>
                <w:webHidden/>
              </w:rPr>
              <w:fldChar w:fldCharType="end"/>
            </w:r>
          </w:hyperlink>
        </w:p>
        <w:p w:rsidR="00782A7C" w:rsidRDefault="00714580" w14:paraId="653E5FAD" w14:textId="7F59C31B">
          <w:pPr>
            <w:pStyle w:val="TOC1"/>
            <w:tabs>
              <w:tab w:val="left" w:pos="600"/>
              <w:tab w:val="right" w:pos="9350"/>
            </w:tabs>
            <w:rPr>
              <w:rFonts w:asciiTheme="minorHAnsi" w:hAnsiTheme="minorHAnsi" w:eastAsiaTheme="minorEastAsia" w:cstheme="minorBidi"/>
              <w:noProof/>
              <w:sz w:val="22"/>
              <w:szCs w:val="22"/>
              <w:lang w:val="en-US"/>
            </w:rPr>
          </w:pPr>
          <w:hyperlink w:history="1" w:anchor="_Toc167026984">
            <w:r w:rsidRPr="00E07375" w:rsidR="00782A7C">
              <w:rPr>
                <w:rStyle w:val="Hyperlink"/>
                <w:noProof/>
              </w:rPr>
              <w:t>21.</w:t>
            </w:r>
            <w:r w:rsidR="00782A7C">
              <w:rPr>
                <w:rFonts w:asciiTheme="minorHAnsi" w:hAnsiTheme="minorHAnsi" w:eastAsiaTheme="minorEastAsia" w:cstheme="minorBidi"/>
                <w:noProof/>
                <w:sz w:val="22"/>
                <w:szCs w:val="22"/>
                <w:lang w:val="en-US"/>
              </w:rPr>
              <w:tab/>
            </w:r>
            <w:r w:rsidRPr="00E07375" w:rsidR="00782A7C">
              <w:rPr>
                <w:rStyle w:val="Hyperlink"/>
                <w:noProof/>
              </w:rPr>
              <w:t>EPIC Provisioning</w:t>
            </w:r>
            <w:r w:rsidR="00782A7C">
              <w:rPr>
                <w:noProof/>
                <w:webHidden/>
              </w:rPr>
              <w:tab/>
            </w:r>
            <w:r w:rsidR="00782A7C">
              <w:rPr>
                <w:noProof/>
                <w:webHidden/>
              </w:rPr>
              <w:fldChar w:fldCharType="begin"/>
            </w:r>
            <w:r w:rsidR="00782A7C">
              <w:rPr>
                <w:noProof/>
                <w:webHidden/>
              </w:rPr>
              <w:instrText xml:space="preserve"> PAGEREF _Toc167026984 \h </w:instrText>
            </w:r>
            <w:r w:rsidR="00782A7C">
              <w:rPr>
                <w:noProof/>
                <w:webHidden/>
              </w:rPr>
            </w:r>
            <w:r w:rsidR="00782A7C">
              <w:rPr>
                <w:noProof/>
                <w:webHidden/>
              </w:rPr>
              <w:fldChar w:fldCharType="separate"/>
            </w:r>
            <w:r w:rsidR="00782A7C">
              <w:rPr>
                <w:noProof/>
                <w:webHidden/>
              </w:rPr>
              <w:t>68</w:t>
            </w:r>
            <w:r w:rsidR="00782A7C">
              <w:rPr>
                <w:noProof/>
                <w:webHidden/>
              </w:rPr>
              <w:fldChar w:fldCharType="end"/>
            </w:r>
          </w:hyperlink>
        </w:p>
        <w:p w:rsidR="00782A7C" w:rsidRDefault="00714580" w14:paraId="24E96DF4" w14:textId="489F8D58">
          <w:pPr>
            <w:pStyle w:val="TOC4"/>
            <w:tabs>
              <w:tab w:val="right" w:pos="9350"/>
            </w:tabs>
            <w:rPr>
              <w:rFonts w:asciiTheme="minorHAnsi" w:hAnsiTheme="minorHAnsi" w:eastAsiaTheme="minorEastAsia" w:cstheme="minorBidi"/>
              <w:noProof/>
              <w:sz w:val="22"/>
              <w:szCs w:val="22"/>
              <w:lang w:val="en-US"/>
            </w:rPr>
          </w:pPr>
          <w:hyperlink w:history="1" w:anchor="_Toc167026985">
            <w:r w:rsidRPr="00E07375" w:rsidR="00782A7C">
              <w:rPr>
                <w:rStyle w:val="Hyperlink"/>
                <w:noProof/>
              </w:rPr>
              <w:t>21.1 Assumptions:</w:t>
            </w:r>
            <w:r w:rsidR="00782A7C">
              <w:rPr>
                <w:noProof/>
                <w:webHidden/>
              </w:rPr>
              <w:tab/>
            </w:r>
            <w:r w:rsidR="00782A7C">
              <w:rPr>
                <w:noProof/>
                <w:webHidden/>
              </w:rPr>
              <w:fldChar w:fldCharType="begin"/>
            </w:r>
            <w:r w:rsidR="00782A7C">
              <w:rPr>
                <w:noProof/>
                <w:webHidden/>
              </w:rPr>
              <w:instrText xml:space="preserve"> PAGEREF _Toc167026985 \h </w:instrText>
            </w:r>
            <w:r w:rsidR="00782A7C">
              <w:rPr>
                <w:noProof/>
                <w:webHidden/>
              </w:rPr>
            </w:r>
            <w:r w:rsidR="00782A7C">
              <w:rPr>
                <w:noProof/>
                <w:webHidden/>
              </w:rPr>
              <w:fldChar w:fldCharType="separate"/>
            </w:r>
            <w:r w:rsidR="00782A7C">
              <w:rPr>
                <w:noProof/>
                <w:webHidden/>
              </w:rPr>
              <w:t>69</w:t>
            </w:r>
            <w:r w:rsidR="00782A7C">
              <w:rPr>
                <w:noProof/>
                <w:webHidden/>
              </w:rPr>
              <w:fldChar w:fldCharType="end"/>
            </w:r>
          </w:hyperlink>
        </w:p>
        <w:p w:rsidR="00782A7C" w:rsidRDefault="00714580" w14:paraId="2A2BF804" w14:textId="6517E4A1">
          <w:pPr>
            <w:pStyle w:val="TOC4"/>
            <w:tabs>
              <w:tab w:val="right" w:pos="9350"/>
            </w:tabs>
            <w:rPr>
              <w:rFonts w:asciiTheme="minorHAnsi" w:hAnsiTheme="minorHAnsi" w:eastAsiaTheme="minorEastAsia" w:cstheme="minorBidi"/>
              <w:noProof/>
              <w:sz w:val="22"/>
              <w:szCs w:val="22"/>
              <w:lang w:val="en-US"/>
            </w:rPr>
          </w:pPr>
          <w:hyperlink w:history="1" w:anchor="_Toc167026986">
            <w:r w:rsidRPr="00E07375" w:rsidR="00782A7C">
              <w:rPr>
                <w:rStyle w:val="Hyperlink"/>
                <w:noProof/>
              </w:rPr>
              <w:t>21.2 Prerequisite:</w:t>
            </w:r>
            <w:r w:rsidR="00782A7C">
              <w:rPr>
                <w:noProof/>
                <w:webHidden/>
              </w:rPr>
              <w:tab/>
            </w:r>
            <w:r w:rsidR="00782A7C">
              <w:rPr>
                <w:noProof/>
                <w:webHidden/>
              </w:rPr>
              <w:fldChar w:fldCharType="begin"/>
            </w:r>
            <w:r w:rsidR="00782A7C">
              <w:rPr>
                <w:noProof/>
                <w:webHidden/>
              </w:rPr>
              <w:instrText xml:space="preserve"> PAGEREF _Toc167026986 \h </w:instrText>
            </w:r>
            <w:r w:rsidR="00782A7C">
              <w:rPr>
                <w:noProof/>
                <w:webHidden/>
              </w:rPr>
            </w:r>
            <w:r w:rsidR="00782A7C">
              <w:rPr>
                <w:noProof/>
                <w:webHidden/>
              </w:rPr>
              <w:fldChar w:fldCharType="separate"/>
            </w:r>
            <w:r w:rsidR="00782A7C">
              <w:rPr>
                <w:noProof/>
                <w:webHidden/>
              </w:rPr>
              <w:t>69</w:t>
            </w:r>
            <w:r w:rsidR="00782A7C">
              <w:rPr>
                <w:noProof/>
                <w:webHidden/>
              </w:rPr>
              <w:fldChar w:fldCharType="end"/>
            </w:r>
          </w:hyperlink>
        </w:p>
        <w:p w:rsidR="00782A7C" w:rsidRDefault="00714580" w14:paraId="73D68B24" w14:textId="1DF834E1">
          <w:pPr>
            <w:pStyle w:val="TOC4"/>
            <w:tabs>
              <w:tab w:val="right" w:pos="9350"/>
            </w:tabs>
            <w:rPr>
              <w:rFonts w:asciiTheme="minorHAnsi" w:hAnsiTheme="minorHAnsi" w:eastAsiaTheme="minorEastAsia" w:cstheme="minorBidi"/>
              <w:noProof/>
              <w:sz w:val="22"/>
              <w:szCs w:val="22"/>
              <w:lang w:val="en-US"/>
            </w:rPr>
          </w:pPr>
          <w:hyperlink w:history="1" w:anchor="_Toc167026987">
            <w:r w:rsidRPr="00E07375" w:rsidR="00782A7C">
              <w:rPr>
                <w:rStyle w:val="Hyperlink"/>
                <w:noProof/>
              </w:rPr>
              <w:t>21.3 Connection Design</w:t>
            </w:r>
            <w:r w:rsidR="00782A7C">
              <w:rPr>
                <w:noProof/>
                <w:webHidden/>
              </w:rPr>
              <w:tab/>
            </w:r>
            <w:r w:rsidR="00782A7C">
              <w:rPr>
                <w:noProof/>
                <w:webHidden/>
              </w:rPr>
              <w:fldChar w:fldCharType="begin"/>
            </w:r>
            <w:r w:rsidR="00782A7C">
              <w:rPr>
                <w:noProof/>
                <w:webHidden/>
              </w:rPr>
              <w:instrText xml:space="preserve"> PAGEREF _Toc167026987 \h </w:instrText>
            </w:r>
            <w:r w:rsidR="00782A7C">
              <w:rPr>
                <w:noProof/>
                <w:webHidden/>
              </w:rPr>
            </w:r>
            <w:r w:rsidR="00782A7C">
              <w:rPr>
                <w:noProof/>
                <w:webHidden/>
              </w:rPr>
              <w:fldChar w:fldCharType="separate"/>
            </w:r>
            <w:r w:rsidR="00782A7C">
              <w:rPr>
                <w:noProof/>
                <w:webHidden/>
              </w:rPr>
              <w:t>69</w:t>
            </w:r>
            <w:r w:rsidR="00782A7C">
              <w:rPr>
                <w:noProof/>
                <w:webHidden/>
              </w:rPr>
              <w:fldChar w:fldCharType="end"/>
            </w:r>
          </w:hyperlink>
        </w:p>
        <w:p w:rsidR="00782A7C" w:rsidRDefault="00714580" w14:paraId="08A4CE2E" w14:textId="18747142">
          <w:pPr>
            <w:pStyle w:val="TOC4"/>
            <w:tabs>
              <w:tab w:val="right" w:pos="9350"/>
            </w:tabs>
            <w:rPr>
              <w:rFonts w:asciiTheme="minorHAnsi" w:hAnsiTheme="minorHAnsi" w:eastAsiaTheme="minorEastAsia" w:cstheme="minorBidi"/>
              <w:noProof/>
              <w:sz w:val="22"/>
              <w:szCs w:val="22"/>
              <w:lang w:val="en-US"/>
            </w:rPr>
          </w:pPr>
          <w:hyperlink w:history="1" w:anchor="_Toc167026988">
            <w:r w:rsidRPr="00E07375" w:rsidR="00782A7C">
              <w:rPr>
                <w:rStyle w:val="Hyperlink"/>
                <w:noProof/>
              </w:rPr>
              <w:t>2.14 Saviynt-EPIC EMP Import Attribute Mapping</w:t>
            </w:r>
            <w:r w:rsidR="00782A7C">
              <w:rPr>
                <w:noProof/>
                <w:webHidden/>
              </w:rPr>
              <w:tab/>
            </w:r>
            <w:r w:rsidR="00782A7C">
              <w:rPr>
                <w:noProof/>
                <w:webHidden/>
              </w:rPr>
              <w:fldChar w:fldCharType="begin"/>
            </w:r>
            <w:r w:rsidR="00782A7C">
              <w:rPr>
                <w:noProof/>
                <w:webHidden/>
              </w:rPr>
              <w:instrText xml:space="preserve"> PAGEREF _Toc167026988 \h </w:instrText>
            </w:r>
            <w:r w:rsidR="00782A7C">
              <w:rPr>
                <w:noProof/>
                <w:webHidden/>
              </w:rPr>
            </w:r>
            <w:r w:rsidR="00782A7C">
              <w:rPr>
                <w:noProof/>
                <w:webHidden/>
              </w:rPr>
              <w:fldChar w:fldCharType="separate"/>
            </w:r>
            <w:r w:rsidR="00782A7C">
              <w:rPr>
                <w:noProof/>
                <w:webHidden/>
              </w:rPr>
              <w:t>70</w:t>
            </w:r>
            <w:r w:rsidR="00782A7C">
              <w:rPr>
                <w:noProof/>
                <w:webHidden/>
              </w:rPr>
              <w:fldChar w:fldCharType="end"/>
            </w:r>
          </w:hyperlink>
        </w:p>
        <w:p w:rsidR="00782A7C" w:rsidRDefault="00714580" w14:paraId="358675FB" w14:textId="560D80BF">
          <w:pPr>
            <w:pStyle w:val="TOC4"/>
            <w:tabs>
              <w:tab w:val="right" w:pos="9350"/>
            </w:tabs>
            <w:rPr>
              <w:rFonts w:asciiTheme="minorHAnsi" w:hAnsiTheme="minorHAnsi" w:eastAsiaTheme="minorEastAsia" w:cstheme="minorBidi"/>
              <w:noProof/>
              <w:sz w:val="22"/>
              <w:szCs w:val="22"/>
              <w:lang w:val="en-US"/>
            </w:rPr>
          </w:pPr>
          <w:hyperlink w:history="1" w:anchor="_Toc167026989">
            <w:r w:rsidRPr="00E07375" w:rsidR="00782A7C">
              <w:rPr>
                <w:rStyle w:val="Hyperlink"/>
                <w:noProof/>
              </w:rPr>
              <w:t>21.5 Epic EMP Account Management Processes</w:t>
            </w:r>
            <w:r w:rsidR="00782A7C">
              <w:rPr>
                <w:noProof/>
                <w:webHidden/>
              </w:rPr>
              <w:tab/>
            </w:r>
            <w:r w:rsidR="00782A7C">
              <w:rPr>
                <w:noProof/>
                <w:webHidden/>
              </w:rPr>
              <w:fldChar w:fldCharType="begin"/>
            </w:r>
            <w:r w:rsidR="00782A7C">
              <w:rPr>
                <w:noProof/>
                <w:webHidden/>
              </w:rPr>
              <w:instrText xml:space="preserve"> PAGEREF _Toc167026989 \h </w:instrText>
            </w:r>
            <w:r w:rsidR="00782A7C">
              <w:rPr>
                <w:noProof/>
                <w:webHidden/>
              </w:rPr>
            </w:r>
            <w:r w:rsidR="00782A7C">
              <w:rPr>
                <w:noProof/>
                <w:webHidden/>
              </w:rPr>
              <w:fldChar w:fldCharType="separate"/>
            </w:r>
            <w:r w:rsidR="00782A7C">
              <w:rPr>
                <w:noProof/>
                <w:webHidden/>
              </w:rPr>
              <w:t>72</w:t>
            </w:r>
            <w:r w:rsidR="00782A7C">
              <w:rPr>
                <w:noProof/>
                <w:webHidden/>
              </w:rPr>
              <w:fldChar w:fldCharType="end"/>
            </w:r>
          </w:hyperlink>
        </w:p>
        <w:p w:rsidR="00782A7C" w:rsidRDefault="00714580" w14:paraId="0268EBAA" w14:textId="32268C45">
          <w:pPr>
            <w:pStyle w:val="TOC5"/>
            <w:tabs>
              <w:tab w:val="right" w:pos="9350"/>
            </w:tabs>
            <w:rPr>
              <w:rFonts w:asciiTheme="minorHAnsi" w:hAnsiTheme="minorHAnsi" w:eastAsiaTheme="minorEastAsia" w:cstheme="minorBidi"/>
              <w:noProof/>
              <w:sz w:val="22"/>
              <w:szCs w:val="22"/>
              <w:lang w:val="en-US"/>
            </w:rPr>
          </w:pPr>
          <w:hyperlink w:history="1" w:anchor="_Toc167026990">
            <w:r w:rsidRPr="00E07375" w:rsidR="00782A7C">
              <w:rPr>
                <w:rStyle w:val="Hyperlink"/>
                <w:noProof/>
              </w:rPr>
              <w:t>Important Rules</w:t>
            </w:r>
            <w:r w:rsidR="00782A7C">
              <w:rPr>
                <w:noProof/>
                <w:webHidden/>
              </w:rPr>
              <w:tab/>
            </w:r>
            <w:r w:rsidR="00782A7C">
              <w:rPr>
                <w:noProof/>
                <w:webHidden/>
              </w:rPr>
              <w:fldChar w:fldCharType="begin"/>
            </w:r>
            <w:r w:rsidR="00782A7C">
              <w:rPr>
                <w:noProof/>
                <w:webHidden/>
              </w:rPr>
              <w:instrText xml:space="preserve"> PAGEREF _Toc167026990 \h </w:instrText>
            </w:r>
            <w:r w:rsidR="00782A7C">
              <w:rPr>
                <w:noProof/>
                <w:webHidden/>
              </w:rPr>
            </w:r>
            <w:r w:rsidR="00782A7C">
              <w:rPr>
                <w:noProof/>
                <w:webHidden/>
              </w:rPr>
              <w:fldChar w:fldCharType="separate"/>
            </w:r>
            <w:r w:rsidR="00782A7C">
              <w:rPr>
                <w:noProof/>
                <w:webHidden/>
              </w:rPr>
              <w:t>73</w:t>
            </w:r>
            <w:r w:rsidR="00782A7C">
              <w:rPr>
                <w:noProof/>
                <w:webHidden/>
              </w:rPr>
              <w:fldChar w:fldCharType="end"/>
            </w:r>
          </w:hyperlink>
        </w:p>
        <w:p w:rsidR="00782A7C" w:rsidRDefault="00714580" w14:paraId="0E258532" w14:textId="0E2A1C48">
          <w:pPr>
            <w:pStyle w:val="TOC5"/>
            <w:tabs>
              <w:tab w:val="right" w:pos="9350"/>
            </w:tabs>
            <w:rPr>
              <w:rFonts w:asciiTheme="minorHAnsi" w:hAnsiTheme="minorHAnsi" w:eastAsiaTheme="minorEastAsia" w:cstheme="minorBidi"/>
              <w:noProof/>
              <w:sz w:val="22"/>
              <w:szCs w:val="22"/>
              <w:lang w:val="en-US"/>
            </w:rPr>
          </w:pPr>
          <w:hyperlink w:history="1" w:anchor="_Toc167026991">
            <w:r w:rsidRPr="00E07375" w:rsidR="00782A7C">
              <w:rPr>
                <w:rStyle w:val="Hyperlink"/>
                <w:noProof/>
              </w:rPr>
              <w:t>User Events</w:t>
            </w:r>
            <w:r w:rsidR="00782A7C">
              <w:rPr>
                <w:noProof/>
                <w:webHidden/>
              </w:rPr>
              <w:tab/>
            </w:r>
            <w:r w:rsidR="00782A7C">
              <w:rPr>
                <w:noProof/>
                <w:webHidden/>
              </w:rPr>
              <w:fldChar w:fldCharType="begin"/>
            </w:r>
            <w:r w:rsidR="00782A7C">
              <w:rPr>
                <w:noProof/>
                <w:webHidden/>
              </w:rPr>
              <w:instrText xml:space="preserve"> PAGEREF _Toc167026991 \h </w:instrText>
            </w:r>
            <w:r w:rsidR="00782A7C">
              <w:rPr>
                <w:noProof/>
                <w:webHidden/>
              </w:rPr>
            </w:r>
            <w:r w:rsidR="00782A7C">
              <w:rPr>
                <w:noProof/>
                <w:webHidden/>
              </w:rPr>
              <w:fldChar w:fldCharType="separate"/>
            </w:r>
            <w:r w:rsidR="00782A7C">
              <w:rPr>
                <w:noProof/>
                <w:webHidden/>
              </w:rPr>
              <w:t>73</w:t>
            </w:r>
            <w:r w:rsidR="00782A7C">
              <w:rPr>
                <w:noProof/>
                <w:webHidden/>
              </w:rPr>
              <w:fldChar w:fldCharType="end"/>
            </w:r>
          </w:hyperlink>
        </w:p>
        <w:p w:rsidR="00782A7C" w:rsidRDefault="00714580" w14:paraId="507377A1" w14:textId="7FC5BC46">
          <w:pPr>
            <w:pStyle w:val="TOC4"/>
            <w:tabs>
              <w:tab w:val="right" w:pos="9350"/>
            </w:tabs>
            <w:rPr>
              <w:rFonts w:asciiTheme="minorHAnsi" w:hAnsiTheme="minorHAnsi" w:eastAsiaTheme="minorEastAsia" w:cstheme="minorBidi"/>
              <w:noProof/>
              <w:sz w:val="22"/>
              <w:szCs w:val="22"/>
              <w:lang w:val="en-US"/>
            </w:rPr>
          </w:pPr>
          <w:hyperlink w:history="1" w:anchor="_Toc167026992">
            <w:r w:rsidRPr="00E07375" w:rsidR="00782A7C">
              <w:rPr>
                <w:rStyle w:val="Hyperlink"/>
                <w:noProof/>
              </w:rPr>
              <w:t>21.6 Reconciliation Jobs:</w:t>
            </w:r>
            <w:r w:rsidR="00782A7C">
              <w:rPr>
                <w:noProof/>
                <w:webHidden/>
              </w:rPr>
              <w:tab/>
            </w:r>
            <w:r w:rsidR="00782A7C">
              <w:rPr>
                <w:noProof/>
                <w:webHidden/>
              </w:rPr>
              <w:fldChar w:fldCharType="begin"/>
            </w:r>
            <w:r w:rsidR="00782A7C">
              <w:rPr>
                <w:noProof/>
                <w:webHidden/>
              </w:rPr>
              <w:instrText xml:space="preserve"> PAGEREF _Toc167026992 \h </w:instrText>
            </w:r>
            <w:r w:rsidR="00782A7C">
              <w:rPr>
                <w:noProof/>
                <w:webHidden/>
              </w:rPr>
            </w:r>
            <w:r w:rsidR="00782A7C">
              <w:rPr>
                <w:noProof/>
                <w:webHidden/>
              </w:rPr>
              <w:fldChar w:fldCharType="separate"/>
            </w:r>
            <w:r w:rsidR="00782A7C">
              <w:rPr>
                <w:noProof/>
                <w:webHidden/>
              </w:rPr>
              <w:t>73</w:t>
            </w:r>
            <w:r w:rsidR="00782A7C">
              <w:rPr>
                <w:noProof/>
                <w:webHidden/>
              </w:rPr>
              <w:fldChar w:fldCharType="end"/>
            </w:r>
          </w:hyperlink>
        </w:p>
        <w:p w:rsidR="00782A7C" w:rsidRDefault="00714580" w14:paraId="78C12943" w14:textId="13505A10">
          <w:pPr>
            <w:pStyle w:val="TOC1"/>
            <w:tabs>
              <w:tab w:val="left" w:pos="400"/>
              <w:tab w:val="right" w:pos="9350"/>
            </w:tabs>
            <w:rPr>
              <w:rFonts w:asciiTheme="minorHAnsi" w:hAnsiTheme="minorHAnsi" w:eastAsiaTheme="minorEastAsia" w:cstheme="minorBidi"/>
              <w:noProof/>
              <w:sz w:val="22"/>
              <w:szCs w:val="22"/>
              <w:lang w:val="en-US"/>
            </w:rPr>
          </w:pPr>
          <w:hyperlink w:history="1" w:anchor="_Toc167026993">
            <w:r w:rsidRPr="00E07375" w:rsidR="00782A7C">
              <w:rPr>
                <w:rStyle w:val="Hyperlink"/>
                <w:noProof/>
              </w:rPr>
              <w:t>4.</w:t>
            </w:r>
            <w:r w:rsidR="00782A7C">
              <w:rPr>
                <w:rFonts w:asciiTheme="minorHAnsi" w:hAnsiTheme="minorHAnsi" w:eastAsiaTheme="minorEastAsia" w:cstheme="minorBidi"/>
                <w:noProof/>
                <w:sz w:val="22"/>
                <w:szCs w:val="22"/>
                <w:lang w:val="en-US"/>
              </w:rPr>
              <w:tab/>
            </w:r>
            <w:r w:rsidRPr="00E07375" w:rsidR="00782A7C">
              <w:rPr>
                <w:rStyle w:val="Hyperlink"/>
                <w:noProof/>
              </w:rPr>
              <w:t>EMAIL TEMPLATES</w:t>
            </w:r>
            <w:r w:rsidR="00782A7C">
              <w:rPr>
                <w:noProof/>
                <w:webHidden/>
              </w:rPr>
              <w:tab/>
            </w:r>
            <w:r w:rsidR="00782A7C">
              <w:rPr>
                <w:noProof/>
                <w:webHidden/>
              </w:rPr>
              <w:fldChar w:fldCharType="begin"/>
            </w:r>
            <w:r w:rsidR="00782A7C">
              <w:rPr>
                <w:noProof/>
                <w:webHidden/>
              </w:rPr>
              <w:instrText xml:space="preserve"> PAGEREF _Toc167026993 \h </w:instrText>
            </w:r>
            <w:r w:rsidR="00782A7C">
              <w:rPr>
                <w:noProof/>
                <w:webHidden/>
              </w:rPr>
            </w:r>
            <w:r w:rsidR="00782A7C">
              <w:rPr>
                <w:noProof/>
                <w:webHidden/>
              </w:rPr>
              <w:fldChar w:fldCharType="separate"/>
            </w:r>
            <w:r w:rsidR="00782A7C">
              <w:rPr>
                <w:noProof/>
                <w:webHidden/>
              </w:rPr>
              <w:t>74</w:t>
            </w:r>
            <w:r w:rsidR="00782A7C">
              <w:rPr>
                <w:noProof/>
                <w:webHidden/>
              </w:rPr>
              <w:fldChar w:fldCharType="end"/>
            </w:r>
          </w:hyperlink>
        </w:p>
        <w:p w:rsidR="00782A7C" w:rsidRDefault="00714580" w14:paraId="2558DE03" w14:textId="4D7D0324">
          <w:pPr>
            <w:pStyle w:val="TOC4"/>
            <w:tabs>
              <w:tab w:val="right" w:pos="9350"/>
            </w:tabs>
            <w:rPr>
              <w:rFonts w:asciiTheme="minorHAnsi" w:hAnsiTheme="minorHAnsi" w:eastAsiaTheme="minorEastAsia" w:cstheme="minorBidi"/>
              <w:noProof/>
              <w:sz w:val="22"/>
              <w:szCs w:val="22"/>
              <w:lang w:val="en-US"/>
            </w:rPr>
          </w:pPr>
          <w:hyperlink w:history="1" w:anchor="_Toc167026994">
            <w:r w:rsidRPr="00E07375" w:rsidR="00782A7C">
              <w:rPr>
                <w:rStyle w:val="Hyperlink"/>
                <w:noProof/>
              </w:rPr>
              <w:t>Assumptions</w:t>
            </w:r>
            <w:r w:rsidR="00782A7C">
              <w:rPr>
                <w:noProof/>
                <w:webHidden/>
              </w:rPr>
              <w:tab/>
            </w:r>
            <w:r w:rsidR="00782A7C">
              <w:rPr>
                <w:noProof/>
                <w:webHidden/>
              </w:rPr>
              <w:fldChar w:fldCharType="begin"/>
            </w:r>
            <w:r w:rsidR="00782A7C">
              <w:rPr>
                <w:noProof/>
                <w:webHidden/>
              </w:rPr>
              <w:instrText xml:space="preserve"> PAGEREF _Toc167026994 \h </w:instrText>
            </w:r>
            <w:r w:rsidR="00782A7C">
              <w:rPr>
                <w:noProof/>
                <w:webHidden/>
              </w:rPr>
            </w:r>
            <w:r w:rsidR="00782A7C">
              <w:rPr>
                <w:noProof/>
                <w:webHidden/>
              </w:rPr>
              <w:fldChar w:fldCharType="separate"/>
            </w:r>
            <w:r w:rsidR="00782A7C">
              <w:rPr>
                <w:noProof/>
                <w:webHidden/>
              </w:rPr>
              <w:t>74</w:t>
            </w:r>
            <w:r w:rsidR="00782A7C">
              <w:rPr>
                <w:noProof/>
                <w:webHidden/>
              </w:rPr>
              <w:fldChar w:fldCharType="end"/>
            </w:r>
          </w:hyperlink>
        </w:p>
        <w:p w:rsidR="00782A7C" w:rsidRDefault="00714580" w14:paraId="5D49D781" w14:textId="65BC3B84">
          <w:pPr>
            <w:pStyle w:val="TOC5"/>
            <w:tabs>
              <w:tab w:val="right" w:pos="9350"/>
            </w:tabs>
            <w:rPr>
              <w:rFonts w:asciiTheme="minorHAnsi" w:hAnsiTheme="minorHAnsi" w:eastAsiaTheme="minorEastAsia" w:cstheme="minorBidi"/>
              <w:noProof/>
              <w:sz w:val="22"/>
              <w:szCs w:val="22"/>
              <w:lang w:val="en-US"/>
            </w:rPr>
          </w:pPr>
          <w:hyperlink w:history="1" w:anchor="_Toc167026995">
            <w:r w:rsidRPr="00E07375" w:rsidR="00782A7C">
              <w:rPr>
                <w:rStyle w:val="Hyperlink"/>
                <w:b/>
                <w:bCs/>
                <w:smallCaps/>
                <w:noProof/>
              </w:rPr>
              <w:t>Welcome email/account claiming email sent to the end-user</w:t>
            </w:r>
            <w:r w:rsidR="00782A7C">
              <w:rPr>
                <w:noProof/>
                <w:webHidden/>
              </w:rPr>
              <w:tab/>
            </w:r>
            <w:r w:rsidR="00782A7C">
              <w:rPr>
                <w:noProof/>
                <w:webHidden/>
              </w:rPr>
              <w:fldChar w:fldCharType="begin"/>
            </w:r>
            <w:r w:rsidR="00782A7C">
              <w:rPr>
                <w:noProof/>
                <w:webHidden/>
              </w:rPr>
              <w:instrText xml:space="preserve"> PAGEREF _Toc167026995 \h </w:instrText>
            </w:r>
            <w:r w:rsidR="00782A7C">
              <w:rPr>
                <w:noProof/>
                <w:webHidden/>
              </w:rPr>
            </w:r>
            <w:r w:rsidR="00782A7C">
              <w:rPr>
                <w:noProof/>
                <w:webHidden/>
              </w:rPr>
              <w:fldChar w:fldCharType="separate"/>
            </w:r>
            <w:r w:rsidR="00782A7C">
              <w:rPr>
                <w:noProof/>
                <w:webHidden/>
              </w:rPr>
              <w:t>74</w:t>
            </w:r>
            <w:r w:rsidR="00782A7C">
              <w:rPr>
                <w:noProof/>
                <w:webHidden/>
              </w:rPr>
              <w:fldChar w:fldCharType="end"/>
            </w:r>
          </w:hyperlink>
        </w:p>
        <w:p w:rsidR="00782A7C" w:rsidRDefault="00714580" w14:paraId="74DD5577" w14:textId="04B858DB">
          <w:pPr>
            <w:pStyle w:val="TOC5"/>
            <w:tabs>
              <w:tab w:val="right" w:pos="9350"/>
            </w:tabs>
            <w:rPr>
              <w:rFonts w:asciiTheme="minorHAnsi" w:hAnsiTheme="minorHAnsi" w:eastAsiaTheme="minorEastAsia" w:cstheme="minorBidi"/>
              <w:noProof/>
              <w:sz w:val="22"/>
              <w:szCs w:val="22"/>
              <w:lang w:val="en-US"/>
            </w:rPr>
          </w:pPr>
          <w:hyperlink w:history="1" w:anchor="_Toc167026996">
            <w:r w:rsidRPr="00E07375" w:rsidR="00782A7C">
              <w:rPr>
                <w:rStyle w:val="Hyperlink"/>
                <w:b/>
                <w:bCs/>
                <w:smallCaps/>
                <w:noProof/>
              </w:rPr>
              <w:t>Account expiration notice email sent to the relationship group</w:t>
            </w:r>
            <w:r w:rsidR="00782A7C">
              <w:rPr>
                <w:noProof/>
                <w:webHidden/>
              </w:rPr>
              <w:tab/>
            </w:r>
            <w:r w:rsidR="00782A7C">
              <w:rPr>
                <w:noProof/>
                <w:webHidden/>
              </w:rPr>
              <w:fldChar w:fldCharType="begin"/>
            </w:r>
            <w:r w:rsidR="00782A7C">
              <w:rPr>
                <w:noProof/>
                <w:webHidden/>
              </w:rPr>
              <w:instrText xml:space="preserve"> PAGEREF _Toc167026996 \h </w:instrText>
            </w:r>
            <w:r w:rsidR="00782A7C">
              <w:rPr>
                <w:noProof/>
                <w:webHidden/>
              </w:rPr>
            </w:r>
            <w:r w:rsidR="00782A7C">
              <w:rPr>
                <w:noProof/>
                <w:webHidden/>
              </w:rPr>
              <w:fldChar w:fldCharType="separate"/>
            </w:r>
            <w:r w:rsidR="00782A7C">
              <w:rPr>
                <w:noProof/>
                <w:webHidden/>
              </w:rPr>
              <w:t>75</w:t>
            </w:r>
            <w:r w:rsidR="00782A7C">
              <w:rPr>
                <w:noProof/>
                <w:webHidden/>
              </w:rPr>
              <w:fldChar w:fldCharType="end"/>
            </w:r>
          </w:hyperlink>
        </w:p>
        <w:p w:rsidR="00782A7C" w:rsidRDefault="00714580" w14:paraId="6A249BC2" w14:textId="46EC1B00">
          <w:pPr>
            <w:pStyle w:val="TOC5"/>
            <w:tabs>
              <w:tab w:val="right" w:pos="9350"/>
            </w:tabs>
            <w:rPr>
              <w:rFonts w:asciiTheme="minorHAnsi" w:hAnsiTheme="minorHAnsi" w:eastAsiaTheme="minorEastAsia" w:cstheme="minorBidi"/>
              <w:noProof/>
              <w:sz w:val="22"/>
              <w:szCs w:val="22"/>
              <w:lang w:val="en-US"/>
            </w:rPr>
          </w:pPr>
          <w:hyperlink w:history="1" w:anchor="_Toc167026997">
            <w:r w:rsidRPr="00E07375" w:rsidR="00782A7C">
              <w:rPr>
                <w:rStyle w:val="Hyperlink"/>
                <w:b/>
                <w:bCs/>
                <w:smallCaps/>
                <w:noProof/>
              </w:rPr>
              <w:t>User termination email sent to the user's manager</w:t>
            </w:r>
            <w:r w:rsidR="00782A7C">
              <w:rPr>
                <w:noProof/>
                <w:webHidden/>
              </w:rPr>
              <w:tab/>
            </w:r>
            <w:r w:rsidR="00782A7C">
              <w:rPr>
                <w:noProof/>
                <w:webHidden/>
              </w:rPr>
              <w:fldChar w:fldCharType="begin"/>
            </w:r>
            <w:r w:rsidR="00782A7C">
              <w:rPr>
                <w:noProof/>
                <w:webHidden/>
              </w:rPr>
              <w:instrText xml:space="preserve"> PAGEREF _Toc167026997 \h </w:instrText>
            </w:r>
            <w:r w:rsidR="00782A7C">
              <w:rPr>
                <w:noProof/>
                <w:webHidden/>
              </w:rPr>
            </w:r>
            <w:r w:rsidR="00782A7C">
              <w:rPr>
                <w:noProof/>
                <w:webHidden/>
              </w:rPr>
              <w:fldChar w:fldCharType="separate"/>
            </w:r>
            <w:r w:rsidR="00782A7C">
              <w:rPr>
                <w:noProof/>
                <w:webHidden/>
              </w:rPr>
              <w:t>76</w:t>
            </w:r>
            <w:r w:rsidR="00782A7C">
              <w:rPr>
                <w:noProof/>
                <w:webHidden/>
              </w:rPr>
              <w:fldChar w:fldCharType="end"/>
            </w:r>
          </w:hyperlink>
        </w:p>
        <w:p w:rsidR="00782A7C" w:rsidRDefault="00714580" w14:paraId="1978401D" w14:textId="2DBE3520">
          <w:pPr>
            <w:pStyle w:val="TOC1"/>
            <w:tabs>
              <w:tab w:val="left" w:pos="400"/>
              <w:tab w:val="right" w:pos="9350"/>
            </w:tabs>
            <w:rPr>
              <w:rFonts w:asciiTheme="minorHAnsi" w:hAnsiTheme="minorHAnsi" w:eastAsiaTheme="minorEastAsia" w:cstheme="minorBidi"/>
              <w:noProof/>
              <w:sz w:val="22"/>
              <w:szCs w:val="22"/>
              <w:lang w:val="en-US"/>
            </w:rPr>
          </w:pPr>
          <w:hyperlink w:history="1" w:anchor="_Toc167026998">
            <w:r w:rsidRPr="00E07375" w:rsidR="00782A7C">
              <w:rPr>
                <w:rStyle w:val="Hyperlink"/>
                <w:noProof/>
              </w:rPr>
              <w:t>1.</w:t>
            </w:r>
            <w:r w:rsidR="00782A7C">
              <w:rPr>
                <w:rFonts w:asciiTheme="minorHAnsi" w:hAnsiTheme="minorHAnsi" w:eastAsiaTheme="minorEastAsia" w:cstheme="minorBidi"/>
                <w:noProof/>
                <w:sz w:val="22"/>
                <w:szCs w:val="22"/>
                <w:lang w:val="en-US"/>
              </w:rPr>
              <w:tab/>
            </w:r>
            <w:r w:rsidRPr="00E07375" w:rsidR="00782A7C">
              <w:rPr>
                <w:rStyle w:val="Hyperlink"/>
                <w:noProof/>
              </w:rPr>
              <w:t>Appendix</w:t>
            </w:r>
            <w:r w:rsidR="00782A7C">
              <w:rPr>
                <w:noProof/>
                <w:webHidden/>
              </w:rPr>
              <w:tab/>
            </w:r>
            <w:r w:rsidR="00782A7C">
              <w:rPr>
                <w:noProof/>
                <w:webHidden/>
              </w:rPr>
              <w:fldChar w:fldCharType="begin"/>
            </w:r>
            <w:r w:rsidR="00782A7C">
              <w:rPr>
                <w:noProof/>
                <w:webHidden/>
              </w:rPr>
              <w:instrText xml:space="preserve"> PAGEREF _Toc167026998 \h </w:instrText>
            </w:r>
            <w:r w:rsidR="00782A7C">
              <w:rPr>
                <w:noProof/>
                <w:webHidden/>
              </w:rPr>
            </w:r>
            <w:r w:rsidR="00782A7C">
              <w:rPr>
                <w:noProof/>
                <w:webHidden/>
              </w:rPr>
              <w:fldChar w:fldCharType="separate"/>
            </w:r>
            <w:r w:rsidR="00782A7C">
              <w:rPr>
                <w:noProof/>
                <w:webHidden/>
              </w:rPr>
              <w:t>76</w:t>
            </w:r>
            <w:r w:rsidR="00782A7C">
              <w:rPr>
                <w:noProof/>
                <w:webHidden/>
              </w:rPr>
              <w:fldChar w:fldCharType="end"/>
            </w:r>
          </w:hyperlink>
        </w:p>
        <w:p w:rsidR="00A7143A" w:rsidRDefault="008C136C" w14:paraId="0000001E" w14:textId="35405BD2">
          <w:r>
            <w:fldChar w:fldCharType="end"/>
          </w:r>
        </w:p>
      </w:sdtContent>
    </w:sdt>
    <w:p w:rsidR="00A7143A" w:rsidRDefault="00A7143A" w14:paraId="0000001F" w14:textId="77777777">
      <w:pPr>
        <w:rPr>
          <w:color w:val="2F5496"/>
          <w:sz w:val="32"/>
          <w:szCs w:val="32"/>
        </w:rPr>
      </w:pPr>
    </w:p>
    <w:sdt>
      <w:sdtPr>
        <w:id w:val="-206877300"/>
        <w:docPartObj>
          <w:docPartGallery w:val="Table of Contents"/>
          <w:docPartUnique/>
        </w:docPartObj>
      </w:sdtPr>
      <w:sdtEndPr/>
      <w:sdtContent>
        <w:p w:rsidR="00A7143A" w:rsidRDefault="00280A1C" w14:paraId="00000020" w14:textId="77777777">
          <w:r>
            <w:fldChar w:fldCharType="begin"/>
          </w:r>
          <w:r>
            <w:instrText xml:space="preserve"> TOC \h \u \z </w:instrText>
          </w:r>
          <w:r w:rsidR="00714580">
            <w:fldChar w:fldCharType="separate"/>
          </w:r>
          <w:r>
            <w:fldChar w:fldCharType="end"/>
          </w:r>
        </w:p>
      </w:sdtContent>
    </w:sdt>
    <w:p w:rsidR="00A7143A" w:rsidRDefault="00A7143A" w14:paraId="00000021" w14:textId="77777777">
      <w:pPr>
        <w:pStyle w:val="Title"/>
        <w:jc w:val="center"/>
        <w:rPr>
          <w:rFonts w:ascii="Calibri" w:hAnsi="Calibri" w:eastAsia="Calibri" w:cs="Calibri"/>
        </w:rPr>
      </w:pPr>
    </w:p>
    <w:p w:rsidR="00A7143A" w:rsidRDefault="008C136C" w14:paraId="00000022" w14:textId="77777777">
      <w:pPr>
        <w:pStyle w:val="Heading1"/>
        <w:ind w:left="720" w:hanging="578"/>
      </w:pPr>
      <w:bookmarkStart w:name="_Toc167026858" w:id="0"/>
      <w:r>
        <w:t>Version history</w:t>
      </w:r>
      <w:bookmarkEnd w:id="0"/>
    </w:p>
    <w:p w:rsidR="00A7143A" w:rsidRDefault="00A7143A" w14:paraId="00000023" w14:textId="77777777"/>
    <w:tbl>
      <w:tblPr>
        <w:tblW w:w="935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100" w:type="dxa"/>
          <w:left w:w="100" w:type="dxa"/>
          <w:bottom w:w="100" w:type="dxa"/>
          <w:right w:w="100" w:type="dxa"/>
        </w:tblCellMar>
        <w:tblLook w:val="04A0" w:firstRow="1" w:lastRow="0" w:firstColumn="1" w:lastColumn="0" w:noHBand="0" w:noVBand="1"/>
      </w:tblPr>
      <w:tblGrid>
        <w:gridCol w:w="3116"/>
        <w:gridCol w:w="3117"/>
        <w:gridCol w:w="3117"/>
      </w:tblGrid>
      <w:tr w:rsidR="00A7143A" w:rsidTr="007C4FA7" w14:paraId="1D33B97E" w14:textId="77777777">
        <w:tc>
          <w:tcPr>
            <w:tcW w:w="3116" w:type="dxa"/>
            <w:tcBorders>
              <w:bottom w:val="single" w:color="auto" w:sz="4" w:space="0"/>
            </w:tcBorders>
            <w:shd w:val="clear" w:color="auto" w:fill="4472C4"/>
          </w:tcPr>
          <w:p w:rsidR="00A7143A" w:rsidRDefault="008C136C" w14:paraId="00000024" w14:textId="77777777">
            <w:pPr>
              <w:rPr>
                <w:color w:val="FFFFFF"/>
              </w:rPr>
            </w:pPr>
            <w:r>
              <w:rPr>
                <w:color w:val="FFFFFF"/>
              </w:rPr>
              <w:t>Version</w:t>
            </w:r>
          </w:p>
        </w:tc>
        <w:tc>
          <w:tcPr>
            <w:tcW w:w="3117" w:type="dxa"/>
            <w:tcBorders>
              <w:bottom w:val="single" w:color="auto" w:sz="4" w:space="0"/>
            </w:tcBorders>
            <w:shd w:val="clear" w:color="auto" w:fill="4472C4"/>
          </w:tcPr>
          <w:p w:rsidR="00A7143A" w:rsidRDefault="008C136C" w14:paraId="00000025" w14:textId="77777777">
            <w:pPr>
              <w:rPr>
                <w:color w:val="FFFFFF"/>
              </w:rPr>
            </w:pPr>
            <w:r>
              <w:rPr>
                <w:color w:val="FFFFFF"/>
              </w:rPr>
              <w:t>Date</w:t>
            </w:r>
          </w:p>
        </w:tc>
        <w:tc>
          <w:tcPr>
            <w:tcW w:w="3117" w:type="dxa"/>
            <w:tcBorders>
              <w:bottom w:val="single" w:color="auto" w:sz="4" w:space="0"/>
            </w:tcBorders>
            <w:shd w:val="clear" w:color="auto" w:fill="4472C4"/>
          </w:tcPr>
          <w:p w:rsidR="00A7143A" w:rsidRDefault="008C136C" w14:paraId="00000026" w14:textId="77777777">
            <w:pPr>
              <w:rPr>
                <w:color w:val="FFFFFF"/>
              </w:rPr>
            </w:pPr>
            <w:r>
              <w:rPr>
                <w:color w:val="FFFFFF"/>
              </w:rPr>
              <w:t>Comments</w:t>
            </w:r>
          </w:p>
        </w:tc>
      </w:tr>
      <w:tr w:rsidR="00A7143A" w:rsidTr="007C4FA7" w14:paraId="645FDE41" w14:textId="77777777">
        <w:tc>
          <w:tcPr>
            <w:tcW w:w="3116" w:type="dxa"/>
            <w:tcBorders>
              <w:top w:val="single" w:color="auto" w:sz="4" w:space="0"/>
              <w:left w:val="single" w:color="auto" w:sz="4" w:space="0"/>
              <w:bottom w:val="single" w:color="auto" w:sz="4" w:space="0"/>
              <w:right w:val="single" w:color="auto" w:sz="4" w:space="0"/>
            </w:tcBorders>
          </w:tcPr>
          <w:p w:rsidR="00A7143A" w:rsidRDefault="008C136C" w14:paraId="00000027" w14:textId="77777777">
            <w:r>
              <w:t>0.1</w:t>
            </w:r>
          </w:p>
        </w:tc>
        <w:tc>
          <w:tcPr>
            <w:tcW w:w="3117" w:type="dxa"/>
            <w:tcBorders>
              <w:top w:val="single" w:color="auto" w:sz="4" w:space="0"/>
              <w:left w:val="single" w:color="auto" w:sz="4" w:space="0"/>
              <w:bottom w:val="single" w:color="auto" w:sz="4" w:space="0"/>
              <w:right w:val="single" w:color="auto" w:sz="4" w:space="0"/>
            </w:tcBorders>
          </w:tcPr>
          <w:p w:rsidR="00A7143A" w:rsidRDefault="008C136C" w14:paraId="00000028" w14:textId="77777777">
            <w:r>
              <w:t>2/17/2023</w:t>
            </w:r>
          </w:p>
        </w:tc>
        <w:tc>
          <w:tcPr>
            <w:tcW w:w="3117" w:type="dxa"/>
            <w:tcBorders>
              <w:top w:val="single" w:color="auto" w:sz="4" w:space="0"/>
              <w:left w:val="single" w:color="auto" w:sz="4" w:space="0"/>
              <w:bottom w:val="single" w:color="auto" w:sz="4" w:space="0"/>
              <w:right w:val="single" w:color="auto" w:sz="4" w:space="0"/>
            </w:tcBorders>
          </w:tcPr>
          <w:p w:rsidR="00A7143A" w:rsidRDefault="008C136C" w14:paraId="00000029" w14:textId="77777777">
            <w:r>
              <w:t>First draft by Saviynt</w:t>
            </w:r>
          </w:p>
        </w:tc>
      </w:tr>
      <w:tr w:rsidR="00117396" w:rsidTr="007C4FA7" w14:paraId="4D5F4D1D" w14:textId="77777777">
        <w:tc>
          <w:tcPr>
            <w:tcW w:w="3116" w:type="dxa"/>
            <w:tcBorders>
              <w:top w:val="single" w:color="auto" w:sz="4" w:space="0"/>
              <w:left w:val="single" w:color="auto" w:sz="4" w:space="0"/>
              <w:bottom w:val="single" w:color="auto" w:sz="4" w:space="0"/>
              <w:right w:val="single" w:color="auto" w:sz="4" w:space="0"/>
            </w:tcBorders>
          </w:tcPr>
          <w:p w:rsidR="00117396" w:rsidRDefault="00117396" w14:paraId="47FF4A52" w14:textId="356EB55B">
            <w:r>
              <w:t>0.2</w:t>
            </w:r>
          </w:p>
        </w:tc>
        <w:tc>
          <w:tcPr>
            <w:tcW w:w="3117" w:type="dxa"/>
            <w:tcBorders>
              <w:top w:val="single" w:color="auto" w:sz="4" w:space="0"/>
              <w:left w:val="single" w:color="auto" w:sz="4" w:space="0"/>
              <w:bottom w:val="single" w:color="auto" w:sz="4" w:space="0"/>
              <w:right w:val="single" w:color="auto" w:sz="4" w:space="0"/>
            </w:tcBorders>
          </w:tcPr>
          <w:p w:rsidR="00117396" w:rsidRDefault="00117396" w14:paraId="27D30C99" w14:textId="027BF0BD">
            <w:r>
              <w:t>2/20/2023</w:t>
            </w:r>
          </w:p>
        </w:tc>
        <w:tc>
          <w:tcPr>
            <w:tcW w:w="3117" w:type="dxa"/>
            <w:tcBorders>
              <w:top w:val="single" w:color="auto" w:sz="4" w:space="0"/>
              <w:left w:val="single" w:color="auto" w:sz="4" w:space="0"/>
              <w:bottom w:val="single" w:color="auto" w:sz="4" w:space="0"/>
              <w:right w:val="single" w:color="auto" w:sz="4" w:space="0"/>
            </w:tcBorders>
          </w:tcPr>
          <w:p w:rsidR="00117396" w:rsidRDefault="00CB59AA" w14:paraId="66971721" w14:textId="31173DDF">
            <w:r>
              <w:t>Formatting correction</w:t>
            </w:r>
          </w:p>
        </w:tc>
      </w:tr>
      <w:tr w:rsidR="00F80F0C" w:rsidTr="007C4FA7" w14:paraId="1E24C93C"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116" w:type="dxa"/>
            <w:tcBorders>
              <w:top w:val="single" w:color="auto" w:sz="4" w:space="0"/>
              <w:left w:val="single" w:color="auto" w:sz="4" w:space="0"/>
              <w:bottom w:val="single" w:color="auto" w:sz="4" w:space="0"/>
              <w:right w:val="single" w:color="auto" w:sz="4" w:space="0"/>
            </w:tcBorders>
          </w:tcPr>
          <w:p w:rsidR="00F80F0C" w:rsidRDefault="00F80F0C" w14:paraId="5B307684" w14:textId="2F727BE8">
            <w:r>
              <w:t>0.3</w:t>
            </w:r>
          </w:p>
        </w:tc>
        <w:tc>
          <w:tcPr>
            <w:tcW w:w="3117" w:type="dxa"/>
            <w:tcBorders>
              <w:top w:val="single" w:color="auto" w:sz="4" w:space="0"/>
              <w:left w:val="single" w:color="auto" w:sz="4" w:space="0"/>
              <w:bottom w:val="single" w:color="auto" w:sz="4" w:space="0"/>
              <w:right w:val="single" w:color="auto" w:sz="4" w:space="0"/>
            </w:tcBorders>
          </w:tcPr>
          <w:p w:rsidR="00F80F0C" w:rsidRDefault="00F80F0C" w14:paraId="6D3F833D" w14:textId="34F019A7">
            <w:r>
              <w:t>3/6/2023</w:t>
            </w:r>
          </w:p>
        </w:tc>
        <w:tc>
          <w:tcPr>
            <w:tcW w:w="3117" w:type="dxa"/>
            <w:tcBorders>
              <w:top w:val="single" w:color="auto" w:sz="4" w:space="0"/>
              <w:left w:val="single" w:color="auto" w:sz="4" w:space="0"/>
              <w:bottom w:val="single" w:color="auto" w:sz="4" w:space="0"/>
              <w:right w:val="single" w:color="auto" w:sz="4" w:space="0"/>
            </w:tcBorders>
          </w:tcPr>
          <w:p w:rsidR="00F80F0C" w:rsidRDefault="00F80F0C" w14:paraId="389A9A78" w14:textId="65BE306F">
            <w:r>
              <w:t>Updates based on Onsite design discussion</w:t>
            </w:r>
          </w:p>
        </w:tc>
      </w:tr>
      <w:tr w:rsidR="0002776A" w:rsidTr="007C4FA7" w14:paraId="536DCB10"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116" w:type="dxa"/>
            <w:tcBorders>
              <w:top w:val="single" w:color="auto" w:sz="4" w:space="0"/>
              <w:left w:val="single" w:color="auto" w:sz="4" w:space="0"/>
              <w:bottom w:val="single" w:color="auto" w:sz="4" w:space="0"/>
              <w:right w:val="single" w:color="auto" w:sz="4" w:space="0"/>
            </w:tcBorders>
          </w:tcPr>
          <w:p w:rsidR="0002776A" w:rsidRDefault="007C4FA7" w14:paraId="14D26370" w14:textId="59DEB180">
            <w:r>
              <w:t xml:space="preserve">Phase 2 </w:t>
            </w:r>
          </w:p>
        </w:tc>
        <w:tc>
          <w:tcPr>
            <w:tcW w:w="3117" w:type="dxa"/>
            <w:tcBorders>
              <w:top w:val="single" w:color="auto" w:sz="4" w:space="0"/>
              <w:left w:val="single" w:color="auto" w:sz="4" w:space="0"/>
              <w:bottom w:val="single" w:color="auto" w:sz="4" w:space="0"/>
              <w:right w:val="single" w:color="auto" w:sz="4" w:space="0"/>
            </w:tcBorders>
          </w:tcPr>
          <w:p w:rsidR="0002776A" w:rsidRDefault="007C4FA7" w14:paraId="663D8A50" w14:textId="0B51AA6A">
            <w:r>
              <w:t>05/01/2024</w:t>
            </w:r>
          </w:p>
        </w:tc>
        <w:tc>
          <w:tcPr>
            <w:tcW w:w="3117" w:type="dxa"/>
            <w:tcBorders>
              <w:top w:val="single" w:color="auto" w:sz="4" w:space="0"/>
              <w:left w:val="single" w:color="auto" w:sz="4" w:space="0"/>
              <w:bottom w:val="single" w:color="auto" w:sz="4" w:space="0"/>
              <w:right w:val="single" w:color="auto" w:sz="4" w:space="0"/>
            </w:tcBorders>
          </w:tcPr>
          <w:p w:rsidR="0002776A" w:rsidRDefault="007C4FA7" w14:paraId="61F01BF7" w14:textId="3537C287">
            <w:r>
              <w:t>Added the design section for Phase 2 integrations</w:t>
            </w:r>
          </w:p>
        </w:tc>
      </w:tr>
    </w:tbl>
    <w:p w:rsidR="00A7143A" w:rsidRDefault="00A7143A" w14:paraId="0000002A" w14:textId="77777777"/>
    <w:p w:rsidR="00A7143A" w:rsidRDefault="00A7143A" w14:paraId="0000002B" w14:textId="77777777"/>
    <w:p w:rsidR="00A7143A" w:rsidRDefault="00A7143A" w14:paraId="0000002C" w14:textId="77777777"/>
    <w:p w:rsidR="00A7143A" w:rsidRDefault="00A7143A" w14:paraId="0000002D" w14:textId="77777777"/>
    <w:p w:rsidR="00A7143A" w:rsidRDefault="00A7143A" w14:paraId="0000002E" w14:textId="77777777"/>
    <w:p w:rsidR="00A7143A" w:rsidRDefault="00A7143A" w14:paraId="0000002F" w14:textId="77777777"/>
    <w:p w:rsidR="00A7143A" w:rsidRDefault="00A7143A" w14:paraId="00000030" w14:textId="77777777"/>
    <w:p w:rsidR="00A7143A" w:rsidRDefault="00A7143A" w14:paraId="00000031" w14:textId="77777777"/>
    <w:p w:rsidR="00A7143A" w:rsidRDefault="00A7143A" w14:paraId="00000032" w14:textId="77777777"/>
    <w:p w:rsidR="00A7143A" w:rsidRDefault="00A7143A" w14:paraId="00000033" w14:textId="77777777"/>
    <w:p w:rsidR="00A7143A" w:rsidRDefault="00A7143A" w14:paraId="00000034" w14:textId="77777777"/>
    <w:p w:rsidR="00A7143A" w:rsidRDefault="00A7143A" w14:paraId="00000035" w14:textId="77777777"/>
    <w:p w:rsidR="00A7143A" w:rsidRDefault="00A7143A" w14:paraId="00000036" w14:textId="77777777"/>
    <w:p w:rsidR="00A7143A" w:rsidRDefault="00A7143A" w14:paraId="00000037" w14:textId="26E90E89"/>
    <w:p w:rsidR="006D17FF" w:rsidRDefault="006D17FF" w14:paraId="55DF5BBC" w14:textId="74CF1D73"/>
    <w:p w:rsidR="006D17FF" w:rsidRDefault="006D17FF" w14:paraId="48A9C308" w14:textId="33ABE64B"/>
    <w:p w:rsidR="006D17FF" w:rsidRDefault="006D17FF" w14:paraId="64AEA3A9" w14:textId="1AC97120"/>
    <w:p w:rsidR="006D17FF" w:rsidRDefault="006D17FF" w14:paraId="3D058D3A" w14:textId="1907B12E"/>
    <w:p w:rsidR="006D17FF" w:rsidRDefault="006D17FF" w14:paraId="5724F3A6" w14:textId="3FA3FB26"/>
    <w:p w:rsidR="006D17FF" w:rsidRDefault="006D17FF" w14:paraId="10E6C476" w14:textId="77777777"/>
    <w:p w:rsidR="00A7143A" w:rsidRDefault="00A7143A" w14:paraId="00000038" w14:textId="77777777"/>
    <w:p w:rsidR="00A7143A" w:rsidRDefault="00A7143A" w14:paraId="00000039" w14:textId="77777777"/>
    <w:p w:rsidR="00A7143A" w:rsidRDefault="008C136C" w14:paraId="0000003A" w14:textId="77777777">
      <w:pPr>
        <w:pStyle w:val="Heading1"/>
        <w:numPr>
          <w:ilvl w:val="0"/>
          <w:numId w:val="33"/>
        </w:numPr>
      </w:pPr>
      <w:bookmarkStart w:name="_Toc167026859" w:id="1"/>
      <w:r>
        <w:t>Glossary</w:t>
      </w:r>
      <w:bookmarkEnd w:id="1"/>
    </w:p>
    <w:p w:rsidR="00A7143A" w:rsidRDefault="00A7143A" w14:paraId="0000003B" w14:textId="77777777"/>
    <w:tbl>
      <w:tblPr>
        <w:tblW w:w="10680" w:type="dxa"/>
        <w:tblInd w:w="-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Look w:val="0000" w:firstRow="0" w:lastRow="0" w:firstColumn="0" w:lastColumn="0" w:noHBand="0" w:noVBand="0"/>
      </w:tblPr>
      <w:tblGrid>
        <w:gridCol w:w="2370"/>
        <w:gridCol w:w="8310"/>
      </w:tblGrid>
      <w:tr w:rsidR="001A61BB" w14:paraId="4CDE4864" w14:textId="77777777">
        <w:tc>
          <w:tcPr>
            <w:tcW w:w="2370" w:type="dxa"/>
            <w:tcBorders>
              <w:top w:val="single" w:color="000000" w:sz="4" w:space="0"/>
              <w:left w:val="single" w:color="000000" w:sz="4" w:space="0"/>
              <w:bottom w:val="single" w:color="000000" w:sz="4" w:space="0"/>
              <w:right w:val="single" w:color="000000" w:sz="4" w:space="0"/>
            </w:tcBorders>
            <w:shd w:val="clear" w:color="auto" w:fill="002776"/>
            <w:vAlign w:val="center"/>
          </w:tcPr>
          <w:p w:rsidR="00A7143A" w:rsidRDefault="008C136C" w14:paraId="0000003C" w14:textId="77777777">
            <w:pPr>
              <w:spacing w:before="40" w:after="40"/>
              <w:rPr>
                <w:b/>
                <w:color w:val="FFFFFF"/>
              </w:rPr>
            </w:pPr>
            <w:r>
              <w:rPr>
                <w:b/>
                <w:color w:val="FFFFFF"/>
              </w:rPr>
              <w:t>Saviynt Terminology</w:t>
            </w:r>
          </w:p>
        </w:tc>
        <w:tc>
          <w:tcPr>
            <w:tcW w:w="8310" w:type="dxa"/>
            <w:tcBorders>
              <w:top w:val="single" w:color="000000" w:sz="4" w:space="0"/>
              <w:left w:val="single" w:color="000000" w:sz="4" w:space="0"/>
              <w:bottom w:val="single" w:color="000000" w:sz="4" w:space="0"/>
              <w:right w:val="single" w:color="000000" w:sz="4" w:space="0"/>
            </w:tcBorders>
            <w:shd w:val="clear" w:color="auto" w:fill="002776"/>
            <w:vAlign w:val="center"/>
          </w:tcPr>
          <w:p w:rsidR="00A7143A" w:rsidRDefault="008C136C" w14:paraId="0000003D" w14:textId="77777777">
            <w:pPr>
              <w:spacing w:before="40" w:after="40"/>
              <w:rPr>
                <w:b/>
                <w:color w:val="FFFFFF"/>
              </w:rPr>
            </w:pPr>
            <w:r>
              <w:rPr>
                <w:b/>
                <w:color w:val="FFFFFF"/>
              </w:rPr>
              <w:t>Description</w:t>
            </w:r>
          </w:p>
        </w:tc>
      </w:tr>
      <w:tr w:rsidR="000A7FD1" w14:paraId="068C09EF" w14:textId="77777777">
        <w:tc>
          <w:tcPr>
            <w:tcW w:w="2370" w:type="dxa"/>
            <w:tcBorders>
              <w:top w:val="single" w:color="000000" w:sz="4" w:space="0"/>
              <w:left w:val="single" w:color="000000" w:sz="4" w:space="0"/>
              <w:bottom w:val="single" w:color="000000" w:sz="4" w:space="0"/>
              <w:right w:val="single" w:color="000000" w:sz="4" w:space="0"/>
            </w:tcBorders>
            <w:vAlign w:val="center"/>
          </w:tcPr>
          <w:p w:rsidR="00A7143A" w:rsidRDefault="00A7143A" w14:paraId="0000003E" w14:textId="77777777">
            <w:pPr>
              <w:spacing w:before="40" w:after="40"/>
              <w:rPr>
                <w:b/>
              </w:rPr>
            </w:pPr>
          </w:p>
        </w:tc>
        <w:tc>
          <w:tcPr>
            <w:tcW w:w="8310" w:type="dxa"/>
            <w:tcBorders>
              <w:top w:val="single" w:color="000000" w:sz="4" w:space="0"/>
              <w:left w:val="single" w:color="000000" w:sz="4" w:space="0"/>
              <w:bottom w:val="single" w:color="000000" w:sz="4" w:space="0"/>
              <w:right w:val="single" w:color="000000" w:sz="4" w:space="0"/>
            </w:tcBorders>
            <w:vAlign w:val="center"/>
          </w:tcPr>
          <w:p w:rsidR="00A7143A" w:rsidRDefault="00A7143A" w14:paraId="0000003F" w14:textId="77777777">
            <w:pPr>
              <w:spacing w:before="40" w:after="40"/>
            </w:pPr>
          </w:p>
        </w:tc>
      </w:tr>
      <w:tr w:rsidR="000A7FD1" w14:paraId="4565D4FD" w14:textId="77777777">
        <w:tc>
          <w:tcPr>
            <w:tcW w:w="2370" w:type="dxa"/>
            <w:tcBorders>
              <w:top w:val="single" w:color="000000" w:sz="4" w:space="0"/>
              <w:left w:val="single" w:color="000000" w:sz="4" w:space="0"/>
              <w:bottom w:val="single" w:color="000000" w:sz="4" w:space="0"/>
              <w:right w:val="single" w:color="000000" w:sz="4" w:space="0"/>
            </w:tcBorders>
            <w:vAlign w:val="center"/>
          </w:tcPr>
          <w:p w:rsidR="00A7143A" w:rsidRDefault="008C136C" w14:paraId="00000040" w14:textId="77777777">
            <w:pPr>
              <w:spacing w:before="40" w:after="40"/>
              <w:rPr>
                <w:b/>
              </w:rPr>
            </w:pPr>
            <w:r>
              <w:rPr>
                <w:b/>
              </w:rPr>
              <w:t>ARS</w:t>
            </w:r>
          </w:p>
        </w:tc>
        <w:tc>
          <w:tcPr>
            <w:tcW w:w="8310" w:type="dxa"/>
            <w:tcBorders>
              <w:top w:val="single" w:color="000000" w:sz="4" w:space="0"/>
              <w:left w:val="single" w:color="000000" w:sz="4" w:space="0"/>
              <w:bottom w:val="single" w:color="000000" w:sz="4" w:space="0"/>
              <w:right w:val="single" w:color="000000" w:sz="4" w:space="0"/>
            </w:tcBorders>
            <w:vAlign w:val="center"/>
          </w:tcPr>
          <w:p w:rsidR="00A7143A" w:rsidRDefault="008C136C" w14:paraId="00000041" w14:textId="77777777">
            <w:pPr>
              <w:spacing w:before="40" w:after="40"/>
            </w:pPr>
            <w:r>
              <w:t>Access Request System</w:t>
            </w:r>
          </w:p>
        </w:tc>
      </w:tr>
      <w:tr w:rsidR="000A7FD1" w14:paraId="6EA8CC78" w14:textId="77777777">
        <w:tc>
          <w:tcPr>
            <w:tcW w:w="2370" w:type="dxa"/>
            <w:tcBorders>
              <w:top w:val="single" w:color="000000" w:sz="4" w:space="0"/>
              <w:left w:val="single" w:color="000000" w:sz="4" w:space="0"/>
              <w:bottom w:val="single" w:color="000000" w:sz="4" w:space="0"/>
              <w:right w:val="single" w:color="000000" w:sz="4" w:space="0"/>
            </w:tcBorders>
            <w:vAlign w:val="center"/>
          </w:tcPr>
          <w:p w:rsidR="00A7143A" w:rsidRDefault="008C136C" w14:paraId="00000042" w14:textId="77777777">
            <w:pPr>
              <w:spacing w:before="40" w:after="40"/>
              <w:rPr>
                <w:b/>
              </w:rPr>
            </w:pPr>
            <w:r>
              <w:rPr>
                <w:b/>
              </w:rPr>
              <w:t>HR</w:t>
            </w:r>
          </w:p>
        </w:tc>
        <w:tc>
          <w:tcPr>
            <w:tcW w:w="8310" w:type="dxa"/>
            <w:tcBorders>
              <w:top w:val="single" w:color="000000" w:sz="4" w:space="0"/>
              <w:left w:val="single" w:color="000000" w:sz="4" w:space="0"/>
              <w:bottom w:val="single" w:color="000000" w:sz="4" w:space="0"/>
              <w:right w:val="single" w:color="000000" w:sz="4" w:space="0"/>
            </w:tcBorders>
            <w:vAlign w:val="center"/>
          </w:tcPr>
          <w:p w:rsidR="00A7143A" w:rsidRDefault="008C136C" w14:paraId="00000043" w14:textId="77777777">
            <w:pPr>
              <w:spacing w:before="40" w:after="40"/>
            </w:pPr>
            <w:r>
              <w:t>Human Resources</w:t>
            </w:r>
          </w:p>
        </w:tc>
      </w:tr>
      <w:tr w:rsidR="000A7FD1" w14:paraId="5CB8FA46" w14:textId="77777777">
        <w:tc>
          <w:tcPr>
            <w:tcW w:w="2370" w:type="dxa"/>
            <w:tcBorders>
              <w:top w:val="single" w:color="000000" w:sz="4" w:space="0"/>
              <w:left w:val="single" w:color="000000" w:sz="4" w:space="0"/>
              <w:bottom w:val="single" w:color="000000" w:sz="4" w:space="0"/>
              <w:right w:val="single" w:color="000000" w:sz="4" w:space="0"/>
            </w:tcBorders>
            <w:vAlign w:val="center"/>
          </w:tcPr>
          <w:p w:rsidR="00A7143A" w:rsidRDefault="008C136C" w14:paraId="00000044" w14:textId="77777777">
            <w:pPr>
              <w:spacing w:before="40" w:after="40"/>
              <w:rPr>
                <w:b/>
              </w:rPr>
            </w:pPr>
            <w:r>
              <w:rPr>
                <w:b/>
              </w:rPr>
              <w:t>IGA</w:t>
            </w:r>
          </w:p>
        </w:tc>
        <w:tc>
          <w:tcPr>
            <w:tcW w:w="8310" w:type="dxa"/>
            <w:tcBorders>
              <w:top w:val="single" w:color="000000" w:sz="4" w:space="0"/>
              <w:left w:val="single" w:color="000000" w:sz="4" w:space="0"/>
              <w:bottom w:val="single" w:color="000000" w:sz="4" w:space="0"/>
              <w:right w:val="single" w:color="000000" w:sz="4" w:space="0"/>
            </w:tcBorders>
            <w:vAlign w:val="center"/>
          </w:tcPr>
          <w:p w:rsidR="00A7143A" w:rsidRDefault="008C136C" w14:paraId="00000045" w14:textId="77777777">
            <w:pPr>
              <w:spacing w:before="40" w:after="40"/>
            </w:pPr>
            <w:r>
              <w:t>Identity Governance &amp; Administration</w:t>
            </w:r>
          </w:p>
        </w:tc>
      </w:tr>
      <w:tr w:rsidR="000A7FD1" w14:paraId="3F6631D0" w14:textId="77777777">
        <w:tc>
          <w:tcPr>
            <w:tcW w:w="2370" w:type="dxa"/>
            <w:tcBorders>
              <w:top w:val="single" w:color="000000" w:sz="4" w:space="0"/>
              <w:left w:val="single" w:color="000000" w:sz="4" w:space="0"/>
              <w:bottom w:val="single" w:color="000000" w:sz="4" w:space="0"/>
              <w:right w:val="single" w:color="000000" w:sz="4" w:space="0"/>
            </w:tcBorders>
            <w:vAlign w:val="center"/>
          </w:tcPr>
          <w:p w:rsidR="00A7143A" w:rsidRDefault="008C136C" w14:paraId="00000046" w14:textId="77777777">
            <w:pPr>
              <w:spacing w:before="40" w:after="40"/>
              <w:rPr>
                <w:b/>
              </w:rPr>
            </w:pPr>
            <w:r>
              <w:rPr>
                <w:b/>
              </w:rPr>
              <w:t>SNOW</w:t>
            </w:r>
          </w:p>
        </w:tc>
        <w:tc>
          <w:tcPr>
            <w:tcW w:w="8310" w:type="dxa"/>
            <w:tcBorders>
              <w:top w:val="single" w:color="000000" w:sz="4" w:space="0"/>
              <w:left w:val="single" w:color="000000" w:sz="4" w:space="0"/>
              <w:bottom w:val="single" w:color="000000" w:sz="4" w:space="0"/>
              <w:right w:val="single" w:color="000000" w:sz="4" w:space="0"/>
            </w:tcBorders>
            <w:vAlign w:val="center"/>
          </w:tcPr>
          <w:p w:rsidR="00A7143A" w:rsidRDefault="008C136C" w14:paraId="00000047" w14:textId="77777777">
            <w:pPr>
              <w:spacing w:before="40" w:after="40"/>
            </w:pPr>
            <w:r>
              <w:t>Service Now</w:t>
            </w:r>
          </w:p>
        </w:tc>
      </w:tr>
      <w:tr w:rsidR="000A7FD1" w14:paraId="4E91BEFF" w14:textId="77777777">
        <w:tc>
          <w:tcPr>
            <w:tcW w:w="2370" w:type="dxa"/>
            <w:tcBorders>
              <w:top w:val="single" w:color="000000" w:sz="4" w:space="0"/>
              <w:left w:val="single" w:color="000000" w:sz="4" w:space="0"/>
              <w:bottom w:val="single" w:color="000000" w:sz="4" w:space="0"/>
              <w:right w:val="single" w:color="000000" w:sz="4" w:space="0"/>
            </w:tcBorders>
            <w:vAlign w:val="center"/>
          </w:tcPr>
          <w:p w:rsidR="00A7143A" w:rsidRDefault="008C136C" w14:paraId="00000048" w14:textId="77777777">
            <w:pPr>
              <w:spacing w:before="40" w:after="40"/>
              <w:rPr>
                <w:b/>
              </w:rPr>
            </w:pPr>
            <w:r>
              <w:rPr>
                <w:b/>
              </w:rPr>
              <w:t>OOTB</w:t>
            </w:r>
          </w:p>
        </w:tc>
        <w:tc>
          <w:tcPr>
            <w:tcW w:w="8310" w:type="dxa"/>
            <w:tcBorders>
              <w:top w:val="single" w:color="000000" w:sz="4" w:space="0"/>
              <w:left w:val="single" w:color="000000" w:sz="4" w:space="0"/>
              <w:bottom w:val="single" w:color="000000" w:sz="4" w:space="0"/>
              <w:right w:val="single" w:color="000000" w:sz="4" w:space="0"/>
            </w:tcBorders>
            <w:vAlign w:val="center"/>
          </w:tcPr>
          <w:p w:rsidR="00A7143A" w:rsidRDefault="008C136C" w14:paraId="00000049" w14:textId="77777777">
            <w:pPr>
              <w:spacing w:before="40" w:after="40"/>
            </w:pPr>
            <w:r>
              <w:t>Out of the box</w:t>
            </w:r>
          </w:p>
        </w:tc>
      </w:tr>
      <w:tr w:rsidR="000A7FD1" w14:paraId="48590C96" w14:textId="77777777">
        <w:tc>
          <w:tcPr>
            <w:tcW w:w="2370" w:type="dxa"/>
            <w:tcBorders>
              <w:top w:val="single" w:color="000000" w:sz="4" w:space="0"/>
              <w:left w:val="single" w:color="000000" w:sz="4" w:space="0"/>
              <w:bottom w:val="single" w:color="000000" w:sz="4" w:space="0"/>
              <w:right w:val="single" w:color="000000" w:sz="4" w:space="0"/>
            </w:tcBorders>
            <w:vAlign w:val="center"/>
          </w:tcPr>
          <w:p w:rsidR="00A7143A" w:rsidRDefault="008C136C" w14:paraId="0000004A" w14:textId="77777777">
            <w:pPr>
              <w:spacing w:before="40" w:after="40"/>
              <w:rPr>
                <w:b/>
              </w:rPr>
            </w:pPr>
            <w:r>
              <w:rPr>
                <w:b/>
              </w:rPr>
              <w:t>SSM</w:t>
            </w:r>
          </w:p>
        </w:tc>
        <w:tc>
          <w:tcPr>
            <w:tcW w:w="8310" w:type="dxa"/>
            <w:tcBorders>
              <w:top w:val="single" w:color="000000" w:sz="4" w:space="0"/>
              <w:left w:val="single" w:color="000000" w:sz="4" w:space="0"/>
              <w:bottom w:val="single" w:color="000000" w:sz="4" w:space="0"/>
              <w:right w:val="single" w:color="000000" w:sz="4" w:space="0"/>
            </w:tcBorders>
            <w:vAlign w:val="center"/>
          </w:tcPr>
          <w:p w:rsidR="00A7143A" w:rsidRDefault="008C136C" w14:paraId="0000004B" w14:textId="77777777">
            <w:pPr>
              <w:spacing w:before="40" w:after="40"/>
            </w:pPr>
            <w:r>
              <w:t>Saviynt Security Manager</w:t>
            </w:r>
          </w:p>
        </w:tc>
      </w:tr>
      <w:tr w:rsidR="000A7FD1" w14:paraId="1B44A911" w14:textId="77777777">
        <w:tc>
          <w:tcPr>
            <w:tcW w:w="2370" w:type="dxa"/>
            <w:shd w:val="clear" w:color="auto" w:fill="auto"/>
            <w:tcMar>
              <w:top w:w="100" w:type="dxa"/>
              <w:left w:w="100" w:type="dxa"/>
              <w:bottom w:w="100" w:type="dxa"/>
              <w:right w:w="100" w:type="dxa"/>
            </w:tcMar>
          </w:tcPr>
          <w:p w:rsidR="00A7143A" w:rsidRDefault="008C136C" w14:paraId="0000004C" w14:textId="77777777">
            <w:pPr>
              <w:spacing w:before="40" w:after="40"/>
              <w:rPr>
                <w:b/>
              </w:rPr>
            </w:pPr>
            <w:r>
              <w:rPr>
                <w:b/>
              </w:rPr>
              <w:t>Connection</w:t>
            </w:r>
          </w:p>
        </w:tc>
        <w:tc>
          <w:tcPr>
            <w:tcW w:w="8310" w:type="dxa"/>
            <w:shd w:val="clear" w:color="auto" w:fill="auto"/>
            <w:tcMar>
              <w:top w:w="100" w:type="dxa"/>
              <w:left w:w="100" w:type="dxa"/>
              <w:bottom w:w="100" w:type="dxa"/>
              <w:right w:w="100" w:type="dxa"/>
            </w:tcMar>
          </w:tcPr>
          <w:p w:rsidR="00A7143A" w:rsidRDefault="008C136C" w14:paraId="0000004D" w14:textId="77777777">
            <w:pPr>
              <w:spacing w:before="40" w:after="40"/>
            </w:pPr>
            <w:r>
              <w:t>A plugin in Saviynt to support communication between Saviynt EIC and target application. Parameters like URL, hostname, username, password, client/ tenant id etc are needed to establish a successful connection</w:t>
            </w:r>
          </w:p>
        </w:tc>
      </w:tr>
      <w:tr w:rsidR="000A7FD1" w14:paraId="3416AB19" w14:textId="77777777">
        <w:tc>
          <w:tcPr>
            <w:tcW w:w="2370" w:type="dxa"/>
            <w:shd w:val="clear" w:color="auto" w:fill="auto"/>
            <w:tcMar>
              <w:top w:w="100" w:type="dxa"/>
              <w:left w:w="100" w:type="dxa"/>
              <w:bottom w:w="100" w:type="dxa"/>
              <w:right w:w="100" w:type="dxa"/>
            </w:tcMar>
          </w:tcPr>
          <w:p w:rsidR="00A7143A" w:rsidRDefault="008C136C" w14:paraId="0000004E" w14:textId="77777777">
            <w:pPr>
              <w:spacing w:before="40" w:after="40"/>
              <w:rPr>
                <w:b/>
              </w:rPr>
            </w:pPr>
            <w:r>
              <w:rPr>
                <w:b/>
              </w:rPr>
              <w:t>Security System</w:t>
            </w:r>
          </w:p>
          <w:p w:rsidR="00A7143A" w:rsidRDefault="00A7143A" w14:paraId="0000004F" w14:textId="77777777">
            <w:pPr>
              <w:spacing w:before="40" w:after="40"/>
              <w:rPr>
                <w:b/>
              </w:rPr>
            </w:pPr>
          </w:p>
        </w:tc>
        <w:tc>
          <w:tcPr>
            <w:tcW w:w="8310" w:type="dxa"/>
            <w:shd w:val="clear" w:color="auto" w:fill="auto"/>
            <w:tcMar>
              <w:top w:w="100" w:type="dxa"/>
              <w:left w:w="100" w:type="dxa"/>
              <w:bottom w:w="100" w:type="dxa"/>
              <w:right w:w="100" w:type="dxa"/>
            </w:tcMar>
          </w:tcPr>
          <w:p w:rsidR="00A7143A" w:rsidRDefault="008C136C" w14:paraId="00000050" w14:textId="77777777">
            <w:pPr>
              <w:spacing w:before="40" w:after="40"/>
            </w:pPr>
            <w:r>
              <w:t>Represents the connection between EIC and the target application.</w:t>
            </w:r>
          </w:p>
          <w:p w:rsidR="00A7143A" w:rsidRDefault="008C136C" w14:paraId="00000051" w14:textId="77777777">
            <w:pPr>
              <w:spacing w:before="40" w:after="40"/>
            </w:pPr>
            <w:r>
              <w:t>It comprises of an endpoint, which is the target application for which EIC manages the identity repository.</w:t>
            </w:r>
          </w:p>
          <w:p w:rsidR="00A7143A" w:rsidRDefault="008C136C" w14:paraId="00000052" w14:textId="77777777">
            <w:pPr>
              <w:spacing w:before="40" w:after="40"/>
            </w:pPr>
            <w:r>
              <w:t>It provides application instance abstraction from connectivity including high-level metadata.</w:t>
            </w:r>
          </w:p>
          <w:p w:rsidR="00A7143A" w:rsidRDefault="00A7143A" w14:paraId="00000053" w14:textId="77777777">
            <w:pPr>
              <w:spacing w:before="40" w:after="40"/>
            </w:pPr>
          </w:p>
        </w:tc>
      </w:tr>
      <w:tr w:rsidR="000A7FD1" w14:paraId="64AEA137" w14:textId="77777777">
        <w:tc>
          <w:tcPr>
            <w:tcW w:w="2370" w:type="dxa"/>
            <w:shd w:val="clear" w:color="auto" w:fill="auto"/>
            <w:tcMar>
              <w:top w:w="100" w:type="dxa"/>
              <w:left w:w="100" w:type="dxa"/>
              <w:bottom w:w="100" w:type="dxa"/>
              <w:right w:w="100" w:type="dxa"/>
            </w:tcMar>
          </w:tcPr>
          <w:p w:rsidR="00A7143A" w:rsidRDefault="008C136C" w14:paraId="00000054" w14:textId="77777777">
            <w:pPr>
              <w:spacing w:before="40" w:after="40"/>
              <w:rPr>
                <w:b/>
              </w:rPr>
            </w:pPr>
            <w:r>
              <w:rPr>
                <w:b/>
              </w:rPr>
              <w:t>Endpoint</w:t>
            </w:r>
          </w:p>
        </w:tc>
        <w:tc>
          <w:tcPr>
            <w:tcW w:w="8310" w:type="dxa"/>
            <w:shd w:val="clear" w:color="auto" w:fill="auto"/>
            <w:tcMar>
              <w:top w:w="100" w:type="dxa"/>
              <w:left w:w="100" w:type="dxa"/>
              <w:bottom w:w="100" w:type="dxa"/>
              <w:right w:w="100" w:type="dxa"/>
            </w:tcMar>
          </w:tcPr>
          <w:p w:rsidR="00A7143A" w:rsidRDefault="008C136C" w14:paraId="00000055" w14:textId="77777777">
            <w:pPr>
              <w:spacing w:before="40" w:after="40"/>
            </w:pPr>
            <w:r>
              <w:rPr>
                <w:rFonts w:ascii="Arial" w:hAnsi="Arial" w:eastAsia="Arial" w:cs="Arial"/>
                <w:color w:val="323E48"/>
                <w:sz w:val="23"/>
                <w:szCs w:val="23"/>
              </w:rPr>
              <w:t> </w:t>
            </w:r>
            <w:r>
              <w:t>is an instance of an application within the context of a security system.</w:t>
            </w:r>
          </w:p>
          <w:p w:rsidR="00A7143A" w:rsidRDefault="008C136C" w14:paraId="00000056" w14:textId="77777777">
            <w:pPr>
              <w:spacing w:before="40" w:after="40"/>
            </w:pPr>
            <w:r>
              <w:t>It is the target system or application from where the connector imports the data and performs provisioning or de-provisioning of identity objects such as users, accounts, and entitlements.</w:t>
            </w:r>
          </w:p>
          <w:p w:rsidR="00A7143A" w:rsidRDefault="008C136C" w14:paraId="00000057" w14:textId="77777777">
            <w:pPr>
              <w:spacing w:before="40" w:after="40"/>
            </w:pPr>
            <w:r>
              <w:t>It is mandatory to create an endpoint after creating the security system.</w:t>
            </w:r>
          </w:p>
          <w:p w:rsidR="00A7143A" w:rsidRDefault="00A7143A" w14:paraId="00000058" w14:textId="77777777">
            <w:pPr>
              <w:spacing w:before="40" w:after="40"/>
            </w:pPr>
          </w:p>
        </w:tc>
      </w:tr>
      <w:tr w:rsidR="000A7FD1" w14:paraId="1A6BB198" w14:textId="77777777">
        <w:tc>
          <w:tcPr>
            <w:tcW w:w="2370" w:type="dxa"/>
            <w:shd w:val="clear" w:color="auto" w:fill="auto"/>
            <w:tcMar>
              <w:top w:w="100" w:type="dxa"/>
              <w:left w:w="100" w:type="dxa"/>
              <w:bottom w:w="100" w:type="dxa"/>
              <w:right w:w="100" w:type="dxa"/>
            </w:tcMar>
          </w:tcPr>
          <w:p w:rsidR="00A7143A" w:rsidRDefault="008C136C" w14:paraId="00000059" w14:textId="77777777">
            <w:pPr>
              <w:spacing w:before="40" w:after="40"/>
              <w:rPr>
                <w:b/>
              </w:rPr>
            </w:pPr>
            <w:r>
              <w:rPr>
                <w:b/>
              </w:rPr>
              <w:t>Technical rule</w:t>
            </w:r>
          </w:p>
        </w:tc>
        <w:tc>
          <w:tcPr>
            <w:tcW w:w="8310" w:type="dxa"/>
            <w:shd w:val="clear" w:color="auto" w:fill="auto"/>
            <w:tcMar>
              <w:top w:w="100" w:type="dxa"/>
              <w:left w:w="100" w:type="dxa"/>
              <w:bottom w:w="100" w:type="dxa"/>
              <w:right w:w="100" w:type="dxa"/>
            </w:tcMar>
          </w:tcPr>
          <w:p w:rsidR="00A7143A" w:rsidRDefault="008C136C" w14:paraId="0000005A" w14:textId="77777777">
            <w:r>
              <w:t>These rules will trigger the birth right provisioning rules and provide birth right access to the onboarded new users. Automated Account creation and access provisioning shall be taken care by these Rules</w:t>
            </w:r>
          </w:p>
        </w:tc>
      </w:tr>
      <w:tr w:rsidR="000A7FD1" w14:paraId="3088DC4D" w14:textId="77777777">
        <w:tc>
          <w:tcPr>
            <w:tcW w:w="2370" w:type="dxa"/>
            <w:shd w:val="clear" w:color="auto" w:fill="auto"/>
            <w:tcMar>
              <w:top w:w="100" w:type="dxa"/>
              <w:left w:w="100" w:type="dxa"/>
              <w:bottom w:w="100" w:type="dxa"/>
              <w:right w:w="100" w:type="dxa"/>
            </w:tcMar>
          </w:tcPr>
          <w:p w:rsidR="00A7143A" w:rsidRDefault="008C136C" w14:paraId="0000005B" w14:textId="77777777">
            <w:pPr>
              <w:spacing w:before="40" w:after="40"/>
              <w:rPr>
                <w:b/>
              </w:rPr>
            </w:pPr>
            <w:r>
              <w:rPr>
                <w:b/>
              </w:rPr>
              <w:t>User update rule</w:t>
            </w:r>
          </w:p>
        </w:tc>
        <w:tc>
          <w:tcPr>
            <w:tcW w:w="8310" w:type="dxa"/>
            <w:shd w:val="clear" w:color="auto" w:fill="auto"/>
            <w:tcMar>
              <w:top w:w="100" w:type="dxa"/>
              <w:left w:w="100" w:type="dxa"/>
              <w:bottom w:w="100" w:type="dxa"/>
              <w:right w:w="100" w:type="dxa"/>
            </w:tcMar>
          </w:tcPr>
          <w:p w:rsidR="00A7143A" w:rsidRDefault="008C136C" w14:paraId="0000005C" w14:textId="77777777">
            <w:r>
              <w:t xml:space="preserve"> These rules will trigger on any updates received from Authoritative sources for the existing users. Future Dated access, Updates to accounts, terminations shall be taken care of by these rules. </w:t>
            </w:r>
          </w:p>
        </w:tc>
      </w:tr>
      <w:tr w:rsidR="000A7FD1" w14:paraId="0D7845C6" w14:textId="77777777">
        <w:tc>
          <w:tcPr>
            <w:tcW w:w="2370" w:type="dxa"/>
            <w:shd w:val="clear" w:color="auto" w:fill="auto"/>
            <w:tcMar>
              <w:top w:w="100" w:type="dxa"/>
              <w:left w:w="100" w:type="dxa"/>
              <w:bottom w:w="100" w:type="dxa"/>
              <w:right w:w="100" w:type="dxa"/>
            </w:tcMar>
          </w:tcPr>
          <w:p w:rsidR="00A7143A" w:rsidRDefault="008C136C" w14:paraId="0000005D" w14:textId="77777777">
            <w:pPr>
              <w:spacing w:before="40" w:after="40"/>
              <w:rPr>
                <w:b/>
              </w:rPr>
            </w:pPr>
            <w:r>
              <w:rPr>
                <w:b/>
              </w:rPr>
              <w:t>Analytics</w:t>
            </w:r>
          </w:p>
        </w:tc>
        <w:tc>
          <w:tcPr>
            <w:tcW w:w="8310" w:type="dxa"/>
            <w:shd w:val="clear" w:color="auto" w:fill="auto"/>
            <w:tcMar>
              <w:top w:w="100" w:type="dxa"/>
              <w:left w:w="100" w:type="dxa"/>
              <w:bottom w:w="100" w:type="dxa"/>
              <w:right w:w="100" w:type="dxa"/>
            </w:tcMar>
          </w:tcPr>
          <w:p w:rsidR="00A7143A" w:rsidRDefault="008C136C" w14:paraId="0000005E" w14:textId="77777777">
            <w:r>
              <w:t>The Analytics module of Saviynt Enterprise Identity Cloud (EIC) allows you to create reports using the inbuilt queries. You can also create custom reports using SQL and Elasticsearch queries based on the data stored and accessible from the Saviynt database and the Elasticsearch server. In addition, you can use the logs stored in these locations to generate reports.</w:t>
            </w:r>
          </w:p>
        </w:tc>
      </w:tr>
      <w:tr w:rsidR="000A7FD1" w14:paraId="5A198190" w14:textId="77777777">
        <w:tc>
          <w:tcPr>
            <w:tcW w:w="2370" w:type="dxa"/>
            <w:shd w:val="clear" w:color="auto" w:fill="auto"/>
            <w:tcMar>
              <w:top w:w="100" w:type="dxa"/>
              <w:left w:w="100" w:type="dxa"/>
              <w:bottom w:w="100" w:type="dxa"/>
              <w:right w:w="100" w:type="dxa"/>
            </w:tcMar>
          </w:tcPr>
          <w:p w:rsidR="00A7143A" w:rsidRDefault="008C136C" w14:paraId="0000005F" w14:textId="77777777">
            <w:pPr>
              <w:spacing w:before="40" w:after="40"/>
              <w:rPr>
                <w:b/>
              </w:rPr>
            </w:pPr>
            <w:r>
              <w:rPr>
                <w:b/>
              </w:rPr>
              <w:t>Enterprise role</w:t>
            </w:r>
          </w:p>
        </w:tc>
        <w:tc>
          <w:tcPr>
            <w:tcW w:w="8310" w:type="dxa"/>
            <w:shd w:val="clear" w:color="auto" w:fill="auto"/>
            <w:tcMar>
              <w:top w:w="100" w:type="dxa"/>
              <w:left w:w="100" w:type="dxa"/>
              <w:bottom w:w="100" w:type="dxa"/>
              <w:right w:w="100" w:type="dxa"/>
            </w:tcMar>
          </w:tcPr>
          <w:p w:rsidR="00A7143A" w:rsidRDefault="008C136C" w14:paraId="00000060" w14:textId="77777777">
            <w:r>
              <w:t>Enterprise role encompasses entitlements that span across multiple endpoints</w:t>
            </w:r>
          </w:p>
        </w:tc>
      </w:tr>
      <w:tr w:rsidR="000A7FD1" w14:paraId="1F8C59D7" w14:textId="77777777">
        <w:tc>
          <w:tcPr>
            <w:tcW w:w="2370" w:type="dxa"/>
            <w:shd w:val="clear" w:color="auto" w:fill="auto"/>
            <w:tcMar>
              <w:top w:w="100" w:type="dxa"/>
              <w:left w:w="100" w:type="dxa"/>
              <w:bottom w:w="100" w:type="dxa"/>
              <w:right w:w="100" w:type="dxa"/>
            </w:tcMar>
          </w:tcPr>
          <w:p w:rsidR="00A7143A" w:rsidRDefault="008C136C" w14:paraId="00000061" w14:textId="77777777">
            <w:pPr>
              <w:spacing w:before="40" w:after="40"/>
              <w:rPr>
                <w:b/>
              </w:rPr>
            </w:pPr>
            <w:r>
              <w:rPr>
                <w:b/>
              </w:rPr>
              <w:t>Entitlement</w:t>
            </w:r>
          </w:p>
        </w:tc>
        <w:tc>
          <w:tcPr>
            <w:tcW w:w="8310" w:type="dxa"/>
            <w:shd w:val="clear" w:color="auto" w:fill="auto"/>
            <w:tcMar>
              <w:top w:w="100" w:type="dxa"/>
              <w:left w:w="100" w:type="dxa"/>
              <w:bottom w:w="100" w:type="dxa"/>
              <w:right w:w="100" w:type="dxa"/>
            </w:tcMar>
          </w:tcPr>
          <w:p w:rsidR="00A7143A" w:rsidRDefault="008C136C" w14:paraId="00000062" w14:textId="77777777">
            <w:r>
              <w:t>Entitlement is the access that a user can request in an application. Entitlement is the level of privileges (read, write, execute) that is assigned for an application</w:t>
            </w:r>
          </w:p>
        </w:tc>
      </w:tr>
      <w:tr w:rsidR="000A7FD1" w14:paraId="665F4F7D" w14:textId="77777777">
        <w:tc>
          <w:tcPr>
            <w:tcW w:w="2370" w:type="dxa"/>
            <w:shd w:val="clear" w:color="auto" w:fill="auto"/>
            <w:tcMar>
              <w:top w:w="100" w:type="dxa"/>
              <w:left w:w="100" w:type="dxa"/>
              <w:bottom w:w="100" w:type="dxa"/>
              <w:right w:w="100" w:type="dxa"/>
            </w:tcMar>
          </w:tcPr>
          <w:p w:rsidR="00A7143A" w:rsidRDefault="008C136C" w14:paraId="00000063" w14:textId="77777777">
            <w:pPr>
              <w:spacing w:before="40" w:after="40"/>
              <w:rPr>
                <w:b/>
              </w:rPr>
            </w:pPr>
            <w:r>
              <w:rPr>
                <w:b/>
              </w:rPr>
              <w:t>Pre-processor</w:t>
            </w:r>
          </w:p>
        </w:tc>
        <w:tc>
          <w:tcPr>
            <w:tcW w:w="8310" w:type="dxa"/>
            <w:shd w:val="clear" w:color="auto" w:fill="auto"/>
            <w:tcMar>
              <w:top w:w="100" w:type="dxa"/>
              <w:left w:w="100" w:type="dxa"/>
              <w:bottom w:w="100" w:type="dxa"/>
              <w:right w:w="100" w:type="dxa"/>
            </w:tcMar>
          </w:tcPr>
          <w:p w:rsidR="00A7143A" w:rsidRDefault="008C136C" w14:paraId="00000064" w14:textId="77777777">
            <w:r>
              <w:t>The user import process includes an inline pre-processor for normalizing the identity data using custom code. It transforms the data to bring it to such a state that EIC can easily parse. This helps you to circumvent the common issues that may be encountered while importing users including handling of special characters, usage of data from other tables of a database, and database locks. Cleaning the identity data ensures that clean and complete data is entered into Identity Repository.</w:t>
            </w:r>
          </w:p>
        </w:tc>
      </w:tr>
      <w:tr w:rsidR="00A7545A" w14:paraId="636B0E13"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370" w:type="dxa"/>
          </w:tcPr>
          <w:p w:rsidR="00A7545A" w:rsidRDefault="00A7545A" w14:paraId="61951535" w14:textId="46B0B688">
            <w:pPr>
              <w:spacing w:before="40" w:after="40"/>
              <w:rPr>
                <w:b/>
              </w:rPr>
            </w:pPr>
            <w:r>
              <w:rPr>
                <w:b/>
              </w:rPr>
              <w:t>Orphan Account</w:t>
            </w:r>
          </w:p>
        </w:tc>
        <w:tc>
          <w:tcPr>
            <w:tcW w:w="8310" w:type="dxa"/>
          </w:tcPr>
          <w:p w:rsidRPr="00BB00E5" w:rsidR="00A7545A" w:rsidRDefault="00BB00E5" w14:paraId="2F5B7A2E" w14:textId="022A0452">
            <w:r>
              <w:rPr>
                <w:rFonts w:ascii="Roboto" w:hAnsi="Roboto"/>
                <w:color w:val="202124"/>
                <w:shd w:val="clear" w:color="auto" w:fill="FFFFFF"/>
              </w:rPr>
              <w:t> </w:t>
            </w:r>
            <w:r w:rsidRPr="00FE3F9A">
              <w:rPr>
                <w:rFonts w:ascii="Roboto" w:hAnsi="Roboto"/>
                <w:color w:val="202124"/>
                <w:shd w:val="clear" w:color="auto" w:fill="FFFFFF"/>
              </w:rPr>
              <w:t>a user account (employee or vendor) that retains access to applications and systems on a network without an active owner</w:t>
            </w:r>
            <w:r>
              <w:rPr>
                <w:rFonts w:ascii="Roboto" w:hAnsi="Roboto"/>
                <w:color w:val="202124"/>
                <w:shd w:val="clear" w:color="auto" w:fill="FFFFFF"/>
              </w:rPr>
              <w:t xml:space="preserve"> (user from authoritative)</w:t>
            </w:r>
          </w:p>
        </w:tc>
      </w:tr>
    </w:tbl>
    <w:p w:rsidR="00A7143A" w:rsidRDefault="00A7143A" w14:paraId="00000065" w14:textId="000BACAD"/>
    <w:p w:rsidR="006D17FF" w:rsidRDefault="006D17FF" w14:paraId="5AEC191A" w14:textId="2E8BD363"/>
    <w:p w:rsidR="006D17FF" w:rsidRDefault="006D17FF" w14:paraId="45395561" w14:textId="438D50F7"/>
    <w:p w:rsidR="006D17FF" w:rsidRDefault="006D17FF" w14:paraId="1F67EEB2" w14:textId="713CE9C5"/>
    <w:p w:rsidR="006D17FF" w:rsidRDefault="006D17FF" w14:paraId="48E112DE" w14:textId="7D9DA27D"/>
    <w:p w:rsidR="006D17FF" w:rsidRDefault="006D17FF" w14:paraId="236F9F6E" w14:textId="0C4408EB"/>
    <w:p w:rsidR="006D17FF" w:rsidRDefault="006D17FF" w14:paraId="2916DD90" w14:textId="6D3EAE02"/>
    <w:p w:rsidR="006D17FF" w:rsidRDefault="006D17FF" w14:paraId="18A6749F" w14:textId="44D4AED6"/>
    <w:p w:rsidR="006D17FF" w:rsidRDefault="006D17FF" w14:paraId="2E440EA0" w14:textId="03F1E386"/>
    <w:p w:rsidR="006D17FF" w:rsidRDefault="006D17FF" w14:paraId="71B24586" w14:textId="5F220835"/>
    <w:p w:rsidR="006D17FF" w:rsidRDefault="006D17FF" w14:paraId="37A1D410" w14:textId="5651387C"/>
    <w:p w:rsidR="006D17FF" w:rsidRDefault="006D17FF" w14:paraId="04F0E29D" w14:textId="2832544A"/>
    <w:p w:rsidR="006D17FF" w:rsidRDefault="006D17FF" w14:paraId="2DD857A7" w14:textId="5FA7610E"/>
    <w:p w:rsidR="006D17FF" w:rsidRDefault="006D17FF" w14:paraId="3343498D" w14:textId="37697C8A"/>
    <w:p w:rsidR="006D17FF" w:rsidRDefault="006D17FF" w14:paraId="64DB9D90" w14:textId="58387893"/>
    <w:p w:rsidR="006D17FF" w:rsidRDefault="006D17FF" w14:paraId="09768263" w14:textId="2274C16B"/>
    <w:p w:rsidR="006D17FF" w:rsidRDefault="006D17FF" w14:paraId="742CFB36" w14:textId="7CAE428C"/>
    <w:p w:rsidR="006D17FF" w:rsidRDefault="006D17FF" w14:paraId="443BDF7B" w14:textId="47F95DCE"/>
    <w:p w:rsidR="006D17FF" w:rsidRDefault="006D17FF" w14:paraId="449085CC" w14:textId="7769B467"/>
    <w:p w:rsidR="006D17FF" w:rsidRDefault="006D17FF" w14:paraId="2D3AD6B2" w14:textId="77777777"/>
    <w:p w:rsidR="00A7143A" w:rsidRDefault="00A7143A" w14:paraId="00000066" w14:textId="77777777"/>
    <w:p w:rsidR="00A7143A" w:rsidRDefault="008C136C" w14:paraId="00000067" w14:textId="77777777">
      <w:pPr>
        <w:pStyle w:val="Heading1"/>
        <w:numPr>
          <w:ilvl w:val="0"/>
          <w:numId w:val="32"/>
        </w:numPr>
      </w:pPr>
      <w:bookmarkStart w:name="_Toc167026860" w:id="2"/>
      <w:r>
        <w:t>Introduction</w:t>
      </w:r>
      <w:bookmarkEnd w:id="2"/>
    </w:p>
    <w:p w:rsidR="00A7143A" w:rsidRDefault="008C136C" w14:paraId="00000068" w14:textId="77777777">
      <w:pPr>
        <w:pStyle w:val="Heading2"/>
        <w:numPr>
          <w:ilvl w:val="1"/>
          <w:numId w:val="24"/>
        </w:numPr>
      </w:pPr>
      <w:bookmarkStart w:name="_Toc167026861" w:id="3"/>
      <w:r>
        <w:t>Purpose of this document</w:t>
      </w:r>
      <w:bookmarkEnd w:id="3"/>
    </w:p>
    <w:p w:rsidR="00A7143A" w:rsidRDefault="00A7143A" w14:paraId="00000069" w14:textId="77777777"/>
    <w:p w:rsidR="00A7143A" w:rsidRDefault="008C136C" w14:paraId="0000006A" w14:textId="0FA29624">
      <w:r>
        <w:t xml:space="preserve">This design document aims to cover and explain the high-level integration architecture of the Saviynt IGA tool and various applications in Sentara’s ecosystem. The core objective of this implementation is to meet Sentara’s requirements of automating the provisioning of applications like – Active Directory, ServiceNow, Duo and </w:t>
      </w:r>
      <w:r w:rsidR="003B14BF">
        <w:t>Legacy IGA tool</w:t>
      </w:r>
      <w:r w:rsidR="008B5E0D">
        <w:t xml:space="preserve"> - PSDB.</w:t>
      </w:r>
    </w:p>
    <w:p w:rsidR="00A7143A" w:rsidRDefault="008C136C" w14:paraId="0000006B" w14:textId="77777777">
      <w:pPr>
        <w:rPr>
          <w:color w:val="000000"/>
        </w:rPr>
      </w:pPr>
      <w:r>
        <w:t xml:space="preserve">This document will outline the application integration components and the high-level configuration necessary to meet Sentara’s requirements. </w:t>
      </w:r>
    </w:p>
    <w:p w:rsidR="00A7143A" w:rsidRDefault="00A7143A" w14:paraId="0000006C" w14:textId="77777777"/>
    <w:p w:rsidR="00A7143A" w:rsidRDefault="008C136C" w14:paraId="0000006D" w14:textId="77777777">
      <w:pPr>
        <w:pStyle w:val="Heading2"/>
        <w:numPr>
          <w:ilvl w:val="1"/>
          <w:numId w:val="24"/>
        </w:numPr>
      </w:pPr>
      <w:bookmarkStart w:name="_Toc167026862" w:id="4"/>
      <w:r>
        <w:t>Audience</w:t>
      </w:r>
      <w:bookmarkEnd w:id="4"/>
    </w:p>
    <w:p w:rsidR="00A7143A" w:rsidRDefault="00A7143A" w14:paraId="0000006E" w14:textId="77777777"/>
    <w:p w:rsidR="00A7143A" w:rsidRDefault="008C136C" w14:paraId="0000006F" w14:textId="77777777">
      <w:r>
        <w:t>The primary audience for this document is as follows:</w:t>
      </w:r>
    </w:p>
    <w:p w:rsidR="00A7143A" w:rsidRDefault="008C136C" w14:paraId="00000070" w14:textId="77777777">
      <w:pPr>
        <w:numPr>
          <w:ilvl w:val="0"/>
          <w:numId w:val="22"/>
        </w:numPr>
        <w:pBdr>
          <w:top w:val="nil"/>
          <w:left w:val="nil"/>
          <w:bottom w:val="nil"/>
          <w:right w:val="nil"/>
          <w:between w:val="nil"/>
        </w:pBdr>
        <w:spacing w:after="0" w:line="240" w:lineRule="auto"/>
        <w:rPr>
          <w:color w:val="000000"/>
        </w:rPr>
      </w:pPr>
      <w:r>
        <w:rPr>
          <w:color w:val="000000"/>
        </w:rPr>
        <w:t>Sentara’s Technical and Project Team</w:t>
      </w:r>
    </w:p>
    <w:p w:rsidR="00A7143A" w:rsidRDefault="008C136C" w14:paraId="00000071" w14:textId="77777777">
      <w:pPr>
        <w:numPr>
          <w:ilvl w:val="0"/>
          <w:numId w:val="22"/>
        </w:numPr>
        <w:pBdr>
          <w:top w:val="nil"/>
          <w:left w:val="nil"/>
          <w:bottom w:val="nil"/>
          <w:right w:val="nil"/>
          <w:between w:val="nil"/>
        </w:pBdr>
        <w:spacing w:after="0" w:line="240" w:lineRule="auto"/>
        <w:rPr>
          <w:color w:val="000000"/>
        </w:rPr>
      </w:pPr>
      <w:r>
        <w:rPr>
          <w:color w:val="000000"/>
        </w:rPr>
        <w:t>Focal Point’s Partner Team</w:t>
      </w:r>
    </w:p>
    <w:p w:rsidR="00A7143A" w:rsidRDefault="008C136C" w14:paraId="00000072" w14:textId="77777777">
      <w:pPr>
        <w:numPr>
          <w:ilvl w:val="0"/>
          <w:numId w:val="22"/>
        </w:numPr>
        <w:pBdr>
          <w:top w:val="nil"/>
          <w:left w:val="nil"/>
          <w:bottom w:val="nil"/>
          <w:right w:val="nil"/>
          <w:between w:val="nil"/>
        </w:pBdr>
        <w:spacing w:after="0" w:line="240" w:lineRule="auto"/>
      </w:pPr>
      <w:r>
        <w:rPr>
          <w:color w:val="000000"/>
        </w:rPr>
        <w:t>Saviynt Technical Consultants</w:t>
      </w:r>
    </w:p>
    <w:p w:rsidR="00A7143A" w:rsidRDefault="00A7143A" w14:paraId="00000073" w14:textId="77777777"/>
    <w:p w:rsidR="00A7143A" w:rsidRDefault="008C136C" w14:paraId="00000074" w14:textId="77777777">
      <w:pPr>
        <w:pStyle w:val="Heading2"/>
        <w:numPr>
          <w:ilvl w:val="1"/>
          <w:numId w:val="24"/>
        </w:numPr>
      </w:pPr>
      <w:bookmarkStart w:name="_Toc167026863" w:id="5"/>
      <w:r>
        <w:t>Project Background</w:t>
      </w:r>
      <w:bookmarkEnd w:id="5"/>
    </w:p>
    <w:p w:rsidR="00A7143A" w:rsidRDefault="00A7143A" w14:paraId="00000075" w14:textId="77777777"/>
    <w:p w:rsidR="00A7143A" w:rsidRDefault="008C136C" w14:paraId="00000076" w14:textId="77777777">
      <w:pPr>
        <w:pBdr>
          <w:top w:val="nil"/>
          <w:left w:val="nil"/>
          <w:bottom w:val="nil"/>
          <w:right w:val="nil"/>
          <w:between w:val="nil"/>
        </w:pBdr>
        <w:ind w:left="720"/>
        <w:rPr>
          <w:color w:val="000000"/>
        </w:rPr>
      </w:pPr>
      <w:r>
        <w:rPr>
          <w:color w:val="000000"/>
        </w:rPr>
        <w:t>Sentara currently utilizes manual processes to onboard the users (employees and non-employees) and the often-fragmented process ends up providing access to users in a delayed manner which causes productivity issues, IAM program will establish a unified approach, providing a manageable, scalable, efficient, easy to use, and standards-based capability that will be leveraged across businesses, platforms and systems to protect Sentara Healthcare while meeting regulatory and compliance requirements. Saviynt</w:t>
      </w:r>
      <w:r>
        <w:t>’s</w:t>
      </w:r>
      <w:r>
        <w:rPr>
          <w:color w:val="000000"/>
        </w:rPr>
        <w:t xml:space="preserve"> EIC platfo</w:t>
      </w:r>
      <w:r>
        <w:t>rm</w:t>
      </w:r>
      <w:r>
        <w:rPr>
          <w:color w:val="000000"/>
        </w:rPr>
        <w:t xml:space="preserve"> is intended to streamline the onboarding and offboarding process, provide a better platform to request access and streamline the certification process to be adherent to the audit requirements.</w:t>
      </w:r>
    </w:p>
    <w:p w:rsidR="00A7143A" w:rsidRDefault="00A7143A" w14:paraId="00000077" w14:textId="77777777">
      <w:pPr>
        <w:pBdr>
          <w:top w:val="nil"/>
          <w:left w:val="nil"/>
          <w:bottom w:val="nil"/>
          <w:right w:val="nil"/>
          <w:between w:val="nil"/>
        </w:pBdr>
        <w:ind w:left="720"/>
        <w:rPr>
          <w:color w:val="000000"/>
        </w:rPr>
      </w:pPr>
    </w:p>
    <w:p w:rsidR="00A7143A" w:rsidRDefault="00A7143A" w14:paraId="00000078" w14:textId="77777777">
      <w:pPr>
        <w:pBdr>
          <w:top w:val="nil"/>
          <w:left w:val="nil"/>
          <w:bottom w:val="nil"/>
          <w:right w:val="nil"/>
          <w:between w:val="nil"/>
        </w:pBdr>
        <w:ind w:left="720"/>
        <w:rPr>
          <w:color w:val="000000"/>
        </w:rPr>
      </w:pPr>
    </w:p>
    <w:p w:rsidR="00A7143A" w:rsidRDefault="00A7143A" w14:paraId="00000079" w14:textId="77777777">
      <w:pPr>
        <w:pBdr>
          <w:top w:val="nil"/>
          <w:left w:val="nil"/>
          <w:bottom w:val="nil"/>
          <w:right w:val="nil"/>
          <w:between w:val="nil"/>
        </w:pBdr>
        <w:ind w:left="720"/>
        <w:rPr>
          <w:color w:val="000000"/>
        </w:rPr>
      </w:pPr>
    </w:p>
    <w:p w:rsidR="00A7143A" w:rsidRDefault="00A7143A" w14:paraId="0000007A" w14:textId="77777777">
      <w:pPr>
        <w:pBdr>
          <w:top w:val="nil"/>
          <w:left w:val="nil"/>
          <w:bottom w:val="nil"/>
          <w:right w:val="nil"/>
          <w:between w:val="nil"/>
        </w:pBdr>
        <w:ind w:left="720"/>
        <w:rPr>
          <w:color w:val="000000"/>
        </w:rPr>
      </w:pPr>
    </w:p>
    <w:p w:rsidR="00A7143A" w:rsidRDefault="00A7143A" w14:paraId="0000007B" w14:textId="77777777">
      <w:pPr>
        <w:pBdr>
          <w:top w:val="nil"/>
          <w:left w:val="nil"/>
          <w:bottom w:val="nil"/>
          <w:right w:val="nil"/>
          <w:between w:val="nil"/>
        </w:pBdr>
        <w:ind w:left="720"/>
      </w:pPr>
    </w:p>
    <w:p w:rsidR="00A7143A" w:rsidRDefault="008C136C" w14:paraId="0000007C" w14:textId="3FCE5926">
      <w:pPr>
        <w:pStyle w:val="Heading1"/>
        <w:numPr>
          <w:ilvl w:val="0"/>
          <w:numId w:val="32"/>
        </w:numPr>
      </w:pPr>
      <w:bookmarkStart w:name="_Toc167026864" w:id="6"/>
      <w:r>
        <w:t xml:space="preserve">High Level Architecture for Phase 1 </w:t>
      </w:r>
      <w:sdt>
        <w:sdtPr>
          <w:tag w:val="goog_rdk_0"/>
          <w:id w:val="-487476122"/>
        </w:sdtPr>
        <w:sdtEndPr/>
        <w:sdtContent/>
      </w:sdt>
      <w:r>
        <w:t>implementation</w:t>
      </w:r>
      <w:bookmarkEnd w:id="6"/>
    </w:p>
    <w:p w:rsidR="00A7143A" w:rsidRDefault="00442933" w14:paraId="0000007D" w14:textId="6DF09022">
      <w:r>
        <w:t>Pankaj</w:t>
      </w:r>
    </w:p>
    <w:p w:rsidR="0081335F" w:rsidRDefault="0081335F" w14:paraId="371917C7" w14:textId="77777777">
      <w:pPr>
        <w:keepNext/>
      </w:pPr>
    </w:p>
    <w:p w:rsidR="00A7143A" w:rsidRDefault="00A7143A" w14:paraId="0000007E" w14:textId="3841FDFC">
      <w:pPr>
        <w:keepNext/>
      </w:pPr>
    </w:p>
    <w:p w:rsidR="00AC58EB" w:rsidRDefault="00E6450B" w14:paraId="418C20F0" w14:textId="4C2E691C">
      <w:pPr>
        <w:keepNext/>
      </w:pPr>
      <w:r w:rsidRPr="00E6450B">
        <w:rPr>
          <w:noProof/>
        </w:rPr>
        <w:drawing>
          <wp:inline distT="0" distB="0" distL="0" distR="0" wp14:anchorId="4311808D" wp14:editId="5FE717B1">
            <wp:extent cx="5943600" cy="40627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062730"/>
                    </a:xfrm>
                    <a:prstGeom prst="rect">
                      <a:avLst/>
                    </a:prstGeom>
                    <a:noFill/>
                    <a:ln>
                      <a:noFill/>
                    </a:ln>
                  </pic:spPr>
                </pic:pic>
              </a:graphicData>
            </a:graphic>
          </wp:inline>
        </w:drawing>
      </w:r>
    </w:p>
    <w:p w:rsidR="00612980" w:rsidRDefault="00612980" w14:paraId="71A03FFE" w14:textId="36B38440">
      <w:pPr>
        <w:keepNext/>
      </w:pPr>
      <w:r>
        <w:rPr>
          <w:noProof/>
        </w:rPr>
        <w:drawing>
          <wp:inline distT="0" distB="0" distL="0" distR="0" wp14:anchorId="1FE54A58" wp14:editId="1896E09F">
            <wp:extent cx="5943600" cy="4062730"/>
            <wp:effectExtent l="0" t="0" r="0" b="0"/>
            <wp:docPr id="21196428" name="Picture 2119642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428" name="Picture 1" descr="Diagram&#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062730"/>
                    </a:xfrm>
                    <a:prstGeom prst="rect">
                      <a:avLst/>
                    </a:prstGeom>
                    <a:noFill/>
                    <a:ln>
                      <a:noFill/>
                    </a:ln>
                  </pic:spPr>
                </pic:pic>
              </a:graphicData>
            </a:graphic>
          </wp:inline>
        </w:drawing>
      </w:r>
    </w:p>
    <w:p w:rsidR="00A7143A" w:rsidRDefault="008C136C" w14:paraId="0000007F" w14:textId="77777777">
      <w:pPr>
        <w:pBdr>
          <w:top w:val="nil"/>
          <w:left w:val="nil"/>
          <w:bottom w:val="nil"/>
          <w:right w:val="nil"/>
          <w:between w:val="nil"/>
        </w:pBdr>
        <w:spacing w:line="240" w:lineRule="auto"/>
        <w:rPr>
          <w:b/>
          <w:i/>
          <w:color w:val="44546A"/>
          <w:sz w:val="24"/>
          <w:szCs w:val="24"/>
        </w:rPr>
      </w:pPr>
      <w:r>
        <w:rPr>
          <w:b/>
          <w:i/>
          <w:color w:val="44546A"/>
          <w:sz w:val="24"/>
          <w:szCs w:val="24"/>
        </w:rPr>
        <w:t>Figure1: High Level Integration Diagram</w:t>
      </w:r>
    </w:p>
    <w:p w:rsidR="00A7143A" w:rsidRDefault="008C136C" w14:paraId="00000080" w14:textId="77777777">
      <w:r>
        <w:t xml:space="preserve">The above diagram explains the high-level setup for Saviynt IGA implementation at Sentara Healthcare. </w:t>
      </w:r>
    </w:p>
    <w:p w:rsidR="00A7143A" w:rsidRDefault="008C136C" w14:paraId="00000081" w14:textId="77777777">
      <w:r>
        <w:t>Prerequisites for the Integration:</w:t>
      </w:r>
    </w:p>
    <w:p w:rsidR="00A7143A" w:rsidRDefault="008B5E0D" w14:paraId="00000082" w14:textId="49753AB0">
      <w:pPr>
        <w:numPr>
          <w:ilvl w:val="0"/>
          <w:numId w:val="14"/>
        </w:numPr>
        <w:pBdr>
          <w:top w:val="nil"/>
          <w:left w:val="nil"/>
          <w:bottom w:val="nil"/>
          <w:right w:val="nil"/>
          <w:between w:val="nil"/>
        </w:pBdr>
        <w:spacing w:after="0"/>
      </w:pPr>
      <w:r>
        <w:rPr>
          <w:color w:val="000000"/>
        </w:rPr>
        <w:t>Infrastructure Setup</w:t>
      </w:r>
      <w:r w:rsidR="00DB7A12">
        <w:rPr>
          <w:color w:val="000000"/>
        </w:rPr>
        <w:t xml:space="preserve"> </w:t>
      </w:r>
      <w:r w:rsidR="00885C32">
        <w:rPr>
          <w:color w:val="000000"/>
        </w:rPr>
        <w:t>–</w:t>
      </w:r>
      <w:r w:rsidR="00DB7A12">
        <w:rPr>
          <w:color w:val="000000"/>
        </w:rPr>
        <w:t xml:space="preserve"> s</w:t>
      </w:r>
      <w:r w:rsidR="00885C32">
        <w:rPr>
          <w:color w:val="000000"/>
        </w:rPr>
        <w:t>etting up</w:t>
      </w:r>
      <w:r w:rsidR="00986FA6">
        <w:rPr>
          <w:color w:val="000000"/>
        </w:rPr>
        <w:t xml:space="preserve"> </w:t>
      </w:r>
      <w:r w:rsidR="00391F18">
        <w:rPr>
          <w:color w:val="000000"/>
        </w:rPr>
        <w:t>environment with required based configuration in Saviynt SaaS.</w:t>
      </w:r>
    </w:p>
    <w:p w:rsidR="00A7143A" w:rsidRDefault="008C136C" w14:paraId="00000083" w14:textId="77777777">
      <w:pPr>
        <w:numPr>
          <w:ilvl w:val="0"/>
          <w:numId w:val="14"/>
        </w:numPr>
        <w:pBdr>
          <w:top w:val="nil"/>
          <w:left w:val="nil"/>
          <w:bottom w:val="nil"/>
          <w:right w:val="nil"/>
          <w:between w:val="nil"/>
        </w:pBdr>
        <w:spacing w:after="0"/>
      </w:pPr>
      <w:r>
        <w:t>Establish IPsec tunnel for on-prem connectivity.</w:t>
      </w:r>
    </w:p>
    <w:p w:rsidR="00A7143A" w:rsidRDefault="008B5E0D" w14:paraId="00000084" w14:textId="679CDF80">
      <w:pPr>
        <w:numPr>
          <w:ilvl w:val="0"/>
          <w:numId w:val="14"/>
        </w:numPr>
        <w:pBdr>
          <w:top w:val="nil"/>
          <w:left w:val="nil"/>
          <w:bottom w:val="nil"/>
          <w:right w:val="nil"/>
          <w:between w:val="nil"/>
        </w:pBdr>
        <w:spacing w:after="0"/>
      </w:pPr>
      <w:r>
        <w:rPr>
          <w:color w:val="000000"/>
        </w:rPr>
        <w:t xml:space="preserve">DNS </w:t>
      </w:r>
      <w:r>
        <w:t xml:space="preserve">forwarder </w:t>
      </w:r>
      <w:r>
        <w:rPr>
          <w:color w:val="000000"/>
        </w:rPr>
        <w:t>setup</w:t>
      </w:r>
      <w:r w:rsidR="00F33BB4">
        <w:rPr>
          <w:color w:val="000000"/>
        </w:rPr>
        <w:t xml:space="preserve"> – To identify corresponding </w:t>
      </w:r>
      <w:proofErr w:type="spellStart"/>
      <w:r w:rsidR="00F33BB4">
        <w:rPr>
          <w:color w:val="000000"/>
        </w:rPr>
        <w:t>ips</w:t>
      </w:r>
      <w:proofErr w:type="spellEnd"/>
      <w:r w:rsidR="00F33BB4">
        <w:rPr>
          <w:color w:val="000000"/>
        </w:rPr>
        <w:t xml:space="preserve"> for configured hostname (On-Prem application) in Saviynt.</w:t>
      </w:r>
    </w:p>
    <w:p w:rsidR="00A7143A" w:rsidRDefault="008C136C" w14:paraId="00000085" w14:textId="25C5EAF6">
      <w:pPr>
        <w:numPr>
          <w:ilvl w:val="0"/>
          <w:numId w:val="14"/>
        </w:numPr>
        <w:pBdr>
          <w:top w:val="nil"/>
          <w:left w:val="nil"/>
          <w:bottom w:val="nil"/>
          <w:right w:val="nil"/>
          <w:between w:val="nil"/>
        </w:pBdr>
        <w:spacing w:after="0"/>
      </w:pPr>
      <w:r>
        <w:t xml:space="preserve">The Connectivity between Saviynt IGA and Workday / </w:t>
      </w:r>
      <w:proofErr w:type="spellStart"/>
      <w:r w:rsidR="000A197B">
        <w:t>SecZetta</w:t>
      </w:r>
      <w:proofErr w:type="spellEnd"/>
      <w:r>
        <w:t xml:space="preserve"> / Echo</w:t>
      </w:r>
    </w:p>
    <w:p w:rsidR="00A7143A" w:rsidRDefault="008C136C" w14:paraId="00000086" w14:textId="77777777">
      <w:pPr>
        <w:numPr>
          <w:ilvl w:val="0"/>
          <w:numId w:val="14"/>
        </w:numPr>
        <w:pBdr>
          <w:top w:val="nil"/>
          <w:left w:val="nil"/>
          <w:bottom w:val="nil"/>
          <w:right w:val="nil"/>
          <w:between w:val="nil"/>
        </w:pBdr>
        <w:spacing w:after="0"/>
      </w:pPr>
      <w:r>
        <w:t xml:space="preserve">The Connectivity between Saviynt IGA and Service Now / Duo </w:t>
      </w:r>
    </w:p>
    <w:p w:rsidR="00A7143A" w:rsidRDefault="008C136C" w14:paraId="00000087" w14:textId="77777777">
      <w:pPr>
        <w:numPr>
          <w:ilvl w:val="0"/>
          <w:numId w:val="14"/>
        </w:numPr>
        <w:pBdr>
          <w:top w:val="nil"/>
          <w:left w:val="nil"/>
          <w:bottom w:val="nil"/>
          <w:right w:val="nil"/>
          <w:between w:val="nil"/>
        </w:pBdr>
        <w:spacing w:after="0"/>
      </w:pPr>
      <w:r>
        <w:t>The Connectivity between Saviynt IGA and PSDB</w:t>
      </w:r>
    </w:p>
    <w:p w:rsidR="00A7143A" w:rsidRDefault="008C136C" w14:paraId="00000088" w14:textId="77777777">
      <w:pPr>
        <w:numPr>
          <w:ilvl w:val="0"/>
          <w:numId w:val="14"/>
        </w:numPr>
        <w:spacing w:after="0"/>
      </w:pPr>
      <w:r>
        <w:t>The Connectivity between Saviynt IGA and AD should be established.</w:t>
      </w:r>
    </w:p>
    <w:p w:rsidR="00A7143A" w:rsidRDefault="008C136C" w14:paraId="00000089" w14:textId="77777777">
      <w:pPr>
        <w:numPr>
          <w:ilvl w:val="0"/>
          <w:numId w:val="14"/>
        </w:numPr>
        <w:spacing w:after="0"/>
      </w:pPr>
      <w:r>
        <w:t>Certificates for communication with AD over SSL</w:t>
      </w:r>
    </w:p>
    <w:p w:rsidR="00A7143A" w:rsidRDefault="008C136C" w14:paraId="0000008A" w14:textId="77777777">
      <w:pPr>
        <w:numPr>
          <w:ilvl w:val="0"/>
          <w:numId w:val="14"/>
        </w:numPr>
        <w:spacing w:after="0"/>
      </w:pPr>
      <w:r>
        <w:t xml:space="preserve"> ADFS SSO.</w:t>
      </w:r>
    </w:p>
    <w:p w:rsidR="00A7143A" w:rsidRDefault="008C136C" w14:paraId="0000008B" w14:textId="77777777">
      <w:pPr>
        <w:numPr>
          <w:ilvl w:val="0"/>
          <w:numId w:val="14"/>
        </w:numPr>
        <w:spacing w:after="0"/>
      </w:pPr>
      <w:r>
        <w:t>SMTP mailbox details</w:t>
      </w:r>
    </w:p>
    <w:p w:rsidR="376E4C13" w:rsidP="174D2313" w:rsidRDefault="376E4C13" w14:paraId="5A3FDFC2" w14:textId="045F4EB1">
      <w:pPr>
        <w:numPr>
          <w:ilvl w:val="0"/>
          <w:numId w:val="14"/>
        </w:numPr>
        <w:spacing w:after="0"/>
      </w:pPr>
      <w:r>
        <w:t>Azure API Setup</w:t>
      </w:r>
    </w:p>
    <w:p w:rsidR="00A7143A" w:rsidRDefault="008C136C" w14:paraId="0000008D" w14:textId="071D9288">
      <w:pPr>
        <w:numPr>
          <w:ilvl w:val="0"/>
          <w:numId w:val="14"/>
        </w:numPr>
      </w:pPr>
      <w:r>
        <w:t>&lt;TBD&gt;</w:t>
      </w:r>
      <w:r w:rsidR="006521FA">
        <w:t>`</w:t>
      </w:r>
    </w:p>
    <w:p w:rsidR="00A7143A" w:rsidRDefault="00A7143A" w14:paraId="0000008E" w14:textId="77777777"/>
    <w:p w:rsidR="00A7143A" w:rsidRDefault="008C136C" w14:paraId="0000008F" w14:textId="77777777">
      <w:pPr>
        <w:pStyle w:val="Heading3"/>
      </w:pPr>
      <w:bookmarkStart w:name="_Toc167026865" w:id="7"/>
      <w:r>
        <w:t>Detailed Explanation of the Components:</w:t>
      </w:r>
      <w:bookmarkEnd w:id="7"/>
    </w:p>
    <w:tbl>
      <w:tblPr>
        <w:tblW w:w="9350"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Look w:val="0400" w:firstRow="0" w:lastRow="0" w:firstColumn="0" w:lastColumn="0" w:noHBand="0" w:noVBand="1"/>
      </w:tblPr>
      <w:tblGrid>
        <w:gridCol w:w="4675"/>
        <w:gridCol w:w="4675"/>
      </w:tblGrid>
      <w:tr w:rsidR="00D44308" w:rsidTr="174D2313" w14:paraId="18BC2D55" w14:textId="77777777">
        <w:tc>
          <w:tcPr>
            <w:tcW w:w="4675" w:type="dxa"/>
          </w:tcPr>
          <w:p w:rsidR="00A7143A" w:rsidRDefault="008C136C" w14:paraId="00000090" w14:textId="77777777">
            <w:pPr>
              <w:rPr>
                <w:b/>
              </w:rPr>
            </w:pPr>
            <w:r>
              <w:rPr>
                <w:b/>
              </w:rPr>
              <w:t>Component Name</w:t>
            </w:r>
          </w:p>
        </w:tc>
        <w:tc>
          <w:tcPr>
            <w:tcW w:w="4675" w:type="dxa"/>
          </w:tcPr>
          <w:p w:rsidR="00A7143A" w:rsidRDefault="008C136C" w14:paraId="00000091" w14:textId="77777777">
            <w:pPr>
              <w:rPr>
                <w:b/>
              </w:rPr>
            </w:pPr>
            <w:r>
              <w:rPr>
                <w:b/>
              </w:rPr>
              <w:t>Description</w:t>
            </w:r>
          </w:p>
        </w:tc>
      </w:tr>
      <w:tr w:rsidR="00D44308" w:rsidTr="174D2313" w14:paraId="0623C58A" w14:textId="77777777">
        <w:tc>
          <w:tcPr>
            <w:tcW w:w="4675" w:type="dxa"/>
          </w:tcPr>
          <w:p w:rsidR="00A7143A" w:rsidRDefault="008C136C" w14:paraId="00000092" w14:textId="77777777">
            <w:r>
              <w:t xml:space="preserve">Workday </w:t>
            </w:r>
          </w:p>
        </w:tc>
        <w:tc>
          <w:tcPr>
            <w:tcW w:w="4675" w:type="dxa"/>
          </w:tcPr>
          <w:p w:rsidR="00A7143A" w:rsidRDefault="008C136C" w14:paraId="00000093" w14:textId="456D97F1">
            <w:r>
              <w:t xml:space="preserve">Workday will be the authoritative source of HR data for </w:t>
            </w:r>
            <w:r w:rsidR="001B4F4A">
              <w:t>all employees</w:t>
            </w:r>
            <w:r w:rsidR="00FC1749">
              <w:t xml:space="preserve"> and Contingent workers.</w:t>
            </w:r>
          </w:p>
        </w:tc>
      </w:tr>
      <w:tr w:rsidR="00D44308" w:rsidTr="174D2313" w14:paraId="255DF755" w14:textId="77777777">
        <w:tc>
          <w:tcPr>
            <w:tcW w:w="4675" w:type="dxa"/>
          </w:tcPr>
          <w:p w:rsidR="00A7143A" w:rsidRDefault="000A197B" w14:paraId="00000094" w14:textId="5F253350">
            <w:proofErr w:type="spellStart"/>
            <w:r>
              <w:t>SecZetta</w:t>
            </w:r>
            <w:proofErr w:type="spellEnd"/>
          </w:p>
        </w:tc>
        <w:tc>
          <w:tcPr>
            <w:tcW w:w="4675" w:type="dxa"/>
          </w:tcPr>
          <w:p w:rsidR="00A7143A" w:rsidRDefault="000A197B" w14:paraId="00000095" w14:textId="6B5C1785">
            <w:proofErr w:type="spellStart"/>
            <w:r>
              <w:t>SecZetta</w:t>
            </w:r>
            <w:proofErr w:type="spellEnd"/>
            <w:r w:rsidR="008C136C">
              <w:t xml:space="preserve"> will be the authoritative source for all extended learners.</w:t>
            </w:r>
          </w:p>
        </w:tc>
      </w:tr>
      <w:tr w:rsidR="00817288" w:rsidTr="174D2313" w14:paraId="20E63433" w14:textId="77777777">
        <w:tc>
          <w:tcPr>
            <w:tcW w:w="4675" w:type="dxa"/>
            <w:shd w:val="clear" w:color="auto" w:fill="FFFF00"/>
          </w:tcPr>
          <w:p w:rsidR="00A7143A" w:rsidRDefault="008C136C" w14:paraId="00000096" w14:textId="77777777">
            <w:r>
              <w:t>Echo</w:t>
            </w:r>
          </w:p>
        </w:tc>
        <w:tc>
          <w:tcPr>
            <w:tcW w:w="4675" w:type="dxa"/>
            <w:shd w:val="clear" w:color="auto" w:fill="FFFF00"/>
          </w:tcPr>
          <w:p w:rsidR="00A7143A" w:rsidRDefault="008C136C" w14:paraId="00000097" w14:textId="0D8D5FCD">
            <w:r>
              <w:t xml:space="preserve">Echo will be the authoritative source for all </w:t>
            </w:r>
            <w:r w:rsidR="005C47B8">
              <w:t xml:space="preserve">credentialed </w:t>
            </w:r>
            <w:r>
              <w:t>Provider information</w:t>
            </w:r>
          </w:p>
        </w:tc>
      </w:tr>
      <w:tr w:rsidR="00D44308" w:rsidTr="174D2313" w14:paraId="3A6D4478" w14:textId="77777777">
        <w:tc>
          <w:tcPr>
            <w:tcW w:w="4675" w:type="dxa"/>
          </w:tcPr>
          <w:p w:rsidR="00A7143A" w:rsidRDefault="008C136C" w14:paraId="00000098" w14:textId="77777777">
            <w:r>
              <w:t>Saviynt IGA</w:t>
            </w:r>
          </w:p>
        </w:tc>
        <w:tc>
          <w:tcPr>
            <w:tcW w:w="4675" w:type="dxa"/>
          </w:tcPr>
          <w:p w:rsidR="00A7143A" w:rsidRDefault="008C136C" w14:paraId="00000099" w14:textId="3BA30597">
            <w:r>
              <w:t xml:space="preserve">Saviynt Identity Governance and Administration - SAAS based tool to manage identities and automate their access provisioning to the Connected systems. </w:t>
            </w:r>
          </w:p>
        </w:tc>
      </w:tr>
      <w:tr w:rsidR="00D44308" w:rsidTr="174D2313" w14:paraId="0CE8956D" w14:textId="77777777">
        <w:tc>
          <w:tcPr>
            <w:tcW w:w="4675" w:type="dxa"/>
          </w:tcPr>
          <w:p w:rsidR="00A7143A" w:rsidRDefault="008C136C" w14:paraId="0000009A" w14:textId="77777777">
            <w:r>
              <w:t>AD</w:t>
            </w:r>
          </w:p>
        </w:tc>
        <w:tc>
          <w:tcPr>
            <w:tcW w:w="4675" w:type="dxa"/>
          </w:tcPr>
          <w:p w:rsidR="00A7143A" w:rsidRDefault="008C136C" w14:paraId="0000009B" w14:textId="77777777">
            <w:r>
              <w:t>Birth right target application. Saviynt IGA provides OOTB connector for integration with AD</w:t>
            </w:r>
          </w:p>
        </w:tc>
      </w:tr>
      <w:tr w:rsidR="00D44308" w:rsidTr="174D2313" w14:paraId="51B9244E" w14:textId="77777777">
        <w:tc>
          <w:tcPr>
            <w:tcW w:w="4675" w:type="dxa"/>
          </w:tcPr>
          <w:p w:rsidR="00A7143A" w:rsidRDefault="008C136C" w14:paraId="0000009C" w14:textId="77777777">
            <w:r>
              <w:t xml:space="preserve">Service Now (SNOW) </w:t>
            </w:r>
          </w:p>
        </w:tc>
        <w:tc>
          <w:tcPr>
            <w:tcW w:w="4675" w:type="dxa"/>
          </w:tcPr>
          <w:p w:rsidR="00A7143A" w:rsidRDefault="008C136C" w14:paraId="0000009D" w14:textId="2F025DE5">
            <w:r>
              <w:t>Saviynt IGA provides OOTB REST connector for integration with SNOW</w:t>
            </w:r>
          </w:p>
        </w:tc>
      </w:tr>
      <w:tr w:rsidR="00D44308" w:rsidTr="174D2313" w14:paraId="46B29688" w14:textId="77777777">
        <w:tc>
          <w:tcPr>
            <w:tcW w:w="4675" w:type="dxa"/>
          </w:tcPr>
          <w:p w:rsidR="00A7143A" w:rsidRDefault="008C136C" w14:paraId="0000009E" w14:textId="77777777">
            <w:r>
              <w:t>Duo</w:t>
            </w:r>
          </w:p>
        </w:tc>
        <w:tc>
          <w:tcPr>
            <w:tcW w:w="4675" w:type="dxa"/>
          </w:tcPr>
          <w:p w:rsidR="00A7143A" w:rsidRDefault="008C136C" w14:paraId="0000009F" w14:textId="77777777">
            <w:r>
              <w:t>Birth right target application. Saviynt IGA provides OOTB REST connector for provisioning with Duo and Duo connector for reconciliation</w:t>
            </w:r>
          </w:p>
        </w:tc>
      </w:tr>
      <w:tr w:rsidR="00D44308" w:rsidTr="174D2313" w14:paraId="4C45C336" w14:textId="77777777">
        <w:tc>
          <w:tcPr>
            <w:tcW w:w="4675" w:type="dxa"/>
          </w:tcPr>
          <w:p w:rsidR="00A7143A" w:rsidRDefault="008C136C" w14:paraId="000000A0" w14:textId="77777777">
            <w:r>
              <w:t>PSDB</w:t>
            </w:r>
          </w:p>
        </w:tc>
        <w:tc>
          <w:tcPr>
            <w:tcW w:w="4675" w:type="dxa"/>
          </w:tcPr>
          <w:p w:rsidR="00A7143A" w:rsidRDefault="008C136C" w14:paraId="000000A1" w14:textId="77777777">
            <w:r>
              <w:t>MS SQL based application</w:t>
            </w:r>
          </w:p>
        </w:tc>
      </w:tr>
      <w:tr w:rsidR="00D44308" w:rsidTr="174D2313" w14:paraId="2B5EC65C" w14:textId="77777777">
        <w:tc>
          <w:tcPr>
            <w:tcW w:w="4675" w:type="dxa"/>
          </w:tcPr>
          <w:p w:rsidR="00A7143A" w:rsidRDefault="008C136C" w14:paraId="000000A2" w14:textId="77777777">
            <w:r>
              <w:t>O365</w:t>
            </w:r>
          </w:p>
        </w:tc>
        <w:tc>
          <w:tcPr>
            <w:tcW w:w="4675" w:type="dxa"/>
          </w:tcPr>
          <w:p w:rsidR="00A7143A" w:rsidRDefault="008C136C" w14:paraId="000000A3" w14:textId="77777777">
            <w:r>
              <w:t>Will be managed based on AD groups</w:t>
            </w:r>
          </w:p>
        </w:tc>
      </w:tr>
      <w:tr w:rsidR="00D44308" w:rsidTr="174D2313" w14:paraId="6DEC85CB" w14:textId="77777777">
        <w:tc>
          <w:tcPr>
            <w:tcW w:w="4675" w:type="dxa"/>
          </w:tcPr>
          <w:p w:rsidR="00A7143A" w:rsidRDefault="6FDC05F2" w14:paraId="000000A4" w14:textId="0F8BC01A">
            <w:r>
              <w:t>Azure API</w:t>
            </w:r>
          </w:p>
        </w:tc>
        <w:tc>
          <w:tcPr>
            <w:tcW w:w="4675" w:type="dxa"/>
          </w:tcPr>
          <w:p w:rsidR="00A7143A" w:rsidRDefault="6FDC05F2" w14:paraId="000000A5" w14:textId="018C33D4">
            <w:r>
              <w:t>Azure API end point to clear the active session</w:t>
            </w:r>
          </w:p>
        </w:tc>
      </w:tr>
    </w:tbl>
    <w:p w:rsidR="00A7143A" w:rsidRDefault="00A7143A" w14:paraId="000000A6" w14:textId="77777777"/>
    <w:p w:rsidR="00A7143A" w:rsidRDefault="008C136C" w14:paraId="000000A7" w14:textId="77777777">
      <w:pPr>
        <w:pStyle w:val="Heading2"/>
        <w:numPr>
          <w:ilvl w:val="1"/>
          <w:numId w:val="11"/>
        </w:numPr>
        <w:ind w:left="567"/>
      </w:pPr>
      <w:bookmarkStart w:name="_Toc167026866" w:id="8"/>
      <w:r>
        <w:t>Assumptions:</w:t>
      </w:r>
      <w:bookmarkEnd w:id="8"/>
    </w:p>
    <w:p w:rsidR="00A7143A" w:rsidRDefault="008C136C" w14:paraId="000000A8" w14:textId="77777777">
      <w:pPr>
        <w:numPr>
          <w:ilvl w:val="0"/>
          <w:numId w:val="2"/>
        </w:numPr>
        <w:pBdr>
          <w:top w:val="nil"/>
          <w:left w:val="nil"/>
          <w:bottom w:val="nil"/>
          <w:right w:val="nil"/>
          <w:between w:val="nil"/>
        </w:pBdr>
        <w:spacing w:after="0"/>
      </w:pPr>
      <w:r>
        <w:t>Data clean-up is the responsibility of the Sentara Healthcare teams for all in-scope systems, service accounts, including orphan and dormant accounts.</w:t>
      </w:r>
    </w:p>
    <w:p w:rsidR="00A7143A" w:rsidRDefault="008C136C" w14:paraId="000000A9" w14:textId="3CB9694F">
      <w:pPr>
        <w:numPr>
          <w:ilvl w:val="0"/>
          <w:numId w:val="2"/>
        </w:numPr>
        <w:pBdr>
          <w:top w:val="nil"/>
          <w:left w:val="nil"/>
          <w:bottom w:val="nil"/>
          <w:right w:val="nil"/>
          <w:between w:val="nil"/>
        </w:pBdr>
        <w:spacing w:after="0"/>
      </w:pPr>
      <w:r>
        <w:t>No customizations are required to the Saviynt IGA UI. Only colour schemes</w:t>
      </w:r>
      <w:r w:rsidR="002F1DB0">
        <w:t>, customer logo</w:t>
      </w:r>
      <w:r>
        <w:t xml:space="preserve"> and Label changes will be in scope.</w:t>
      </w:r>
    </w:p>
    <w:p w:rsidR="00A7143A" w:rsidRDefault="008C136C" w14:paraId="000000AA" w14:textId="21B553D9">
      <w:pPr>
        <w:numPr>
          <w:ilvl w:val="0"/>
          <w:numId w:val="2"/>
        </w:numPr>
        <w:pBdr>
          <w:top w:val="nil"/>
          <w:left w:val="nil"/>
          <w:bottom w:val="nil"/>
          <w:right w:val="nil"/>
          <w:between w:val="nil"/>
        </w:pBdr>
        <w:spacing w:after="0"/>
      </w:pPr>
      <w:r>
        <w:t xml:space="preserve">Sentara Healthcare technical team will provide the information about process – as is for all in scope connected </w:t>
      </w:r>
      <w:r w:rsidR="005C0E95">
        <w:t>systems.</w:t>
      </w:r>
    </w:p>
    <w:p w:rsidR="00A7143A" w:rsidRDefault="008C136C" w14:paraId="000000AB" w14:textId="77777777">
      <w:pPr>
        <w:numPr>
          <w:ilvl w:val="0"/>
          <w:numId w:val="2"/>
        </w:numPr>
        <w:pBdr>
          <w:top w:val="nil"/>
          <w:left w:val="nil"/>
          <w:bottom w:val="nil"/>
          <w:right w:val="nil"/>
          <w:between w:val="nil"/>
        </w:pBdr>
        <w:spacing w:after="0"/>
      </w:pPr>
      <w:r>
        <w:t>Sentara healthcare will share the test cases, lead and execute all SIT, UAT, QA, DR, performance and security testing cycles.</w:t>
      </w:r>
    </w:p>
    <w:p w:rsidR="00A7143A" w:rsidRDefault="008C136C" w14:paraId="000000AC" w14:textId="77777777">
      <w:pPr>
        <w:numPr>
          <w:ilvl w:val="0"/>
          <w:numId w:val="2"/>
        </w:numPr>
        <w:pBdr>
          <w:top w:val="nil"/>
          <w:left w:val="nil"/>
          <w:bottom w:val="nil"/>
          <w:right w:val="nil"/>
          <w:between w:val="nil"/>
        </w:pBdr>
        <w:spacing w:after="0"/>
      </w:pPr>
      <w:r>
        <w:t>Any technical changes made in Saviynt IGA shall be published for the information of all the concerned parties involved.</w:t>
      </w:r>
    </w:p>
    <w:p w:rsidR="00A7143A" w:rsidRDefault="002413FD" w14:paraId="000000AE" w14:textId="3EFD24AA">
      <w:pPr>
        <w:numPr>
          <w:ilvl w:val="0"/>
          <w:numId w:val="2"/>
        </w:numPr>
        <w:pBdr>
          <w:top w:val="nil"/>
          <w:left w:val="nil"/>
          <w:bottom w:val="nil"/>
          <w:right w:val="nil"/>
          <w:between w:val="nil"/>
        </w:pBdr>
        <w:spacing w:after="0"/>
      </w:pPr>
      <w:r>
        <w:t xml:space="preserve">QA </w:t>
      </w:r>
      <w:r w:rsidR="008C136C">
        <w:t xml:space="preserve">environment to be maintained as close as possible to PROD. </w:t>
      </w:r>
    </w:p>
    <w:p w:rsidR="00A7143A" w:rsidRDefault="008C136C" w14:paraId="000000AF" w14:textId="5FAF5C20">
      <w:pPr>
        <w:numPr>
          <w:ilvl w:val="0"/>
          <w:numId w:val="2"/>
        </w:numPr>
        <w:pBdr>
          <w:top w:val="nil"/>
          <w:left w:val="nil"/>
          <w:bottom w:val="nil"/>
          <w:right w:val="nil"/>
          <w:between w:val="nil"/>
        </w:pBdr>
        <w:spacing w:after="0"/>
      </w:pPr>
      <w:r>
        <w:t xml:space="preserve">Workday will be considered as authoritative sources for all employees </w:t>
      </w:r>
      <w:r w:rsidR="008865A7">
        <w:t xml:space="preserve">and contingent worker </w:t>
      </w:r>
      <w:r>
        <w:t>including legacy users.</w:t>
      </w:r>
    </w:p>
    <w:p w:rsidR="00A7143A" w:rsidRDefault="000A197B" w14:paraId="000000B0" w14:textId="4B463A12">
      <w:pPr>
        <w:numPr>
          <w:ilvl w:val="0"/>
          <w:numId w:val="2"/>
        </w:numPr>
        <w:pBdr>
          <w:top w:val="nil"/>
          <w:left w:val="nil"/>
          <w:bottom w:val="nil"/>
          <w:right w:val="nil"/>
          <w:between w:val="nil"/>
        </w:pBdr>
        <w:spacing w:after="0"/>
      </w:pPr>
      <w:proofErr w:type="spellStart"/>
      <w:r>
        <w:t>SecZetta</w:t>
      </w:r>
      <w:proofErr w:type="spellEnd"/>
      <w:r w:rsidR="008C136C">
        <w:t xml:space="preserve"> applications will be considered as authoritative sources for all extended learners. If the user exists as an employee in Workday and Extended learner in </w:t>
      </w:r>
      <w:proofErr w:type="spellStart"/>
      <w:r w:rsidR="001B4F4A">
        <w:t>SecZetta</w:t>
      </w:r>
      <w:proofErr w:type="spellEnd"/>
      <w:r w:rsidR="001B4F4A">
        <w:t>,</w:t>
      </w:r>
      <w:r w:rsidR="008C136C">
        <w:t xml:space="preserve"> Unique ID generated from </w:t>
      </w:r>
      <w:proofErr w:type="spellStart"/>
      <w:r>
        <w:t>SecZetta</w:t>
      </w:r>
      <w:proofErr w:type="spellEnd"/>
      <w:r w:rsidR="008C136C">
        <w:t xml:space="preserve"> must be the same as unique id in Workday and </w:t>
      </w:r>
      <w:proofErr w:type="spellStart"/>
      <w:r>
        <w:t>SecZetta</w:t>
      </w:r>
      <w:proofErr w:type="spellEnd"/>
      <w:r w:rsidR="008C136C">
        <w:t xml:space="preserve"> will be considered as the authoritative source of such ID.</w:t>
      </w:r>
    </w:p>
    <w:p w:rsidR="00A7143A" w:rsidRDefault="008C136C" w14:paraId="000000B1" w14:textId="31001163">
      <w:pPr>
        <w:numPr>
          <w:ilvl w:val="0"/>
          <w:numId w:val="2"/>
        </w:numPr>
        <w:pBdr>
          <w:top w:val="nil"/>
          <w:left w:val="nil"/>
          <w:bottom w:val="nil"/>
          <w:right w:val="nil"/>
          <w:between w:val="nil"/>
        </w:pBdr>
        <w:spacing w:after="0"/>
      </w:pPr>
      <w:r>
        <w:t xml:space="preserve">AD, </w:t>
      </w:r>
      <w:r w:rsidR="00C27036">
        <w:t>Service</w:t>
      </w:r>
      <w:r w:rsidR="00A74B15">
        <w:t xml:space="preserve"> Now</w:t>
      </w:r>
      <w:r w:rsidR="005A7F74">
        <w:t xml:space="preserve"> </w:t>
      </w:r>
      <w:r>
        <w:t>and Duo accounts to be provisioned as birth right.</w:t>
      </w:r>
    </w:p>
    <w:p w:rsidR="00A7143A" w:rsidP="005C0E95" w:rsidRDefault="008C136C" w14:paraId="000000BF" w14:textId="40B87D22">
      <w:pPr>
        <w:numPr>
          <w:ilvl w:val="0"/>
          <w:numId w:val="2"/>
        </w:numPr>
        <w:pBdr>
          <w:top w:val="nil"/>
          <w:left w:val="nil"/>
          <w:bottom w:val="nil"/>
          <w:right w:val="nil"/>
          <w:between w:val="nil"/>
        </w:pBdr>
        <w:spacing w:after="0"/>
      </w:pPr>
      <w:r>
        <w:t>All non-prod Saviynt environments must connect with Sentara’s non-prod application environments.</w:t>
      </w:r>
    </w:p>
    <w:p w:rsidR="00A7143A" w:rsidP="001B51F0" w:rsidRDefault="001B51F0" w14:paraId="000000C0" w14:textId="17F53235">
      <w:pPr>
        <w:pBdr>
          <w:top w:val="nil"/>
          <w:left w:val="nil"/>
          <w:bottom w:val="nil"/>
          <w:right w:val="nil"/>
          <w:between w:val="nil"/>
        </w:pBdr>
        <w:spacing w:after="0"/>
      </w:pPr>
      <w:r>
        <w:t xml:space="preserve">Attributes having </w:t>
      </w:r>
      <w:r w:rsidRPr="00FE3F9A">
        <w:t xml:space="preserve">Special chars </w:t>
      </w:r>
      <w:r>
        <w:t xml:space="preserve">(like </w:t>
      </w:r>
      <w:r w:rsidRPr="00991E4F" w:rsidR="001B4F4A">
        <w:t>first name</w:t>
      </w:r>
      <w:r w:rsidRPr="00991E4F">
        <w:t>. last name and other attributes</w:t>
      </w:r>
      <w:r>
        <w:t xml:space="preserve">) </w:t>
      </w:r>
      <w:r w:rsidRPr="00FE3F9A">
        <w:t xml:space="preserve">will be sent to </w:t>
      </w:r>
      <w:r>
        <w:t>downstream applications</w:t>
      </w:r>
      <w:r w:rsidR="006B6617">
        <w:t>.</w:t>
      </w:r>
    </w:p>
    <w:p w:rsidR="00A7143A" w:rsidRDefault="001B4F4A" w14:paraId="000000C1" w14:textId="288DC9A8">
      <w:pPr>
        <w:pBdr>
          <w:top w:val="nil"/>
          <w:left w:val="nil"/>
          <w:bottom w:val="nil"/>
          <w:right w:val="nil"/>
          <w:between w:val="nil"/>
        </w:pBdr>
        <w:spacing w:after="0"/>
      </w:pPr>
      <w:r>
        <w:t>Pankaj</w:t>
      </w:r>
    </w:p>
    <w:p w:rsidR="00A7143A" w:rsidRDefault="00A7143A" w14:paraId="000000C2" w14:textId="77777777">
      <w:pPr>
        <w:pBdr>
          <w:top w:val="nil"/>
          <w:left w:val="nil"/>
          <w:bottom w:val="nil"/>
          <w:right w:val="nil"/>
          <w:between w:val="nil"/>
        </w:pBdr>
        <w:spacing w:after="0"/>
      </w:pPr>
    </w:p>
    <w:p w:rsidR="00A7143A" w:rsidRDefault="008C136C" w14:paraId="000000C3" w14:textId="77777777">
      <w:pPr>
        <w:pStyle w:val="Heading2"/>
        <w:numPr>
          <w:ilvl w:val="1"/>
          <w:numId w:val="11"/>
        </w:numPr>
        <w:ind w:left="567"/>
      </w:pPr>
      <w:bookmarkStart w:name="_Toc167026867" w:id="9"/>
      <w:r>
        <w:t>Architecture Flow: User Onboarding</w:t>
      </w:r>
      <w:bookmarkEnd w:id="9"/>
    </w:p>
    <w:p w:rsidR="00A7143A" w:rsidRDefault="008C136C" w14:paraId="000000C4" w14:textId="77777777">
      <w:pPr>
        <w:pStyle w:val="Heading3"/>
      </w:pPr>
      <w:bookmarkStart w:name="_Toc167026868" w:id="10"/>
      <w:r>
        <w:t>3.2.1 Workday As An Authoritative Source – Employee Onboarding</w:t>
      </w:r>
      <w:bookmarkEnd w:id="10"/>
    </w:p>
    <w:p w:rsidR="00A7143A" w:rsidRDefault="008C136C" w14:paraId="000000C5" w14:textId="77777777">
      <w:pPr>
        <w:pStyle w:val="Heading4"/>
        <w:pBdr>
          <w:top w:val="none" w:color="000000" w:sz="0" w:space="0"/>
        </w:pBdr>
        <w:spacing w:before="240" w:after="40"/>
        <w:rPr>
          <w:b/>
          <w:color w:val="000000"/>
          <w:sz w:val="22"/>
          <w:szCs w:val="22"/>
        </w:rPr>
      </w:pPr>
      <w:bookmarkStart w:name="_Toc167026869" w:id="11"/>
      <w:r>
        <w:t>Assumptions</w:t>
      </w:r>
      <w:bookmarkEnd w:id="11"/>
    </w:p>
    <w:p w:rsidR="00A7143A" w:rsidRDefault="008C136C" w14:paraId="000000C6" w14:textId="7E377C2B">
      <w:pPr>
        <w:spacing w:after="0"/>
        <w:ind w:left="980" w:hanging="280"/>
        <w:rPr>
          <w:b/>
        </w:rPr>
      </w:pPr>
      <w:r>
        <w:rPr>
          <w:rFonts w:ascii="Noto Sans Symbols" w:hAnsi="Noto Sans Symbols" w:eastAsia="Noto Sans Symbols" w:cs="Noto Sans Symbols"/>
        </w:rPr>
        <w:t>●</w:t>
      </w:r>
      <w:r>
        <w:rPr>
          <w:rFonts w:ascii="Times New Roman" w:hAnsi="Times New Roman" w:eastAsia="Times New Roman" w:cs="Times New Roman"/>
          <w:sz w:val="14"/>
          <w:szCs w:val="14"/>
        </w:rPr>
        <w:t xml:space="preserve">      </w:t>
      </w:r>
      <w:r>
        <w:rPr>
          <w:b/>
        </w:rPr>
        <w:t xml:space="preserve">For any user which is present in Workday as well </w:t>
      </w:r>
      <w:proofErr w:type="spellStart"/>
      <w:r w:rsidR="000A197B">
        <w:rPr>
          <w:b/>
        </w:rPr>
        <w:t>SecZetta</w:t>
      </w:r>
      <w:proofErr w:type="spellEnd"/>
      <w:r>
        <w:rPr>
          <w:b/>
        </w:rPr>
        <w:t>, Saviynt expects the user to be reconciled only from a single source and not both.</w:t>
      </w:r>
    </w:p>
    <w:p w:rsidR="00A7143A" w:rsidRDefault="008C136C" w14:paraId="000000C7" w14:textId="601B4CDA">
      <w:pPr>
        <w:spacing w:before="0"/>
        <w:ind w:left="980" w:hanging="280"/>
      </w:pPr>
      <w:r>
        <w:rPr>
          <w:rFonts w:ascii="Noto Sans Symbols" w:hAnsi="Noto Sans Symbols" w:eastAsia="Noto Sans Symbols" w:cs="Noto Sans Symbols"/>
        </w:rPr>
        <w:t>●</w:t>
      </w:r>
      <w:r>
        <w:rPr>
          <w:rFonts w:ascii="Times New Roman" w:hAnsi="Times New Roman" w:eastAsia="Times New Roman" w:cs="Times New Roman"/>
          <w:sz w:val="14"/>
          <w:szCs w:val="14"/>
        </w:rPr>
        <w:t xml:space="preserve">      </w:t>
      </w:r>
      <w:r>
        <w:t>Saviynt will reserve one custom property attribute on the user profile to store the source of the user data like ‘Workday’, ‘</w:t>
      </w:r>
      <w:proofErr w:type="spellStart"/>
      <w:r w:rsidR="000A197B">
        <w:t>SecZetta</w:t>
      </w:r>
      <w:proofErr w:type="spellEnd"/>
      <w:r>
        <w:t>’ etc.</w:t>
      </w:r>
    </w:p>
    <w:p w:rsidR="00A7143A" w:rsidRDefault="008C136C" w14:paraId="000000C8" w14:textId="77777777">
      <w:pPr>
        <w:spacing w:before="0"/>
        <w:ind w:left="980" w:hanging="280"/>
      </w:pPr>
      <w:r>
        <w:rPr>
          <w:rFonts w:ascii="Times New Roman" w:hAnsi="Times New Roman" w:eastAsia="Times New Roman" w:cs="Times New Roman"/>
        </w:rPr>
        <w:t>●</w:t>
      </w:r>
      <w:r>
        <w:rPr>
          <w:rFonts w:ascii="Times New Roman" w:hAnsi="Times New Roman" w:eastAsia="Times New Roman" w:cs="Times New Roman"/>
          <w:sz w:val="14"/>
          <w:szCs w:val="14"/>
        </w:rPr>
        <w:t xml:space="preserve"> </w:t>
      </w:r>
      <w:r>
        <w:rPr>
          <w:rFonts w:ascii="Times New Roman" w:hAnsi="Times New Roman" w:eastAsia="Times New Roman" w:cs="Times New Roman"/>
          <w:b/>
          <w:sz w:val="14"/>
          <w:szCs w:val="14"/>
        </w:rPr>
        <w:tab/>
      </w:r>
      <w:r>
        <w:rPr>
          <w:b/>
        </w:rPr>
        <w:t>Workday will provide the users relationships as comma separated values.</w:t>
      </w:r>
    </w:p>
    <w:p w:rsidR="00A7143A" w:rsidRDefault="008C136C" w14:paraId="000000C9" w14:textId="653040E2">
      <w:pPr>
        <w:spacing w:before="0"/>
        <w:ind w:left="980" w:hanging="280"/>
      </w:pPr>
      <w:r>
        <w:rPr>
          <w:rFonts w:ascii="Times New Roman" w:hAnsi="Times New Roman" w:eastAsia="Times New Roman" w:cs="Times New Roman"/>
        </w:rPr>
        <w:t>●</w:t>
      </w:r>
      <w:r>
        <w:rPr>
          <w:rFonts w:ascii="Times New Roman" w:hAnsi="Times New Roman" w:eastAsia="Times New Roman" w:cs="Times New Roman"/>
          <w:sz w:val="14"/>
          <w:szCs w:val="14"/>
        </w:rPr>
        <w:t xml:space="preserve"> </w:t>
      </w:r>
      <w:r>
        <w:rPr>
          <w:rFonts w:ascii="Times New Roman" w:hAnsi="Times New Roman" w:eastAsia="Times New Roman" w:cs="Times New Roman"/>
          <w:sz w:val="14"/>
          <w:szCs w:val="14"/>
        </w:rPr>
        <w:tab/>
      </w:r>
      <w:proofErr w:type="spellStart"/>
      <w:r w:rsidR="000A197B">
        <w:rPr>
          <w:b/>
        </w:rPr>
        <w:t>SecZetta</w:t>
      </w:r>
      <w:proofErr w:type="spellEnd"/>
      <w:r>
        <w:rPr>
          <w:b/>
        </w:rPr>
        <w:t xml:space="preserve"> and Workday will sync up to update employee/ contingent worker Unique Identifier. This will be outside Saviynt EIC</w:t>
      </w:r>
    </w:p>
    <w:p w:rsidR="00A7143A" w:rsidRDefault="008C136C" w14:paraId="000000CA" w14:textId="1ADA3D1D">
      <w:pPr>
        <w:spacing w:before="0"/>
        <w:ind w:left="980" w:hanging="280"/>
      </w:pPr>
      <w:r>
        <w:rPr>
          <w:rFonts w:ascii="Times New Roman" w:hAnsi="Times New Roman" w:eastAsia="Times New Roman" w:cs="Times New Roman"/>
        </w:rPr>
        <w:t>●</w:t>
      </w:r>
      <w:r>
        <w:rPr>
          <w:rFonts w:ascii="Times New Roman" w:hAnsi="Times New Roman" w:eastAsia="Times New Roman" w:cs="Times New Roman"/>
          <w:sz w:val="14"/>
          <w:szCs w:val="14"/>
        </w:rPr>
        <w:t xml:space="preserve"> </w:t>
      </w:r>
      <w:r>
        <w:rPr>
          <w:rFonts w:ascii="Times New Roman" w:hAnsi="Times New Roman" w:eastAsia="Times New Roman" w:cs="Times New Roman"/>
          <w:sz w:val="14"/>
          <w:szCs w:val="14"/>
        </w:rPr>
        <w:tab/>
      </w:r>
      <w:r>
        <w:t>All existing employees and contingent workers will have a unique identifier populated when reconciled from an authoritative source.</w:t>
      </w:r>
    </w:p>
    <w:p w:rsidR="00A7143A" w:rsidRDefault="008C136C" w14:paraId="000000CB" w14:textId="77777777">
      <w:pPr>
        <w:pStyle w:val="Heading4"/>
      </w:pPr>
      <w:bookmarkStart w:name="_Toc167026870" w:id="12"/>
      <w:r>
        <w:t>Design</w:t>
      </w:r>
      <w:bookmarkEnd w:id="12"/>
    </w:p>
    <w:p w:rsidR="00A7143A" w:rsidRDefault="008C136C" w14:paraId="000000CC" w14:textId="77777777">
      <w:pPr>
        <w:numPr>
          <w:ilvl w:val="1"/>
          <w:numId w:val="8"/>
        </w:numPr>
        <w:pBdr>
          <w:top w:val="nil"/>
          <w:left w:val="nil"/>
          <w:bottom w:val="nil"/>
          <w:right w:val="nil"/>
          <w:between w:val="nil"/>
        </w:pBdr>
        <w:spacing w:before="0" w:after="0"/>
        <w:ind w:left="709" w:hanging="425"/>
        <w:rPr>
          <w:color w:val="000000"/>
        </w:rPr>
      </w:pPr>
      <w:r>
        <w:rPr>
          <w:b/>
        </w:rPr>
        <w:t xml:space="preserve">Identify user provisioning start date: </w:t>
      </w:r>
      <w:r>
        <w:t xml:space="preserve">Hire </w:t>
      </w:r>
      <w:r>
        <w:rPr>
          <w:color w:val="000000"/>
        </w:rPr>
        <w:t xml:space="preserve">date </w:t>
      </w:r>
      <w:r>
        <w:rPr>
          <w:color w:val="000000"/>
          <w:highlight w:val="yellow"/>
        </w:rPr>
        <w:t>must be a mandatory field for the users being onboarded.</w:t>
      </w:r>
      <w:r>
        <w:rPr>
          <w:color w:val="000000"/>
        </w:rPr>
        <w:t xml:space="preserve"> Saviynt will read the hire code from workday import and take necessary action. </w:t>
      </w:r>
    </w:p>
    <w:p w:rsidR="00A7143A" w:rsidRDefault="008C136C" w14:paraId="000000CD" w14:textId="77777777">
      <w:pPr>
        <w:numPr>
          <w:ilvl w:val="1"/>
          <w:numId w:val="8"/>
        </w:numPr>
        <w:pBdr>
          <w:top w:val="nil"/>
          <w:left w:val="nil"/>
          <w:bottom w:val="nil"/>
          <w:right w:val="nil"/>
          <w:between w:val="nil"/>
        </w:pBdr>
        <w:spacing w:before="0" w:after="0"/>
        <w:ind w:left="709" w:hanging="425"/>
        <w:rPr>
          <w:color w:val="000000"/>
        </w:rPr>
      </w:pPr>
      <w:r>
        <w:rPr>
          <w:color w:val="000000"/>
        </w:rPr>
        <w:t xml:space="preserve">For the future dated scenarios, the provisioning shall be driven based on provisioning/start date (computed in Saviynt) and hire code. </w:t>
      </w:r>
    </w:p>
    <w:p w:rsidR="00A7143A" w:rsidRDefault="008C136C" w14:paraId="000000CE" w14:textId="77777777">
      <w:pPr>
        <w:numPr>
          <w:ilvl w:val="1"/>
          <w:numId w:val="8"/>
        </w:numPr>
        <w:pBdr>
          <w:top w:val="nil"/>
          <w:left w:val="nil"/>
          <w:bottom w:val="nil"/>
          <w:right w:val="nil"/>
          <w:between w:val="nil"/>
        </w:pBdr>
        <w:spacing w:before="0" w:after="0"/>
        <w:ind w:left="709" w:hanging="425"/>
        <w:rPr>
          <w:color w:val="000000"/>
        </w:rPr>
      </w:pPr>
      <w:r>
        <w:rPr>
          <w:color w:val="000000"/>
        </w:rPr>
        <w:t xml:space="preserve">For the users with </w:t>
      </w:r>
      <w:r>
        <w:t xml:space="preserve">Hire </w:t>
      </w:r>
      <w:r>
        <w:rPr>
          <w:color w:val="000000"/>
        </w:rPr>
        <w:t xml:space="preserve">date less than 7 days from current date, the </w:t>
      </w:r>
      <w:r>
        <w:t>pre-processor</w:t>
      </w:r>
      <w:r>
        <w:rPr>
          <w:color w:val="000000"/>
        </w:rPr>
        <w:t xml:space="preserve"> logic in workday connection shall be used to populate their provisioning/start date and on update of the same, provisioning rules shall trigger. </w:t>
      </w:r>
    </w:p>
    <w:p w:rsidR="00A7143A" w:rsidRDefault="008C136C" w14:paraId="000000CF" w14:textId="77777777">
      <w:pPr>
        <w:numPr>
          <w:ilvl w:val="1"/>
          <w:numId w:val="8"/>
        </w:numPr>
        <w:pBdr>
          <w:top w:val="nil"/>
          <w:left w:val="nil"/>
          <w:bottom w:val="nil"/>
          <w:right w:val="nil"/>
          <w:between w:val="nil"/>
        </w:pBdr>
        <w:spacing w:before="0" w:after="0"/>
        <w:ind w:left="709" w:hanging="425"/>
        <w:rPr>
          <w:color w:val="000000"/>
        </w:rPr>
      </w:pPr>
      <w:r>
        <w:rPr>
          <w:color w:val="000000"/>
        </w:rPr>
        <w:t>For the users with Hire date greater than 7 days from current date, the pre-processor logic shall not populate the user data in Saviynt.</w:t>
      </w:r>
    </w:p>
    <w:p w:rsidR="00A7143A" w:rsidRDefault="008C136C" w14:paraId="000000D0" w14:textId="77777777">
      <w:pPr>
        <w:numPr>
          <w:ilvl w:val="1"/>
          <w:numId w:val="8"/>
        </w:numPr>
        <w:pBdr>
          <w:top w:val="nil"/>
          <w:left w:val="nil"/>
          <w:bottom w:val="nil"/>
          <w:right w:val="nil"/>
          <w:between w:val="nil"/>
        </w:pBdr>
        <w:spacing w:before="0" w:after="0"/>
        <w:ind w:left="709" w:hanging="425"/>
        <w:rPr>
          <w:color w:val="000000"/>
          <w:highlight w:val="yellow"/>
        </w:rPr>
      </w:pPr>
      <w:r>
        <w:rPr>
          <w:color w:val="000000"/>
          <w:highlight w:val="yellow"/>
        </w:rPr>
        <w:t xml:space="preserve">TBD - Number of RAAS Reports </w:t>
      </w:r>
    </w:p>
    <w:p w:rsidR="003F2B01" w:rsidRDefault="003F2B01" w14:paraId="2E872CA2" w14:textId="653C216E">
      <w:pPr>
        <w:numPr>
          <w:ilvl w:val="1"/>
          <w:numId w:val="8"/>
        </w:numPr>
        <w:pBdr>
          <w:top w:val="nil"/>
          <w:left w:val="nil"/>
          <w:bottom w:val="nil"/>
          <w:right w:val="nil"/>
          <w:between w:val="nil"/>
        </w:pBdr>
        <w:spacing w:before="0" w:after="0"/>
        <w:ind w:left="709" w:hanging="425"/>
        <w:rPr>
          <w:color w:val="000000"/>
          <w:highlight w:val="yellow"/>
        </w:rPr>
      </w:pPr>
      <w:r>
        <w:rPr>
          <w:color w:val="000000"/>
          <w:highlight w:val="yellow"/>
        </w:rPr>
        <w:t xml:space="preserve">Workday full </w:t>
      </w:r>
      <w:r w:rsidR="000C0223">
        <w:rPr>
          <w:color w:val="000000"/>
          <w:highlight w:val="yellow"/>
        </w:rPr>
        <w:t xml:space="preserve">user </w:t>
      </w:r>
      <w:proofErr w:type="gramStart"/>
      <w:r w:rsidR="000C0223">
        <w:rPr>
          <w:color w:val="000000"/>
          <w:highlight w:val="yellow"/>
        </w:rPr>
        <w:t>sync</w:t>
      </w:r>
      <w:proofErr w:type="gramEnd"/>
      <w:r w:rsidR="000C0223">
        <w:rPr>
          <w:color w:val="000000"/>
          <w:highlight w:val="yellow"/>
        </w:rPr>
        <w:t xml:space="preserve"> up</w:t>
      </w:r>
    </w:p>
    <w:p w:rsidR="000C0223" w:rsidRDefault="000C0223" w14:paraId="3F2850E8" w14:textId="6016D065">
      <w:pPr>
        <w:numPr>
          <w:ilvl w:val="1"/>
          <w:numId w:val="8"/>
        </w:numPr>
        <w:pBdr>
          <w:top w:val="nil"/>
          <w:left w:val="nil"/>
          <w:bottom w:val="nil"/>
          <w:right w:val="nil"/>
          <w:between w:val="nil"/>
        </w:pBdr>
        <w:spacing w:before="0" w:after="0"/>
        <w:ind w:left="709" w:hanging="425"/>
        <w:rPr>
          <w:color w:val="000000"/>
          <w:highlight w:val="yellow"/>
        </w:rPr>
      </w:pPr>
      <w:r>
        <w:rPr>
          <w:color w:val="000000"/>
          <w:highlight w:val="yellow"/>
        </w:rPr>
        <w:t xml:space="preserve">Workday </w:t>
      </w:r>
      <w:proofErr w:type="gramStart"/>
      <w:r w:rsidR="006C7B0E">
        <w:rPr>
          <w:color w:val="000000"/>
          <w:highlight w:val="yellow"/>
        </w:rPr>
        <w:t>daily  new</w:t>
      </w:r>
      <w:proofErr w:type="gramEnd"/>
      <w:r w:rsidR="006C7B0E">
        <w:rPr>
          <w:color w:val="000000"/>
          <w:highlight w:val="yellow"/>
        </w:rPr>
        <w:t xml:space="preserve"> hire</w:t>
      </w:r>
    </w:p>
    <w:p w:rsidR="00A7143A" w:rsidP="00CB41B6" w:rsidRDefault="00A7143A" w14:paraId="000000D3" w14:textId="77777777">
      <w:pPr>
        <w:pBdr>
          <w:top w:val="nil"/>
          <w:left w:val="nil"/>
          <w:bottom w:val="nil"/>
          <w:right w:val="nil"/>
          <w:between w:val="nil"/>
        </w:pBdr>
        <w:spacing w:before="0" w:after="0"/>
        <w:rPr>
          <w:color w:val="000000"/>
        </w:rPr>
      </w:pPr>
    </w:p>
    <w:p w:rsidR="00A7143A" w:rsidRDefault="00A7143A" w14:paraId="000000D4" w14:textId="77777777">
      <w:pPr>
        <w:pBdr>
          <w:top w:val="nil"/>
          <w:left w:val="nil"/>
          <w:bottom w:val="nil"/>
          <w:right w:val="nil"/>
          <w:between w:val="nil"/>
        </w:pBdr>
        <w:spacing w:before="0" w:after="0"/>
        <w:ind w:left="720"/>
        <w:rPr>
          <w:color w:val="000000"/>
        </w:rPr>
      </w:pPr>
    </w:p>
    <w:p w:rsidR="00A7143A" w:rsidRDefault="008C136C" w14:paraId="000000D5" w14:textId="77777777">
      <w:pPr>
        <w:pBdr>
          <w:top w:val="nil"/>
          <w:left w:val="nil"/>
          <w:bottom w:val="nil"/>
          <w:right w:val="nil"/>
          <w:between w:val="nil"/>
        </w:pBdr>
        <w:spacing w:before="0" w:after="0"/>
        <w:ind w:left="720"/>
        <w:rPr>
          <w:color w:val="1F3863"/>
        </w:rPr>
      </w:pPr>
      <w:r>
        <w:rPr>
          <w:color w:val="1F3863"/>
        </w:rPr>
        <w:t>Unique Identifier for user Corelation from workday</w:t>
      </w:r>
    </w:p>
    <w:p w:rsidR="00A7143A" w:rsidRDefault="00A7143A" w14:paraId="000000D6" w14:textId="77777777">
      <w:pPr>
        <w:pBdr>
          <w:top w:val="nil"/>
          <w:left w:val="nil"/>
          <w:bottom w:val="nil"/>
          <w:right w:val="nil"/>
          <w:between w:val="nil"/>
        </w:pBdr>
        <w:spacing w:before="0"/>
        <w:ind w:left="720"/>
        <w:rPr>
          <w:color w:val="000000"/>
        </w:rPr>
      </w:pPr>
    </w:p>
    <w:tbl>
      <w:tblPr>
        <w:tblW w:w="8630" w:type="dxa"/>
        <w:tblInd w:w="72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100" w:type="dxa"/>
          <w:left w:w="100" w:type="dxa"/>
          <w:bottom w:w="100" w:type="dxa"/>
          <w:right w:w="100" w:type="dxa"/>
        </w:tblCellMar>
        <w:tblLook w:val="0400" w:firstRow="0" w:lastRow="0" w:firstColumn="0" w:lastColumn="0" w:noHBand="0" w:noVBand="1"/>
      </w:tblPr>
      <w:tblGrid>
        <w:gridCol w:w="4313"/>
        <w:gridCol w:w="4317"/>
      </w:tblGrid>
      <w:tr w:rsidR="00A7143A" w14:paraId="25D5BCCD" w14:textId="77777777">
        <w:tc>
          <w:tcPr>
            <w:tcW w:w="4313" w:type="dxa"/>
            <w:shd w:val="clear" w:color="auto" w:fill="4472C4"/>
          </w:tcPr>
          <w:p w:rsidR="00A7143A" w:rsidRDefault="008C136C" w14:paraId="000000D7" w14:textId="77777777">
            <w:pPr>
              <w:pBdr>
                <w:top w:val="nil"/>
                <w:left w:val="nil"/>
                <w:bottom w:val="nil"/>
                <w:right w:val="nil"/>
                <w:between w:val="nil"/>
              </w:pBdr>
              <w:rPr>
                <w:b/>
                <w:color w:val="FFFFFF"/>
              </w:rPr>
            </w:pPr>
            <w:r>
              <w:rPr>
                <w:b/>
                <w:color w:val="FFFFFF"/>
              </w:rPr>
              <w:t>Workday</w:t>
            </w:r>
          </w:p>
        </w:tc>
        <w:tc>
          <w:tcPr>
            <w:tcW w:w="4317" w:type="dxa"/>
            <w:shd w:val="clear" w:color="auto" w:fill="4472C4"/>
          </w:tcPr>
          <w:p w:rsidR="00A7143A" w:rsidRDefault="008C136C" w14:paraId="000000D8" w14:textId="77777777">
            <w:pPr>
              <w:pBdr>
                <w:top w:val="nil"/>
                <w:left w:val="nil"/>
                <w:bottom w:val="nil"/>
                <w:right w:val="nil"/>
                <w:between w:val="nil"/>
              </w:pBdr>
              <w:rPr>
                <w:b/>
                <w:color w:val="FFFFFF"/>
              </w:rPr>
            </w:pPr>
            <w:r>
              <w:rPr>
                <w:b/>
                <w:color w:val="FFFFFF"/>
              </w:rPr>
              <w:t>Saviynt</w:t>
            </w:r>
          </w:p>
        </w:tc>
      </w:tr>
      <w:tr w:rsidR="00A7143A" w14:paraId="13B8C849" w14:textId="77777777">
        <w:tc>
          <w:tcPr>
            <w:tcW w:w="4313" w:type="dxa"/>
          </w:tcPr>
          <w:p w:rsidR="00A7143A" w:rsidRDefault="00486D19" w14:paraId="000000D9" w14:textId="6F94775F">
            <w:pPr>
              <w:pBdr>
                <w:top w:val="nil"/>
                <w:left w:val="nil"/>
                <w:bottom w:val="nil"/>
                <w:right w:val="nil"/>
                <w:between w:val="nil"/>
              </w:pBdr>
              <w:rPr>
                <w:color w:val="000000"/>
              </w:rPr>
            </w:pPr>
            <w:r>
              <w:rPr>
                <w:color w:val="000000"/>
              </w:rPr>
              <w:t>Unique Identifier</w:t>
            </w:r>
          </w:p>
        </w:tc>
        <w:tc>
          <w:tcPr>
            <w:tcW w:w="4317" w:type="dxa"/>
          </w:tcPr>
          <w:p w:rsidR="00A7143A" w:rsidRDefault="008C136C" w14:paraId="000000DA" w14:textId="77777777">
            <w:pPr>
              <w:pBdr>
                <w:top w:val="nil"/>
                <w:left w:val="nil"/>
                <w:bottom w:val="nil"/>
                <w:right w:val="nil"/>
                <w:between w:val="nil"/>
              </w:pBdr>
              <w:rPr>
                <w:color w:val="000000"/>
              </w:rPr>
            </w:pPr>
            <w:r>
              <w:rPr>
                <w:color w:val="000000"/>
              </w:rPr>
              <w:t>Username</w:t>
            </w:r>
          </w:p>
        </w:tc>
      </w:tr>
    </w:tbl>
    <w:p w:rsidR="00A7143A" w:rsidRDefault="00A7143A" w14:paraId="000000DF" w14:textId="77777777">
      <w:pPr>
        <w:spacing w:before="240" w:after="240"/>
      </w:pPr>
    </w:p>
    <w:p w:rsidR="00A7143A" w:rsidRDefault="00A74EDB" w14:paraId="000000E0" w14:textId="77777777">
      <w:pPr>
        <w:spacing w:before="240" w:after="240"/>
        <w:ind w:firstLine="1276"/>
      </w:pPr>
      <w:r>
        <w:object w:dxaOrig="5470" w:dyaOrig="8350" w14:anchorId="70FCA786">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273.75pt;height:418.5pt" o:ole="" type="#_x0000_t75">
            <v:imagedata o:title="" r:id="rId15"/>
          </v:shape>
          <o:OLEObject Type="Embed" ProgID="Visio.Drawing.15" ShapeID="_x0000_i1025" DrawAspect="Content" ObjectID="_1782717043" r:id="rId16"/>
        </w:object>
      </w:r>
    </w:p>
    <w:p w:rsidR="00A7143A" w:rsidRDefault="008C136C" w14:paraId="000000E1" w14:textId="77777777">
      <w:pPr>
        <w:spacing w:before="240" w:after="240"/>
        <w:ind w:left="720" w:firstLine="720"/>
      </w:pPr>
      <w:r>
        <w:rPr>
          <w:color w:val="1F3863"/>
        </w:rPr>
        <w:t>Figure: High level design of onboarding from workday</w:t>
      </w:r>
      <w:r>
        <w:t xml:space="preserve"> </w:t>
      </w:r>
    </w:p>
    <w:p w:rsidR="005101F6" w:rsidP="005101F6" w:rsidRDefault="005101F6" w14:paraId="0B253093" w14:textId="1CDE9B35">
      <w:pPr>
        <w:pStyle w:val="Heading4"/>
      </w:pPr>
      <w:bookmarkStart w:name="_Toc167026871" w:id="13"/>
      <w:r>
        <w:t>Workday – Reconciliation</w:t>
      </w:r>
      <w:r w:rsidR="00C81552">
        <w:t xml:space="preserve"> approach</w:t>
      </w:r>
      <w:bookmarkEnd w:id="13"/>
    </w:p>
    <w:p w:rsidR="00A7143A" w:rsidP="00CA4D45" w:rsidRDefault="00CA4D45" w14:paraId="000000E2" w14:textId="03E4ECFC">
      <w:pPr>
        <w:pStyle w:val="ListParagraph"/>
        <w:numPr>
          <w:ilvl w:val="0"/>
          <w:numId w:val="37"/>
        </w:numPr>
        <w:spacing w:before="240" w:after="240"/>
      </w:pPr>
      <w:r>
        <w:t>Workday RaaS report</w:t>
      </w:r>
      <w:r w:rsidR="00E145D2">
        <w:t xml:space="preserve"> – full user sync</w:t>
      </w:r>
      <w:r w:rsidR="00037DB1">
        <w:t>-</w:t>
      </w:r>
      <w:r w:rsidR="00E145D2">
        <w:t>up</w:t>
      </w:r>
    </w:p>
    <w:p w:rsidR="00CA4D45" w:rsidP="00CA4D45" w:rsidRDefault="00E145D2" w14:paraId="597353AD" w14:textId="267F506E">
      <w:pPr>
        <w:pStyle w:val="ListParagraph"/>
        <w:numPr>
          <w:ilvl w:val="1"/>
          <w:numId w:val="37"/>
        </w:numPr>
        <w:spacing w:before="240" w:after="240"/>
      </w:pPr>
      <w:r>
        <w:t>On</w:t>
      </w:r>
      <w:r w:rsidR="00037DB1">
        <w:t>e</w:t>
      </w:r>
      <w:r>
        <w:t xml:space="preserve"> RaaS report will be created </w:t>
      </w:r>
      <w:r w:rsidR="000B5D93">
        <w:t>having</w:t>
      </w:r>
      <w:r w:rsidR="00037DB1">
        <w:t xml:space="preserve"> all employees and contingent worker</w:t>
      </w:r>
      <w:r w:rsidR="002F625F">
        <w:t>s</w:t>
      </w:r>
      <w:r w:rsidR="00037DB1">
        <w:t>.</w:t>
      </w:r>
    </w:p>
    <w:p w:rsidR="00037DB1" w:rsidP="00CA4D45" w:rsidRDefault="00E91FE0" w14:paraId="33848FC7" w14:textId="0A2F2BF8">
      <w:pPr>
        <w:pStyle w:val="ListParagraph"/>
        <w:numPr>
          <w:ilvl w:val="1"/>
          <w:numId w:val="37"/>
        </w:numPr>
        <w:spacing w:before="240" w:after="240"/>
      </w:pPr>
      <w:r>
        <w:t>Daily nightly sync up will be scheduled</w:t>
      </w:r>
      <w:r w:rsidR="009A4256">
        <w:t>.</w:t>
      </w:r>
    </w:p>
    <w:p w:rsidR="004754B5" w:rsidP="00CA4D45" w:rsidRDefault="004754B5" w14:paraId="0FBEF05E" w14:textId="51BE23A1">
      <w:pPr>
        <w:pStyle w:val="ListParagraph"/>
        <w:numPr>
          <w:ilvl w:val="1"/>
          <w:numId w:val="37"/>
        </w:numPr>
        <w:spacing w:before="240" w:after="240"/>
      </w:pPr>
      <w:r>
        <w:t xml:space="preserve">Future dated hire will be taken care by </w:t>
      </w:r>
      <w:r w:rsidR="003C3867">
        <w:t>nightly sync up.</w:t>
      </w:r>
    </w:p>
    <w:p w:rsidR="009A4256" w:rsidP="00CA4D45" w:rsidRDefault="009A4256" w14:paraId="32532E89" w14:textId="76D11BBF">
      <w:pPr>
        <w:pStyle w:val="ListParagraph"/>
        <w:numPr>
          <w:ilvl w:val="1"/>
          <w:numId w:val="37"/>
        </w:numPr>
        <w:spacing w:before="240" w:after="240"/>
      </w:pPr>
      <w:r>
        <w:t>Unique Identifier is must for all employees and contingent worker.</w:t>
      </w:r>
    </w:p>
    <w:p w:rsidR="009A4256" w:rsidP="00CA4D45" w:rsidRDefault="009A4256" w14:paraId="5DE3C0D1" w14:textId="351C3EEE">
      <w:pPr>
        <w:pStyle w:val="ListParagraph"/>
        <w:numPr>
          <w:ilvl w:val="1"/>
          <w:numId w:val="37"/>
        </w:numPr>
        <w:spacing w:before="240" w:after="240"/>
      </w:pPr>
      <w:r>
        <w:t>Exte</w:t>
      </w:r>
      <w:r w:rsidR="00F533CD">
        <w:t xml:space="preserve">nded </w:t>
      </w:r>
      <w:r>
        <w:t xml:space="preserve">learners will </w:t>
      </w:r>
      <w:r w:rsidR="00D22A6B">
        <w:t xml:space="preserve">not </w:t>
      </w:r>
      <w:r>
        <w:t>be part of this report</w:t>
      </w:r>
      <w:r w:rsidR="000300A8">
        <w:t xml:space="preserve"> as </w:t>
      </w:r>
      <w:proofErr w:type="spellStart"/>
      <w:r w:rsidR="000A197B">
        <w:t>SecZetta</w:t>
      </w:r>
      <w:proofErr w:type="spellEnd"/>
      <w:r w:rsidR="000300A8">
        <w:t xml:space="preserve"> is source for Exte</w:t>
      </w:r>
      <w:r w:rsidR="00F533CD">
        <w:t xml:space="preserve">nded </w:t>
      </w:r>
      <w:r w:rsidR="000300A8">
        <w:t>l learners.</w:t>
      </w:r>
    </w:p>
    <w:p w:rsidR="004437C3" w:rsidP="00BE0EEE" w:rsidRDefault="00BE0EEE" w14:paraId="62A23BA8" w14:textId="1D8685A8">
      <w:pPr>
        <w:spacing w:before="240" w:after="240"/>
      </w:pPr>
      <w:r>
        <w:t xml:space="preserve">       Workday daily new hire report</w:t>
      </w:r>
    </w:p>
    <w:p w:rsidR="00BE0EEE" w:rsidP="00BE0EEE" w:rsidRDefault="00BE0EEE" w14:paraId="0EA441F7" w14:textId="1627EC3E">
      <w:pPr>
        <w:pStyle w:val="ListParagraph"/>
        <w:numPr>
          <w:ilvl w:val="1"/>
          <w:numId w:val="37"/>
        </w:numPr>
        <w:spacing w:before="240" w:after="240"/>
      </w:pPr>
      <w:r>
        <w:t xml:space="preserve">One RaaS report will be created having all </w:t>
      </w:r>
      <w:r w:rsidR="000470E2">
        <w:t xml:space="preserve">new </w:t>
      </w:r>
      <w:r>
        <w:t>employees and contingent workers.</w:t>
      </w:r>
    </w:p>
    <w:p w:rsidR="00BE0EEE" w:rsidP="00BE0EEE" w:rsidRDefault="000470E2" w14:paraId="4E8357F4" w14:textId="6B87A546">
      <w:pPr>
        <w:pStyle w:val="ListParagraph"/>
        <w:numPr>
          <w:ilvl w:val="1"/>
          <w:numId w:val="37"/>
        </w:numPr>
        <w:spacing w:before="240" w:after="240"/>
      </w:pPr>
      <w:r>
        <w:t>Multiple sync</w:t>
      </w:r>
      <w:r w:rsidR="00BE0EEE">
        <w:t xml:space="preserve"> up </w:t>
      </w:r>
      <w:r>
        <w:t xml:space="preserve">job </w:t>
      </w:r>
      <w:r w:rsidR="00BE0EEE">
        <w:t>will be scheduled.</w:t>
      </w:r>
    </w:p>
    <w:p w:rsidR="000470E2" w:rsidP="00BE0EEE" w:rsidRDefault="000470E2" w14:paraId="535CE05B" w14:textId="30A5F3FC">
      <w:pPr>
        <w:pStyle w:val="ListParagraph"/>
        <w:numPr>
          <w:ilvl w:val="1"/>
          <w:numId w:val="37"/>
        </w:numPr>
        <w:spacing w:before="240" w:after="240"/>
      </w:pPr>
      <w:r>
        <w:t>Note: Schedul</w:t>
      </w:r>
      <w:r w:rsidR="00FB0EE0">
        <w:t>e frequency</w:t>
      </w:r>
      <w:r>
        <w:t xml:space="preserve"> will be decided based job time </w:t>
      </w:r>
      <w:r w:rsidR="00FB0EE0">
        <w:t>consumption and other factors.</w:t>
      </w:r>
    </w:p>
    <w:p w:rsidR="00BE0EEE" w:rsidP="00BE0EEE" w:rsidRDefault="00BE0EEE" w14:paraId="56687A05" w14:textId="77777777">
      <w:pPr>
        <w:pStyle w:val="ListParagraph"/>
        <w:numPr>
          <w:ilvl w:val="1"/>
          <w:numId w:val="37"/>
        </w:numPr>
        <w:spacing w:before="240" w:after="240"/>
      </w:pPr>
      <w:r>
        <w:t>Unique Identifier is must for all employees and contingent worker.</w:t>
      </w:r>
    </w:p>
    <w:p w:rsidR="00BE0EEE" w:rsidP="00BE0EEE" w:rsidRDefault="00BE0EEE" w14:paraId="011DF2C7" w14:textId="77777777">
      <w:pPr>
        <w:pStyle w:val="ListParagraph"/>
        <w:numPr>
          <w:ilvl w:val="1"/>
          <w:numId w:val="37"/>
        </w:numPr>
        <w:spacing w:before="240" w:after="240"/>
      </w:pPr>
      <w:r>
        <w:t xml:space="preserve">Extended learners will not be part of this report as </w:t>
      </w:r>
      <w:proofErr w:type="spellStart"/>
      <w:r>
        <w:t>SecZetta</w:t>
      </w:r>
      <w:proofErr w:type="spellEnd"/>
      <w:r>
        <w:t xml:space="preserve"> is source for Extended l learners.</w:t>
      </w:r>
    </w:p>
    <w:p w:rsidR="00BE0EEE" w:rsidP="00FE3F9A" w:rsidRDefault="00BE0EEE" w14:paraId="69576745" w14:textId="77777777">
      <w:pPr>
        <w:spacing w:before="240" w:after="240"/>
      </w:pPr>
    </w:p>
    <w:p w:rsidR="0087460D" w:rsidP="0087460D" w:rsidRDefault="0087460D" w14:paraId="0CDC08F5" w14:textId="36C5AB09">
      <w:pPr>
        <w:pStyle w:val="ListParagraph"/>
        <w:numPr>
          <w:ilvl w:val="0"/>
          <w:numId w:val="37"/>
        </w:numPr>
        <w:spacing w:before="240" w:after="240"/>
      </w:pPr>
      <w:r>
        <w:t>Saviynt API</w:t>
      </w:r>
    </w:p>
    <w:p w:rsidR="00C02684" w:rsidP="00C02684" w:rsidRDefault="00C02684" w14:paraId="2AE48F4F" w14:textId="53AC4B93">
      <w:pPr>
        <w:pStyle w:val="ListParagraph"/>
        <w:numPr>
          <w:ilvl w:val="1"/>
          <w:numId w:val="37"/>
        </w:numPr>
        <w:spacing w:before="240" w:after="240"/>
      </w:pPr>
      <w:r>
        <w:t xml:space="preserve">Workday will invoke Saviynt create/update </w:t>
      </w:r>
      <w:r w:rsidR="00F37D1C">
        <w:t xml:space="preserve">user </w:t>
      </w:r>
      <w:r w:rsidR="002B400C">
        <w:t>API</w:t>
      </w:r>
      <w:r w:rsidR="00F37D1C">
        <w:t xml:space="preserve"> for:</w:t>
      </w:r>
    </w:p>
    <w:p w:rsidR="00F37D1C" w:rsidP="00F37D1C" w:rsidRDefault="00F37D1C" w14:paraId="22EC6D5D" w14:textId="141CEFF0">
      <w:pPr>
        <w:pStyle w:val="ListParagraph"/>
        <w:numPr>
          <w:ilvl w:val="2"/>
          <w:numId w:val="37"/>
        </w:numPr>
        <w:spacing w:before="240" w:after="240"/>
      </w:pPr>
      <w:r>
        <w:t>Terminate user for back dated termination date</w:t>
      </w:r>
      <w:r w:rsidR="0059775F">
        <w:t>/immediate termination only.</w:t>
      </w:r>
    </w:p>
    <w:p w:rsidR="00F37D1C" w:rsidP="00F37D1C" w:rsidRDefault="00F37D1C" w14:paraId="08AD4DD7" w14:textId="344FFAFB">
      <w:pPr>
        <w:pStyle w:val="ListParagraph"/>
        <w:numPr>
          <w:ilvl w:val="2"/>
          <w:numId w:val="37"/>
        </w:numPr>
        <w:spacing w:before="240" w:after="240"/>
      </w:pPr>
      <w:r>
        <w:t xml:space="preserve">Update </w:t>
      </w:r>
      <w:r w:rsidR="0065702F">
        <w:t xml:space="preserve">key </w:t>
      </w:r>
      <w:r>
        <w:t>user</w:t>
      </w:r>
      <w:r w:rsidR="002B400C">
        <w:t xml:space="preserve"> attributes so downstream application</w:t>
      </w:r>
      <w:r w:rsidR="00B12DF6">
        <w:t>s</w:t>
      </w:r>
      <w:r w:rsidR="002B400C">
        <w:t xml:space="preserve"> can be updated for same.</w:t>
      </w:r>
    </w:p>
    <w:tbl>
      <w:tblPr>
        <w:tblStyle w:val="TableGrid"/>
        <w:tblW w:w="0" w:type="auto"/>
        <w:tblInd w:w="2160" w:type="dxa"/>
        <w:tblLook w:val="04A0" w:firstRow="1" w:lastRow="0" w:firstColumn="1" w:lastColumn="0" w:noHBand="0" w:noVBand="1"/>
      </w:tblPr>
      <w:tblGrid>
        <w:gridCol w:w="7190"/>
      </w:tblGrid>
      <w:tr w:rsidR="00701F25" w:rsidTr="00701F25" w14:paraId="7745C0A9" w14:textId="77777777">
        <w:tc>
          <w:tcPr>
            <w:tcW w:w="9350" w:type="dxa"/>
          </w:tcPr>
          <w:p w:rsidR="00701F25" w:rsidP="00F37D1C" w:rsidRDefault="00701F25" w14:paraId="61338E9A" w14:textId="77777777">
            <w:pPr>
              <w:pStyle w:val="ListParagraph"/>
              <w:numPr>
                <w:ilvl w:val="2"/>
                <w:numId w:val="37"/>
              </w:numPr>
              <w:spacing w:before="240" w:after="240"/>
              <w:ind w:left="0" w:firstLine="0"/>
            </w:pPr>
            <w:r>
              <w:t>LastName</w:t>
            </w:r>
          </w:p>
          <w:p w:rsidR="00D90468" w:rsidP="00F37D1C" w:rsidRDefault="00D90468" w14:paraId="413BAA77" w14:textId="074CC89F">
            <w:pPr>
              <w:pStyle w:val="ListParagraph"/>
              <w:numPr>
                <w:ilvl w:val="2"/>
                <w:numId w:val="37"/>
              </w:numPr>
              <w:spacing w:before="240" w:after="240"/>
              <w:ind w:left="0" w:firstLine="0"/>
            </w:pPr>
            <w:r>
              <w:t>FirstName</w:t>
            </w:r>
          </w:p>
          <w:p w:rsidR="00701F25" w:rsidP="00F37D1C" w:rsidRDefault="00701F25" w14:paraId="1A0994E6" w14:textId="77777777">
            <w:pPr>
              <w:pStyle w:val="ListParagraph"/>
              <w:numPr>
                <w:ilvl w:val="2"/>
                <w:numId w:val="37"/>
              </w:numPr>
              <w:spacing w:before="240" w:after="240"/>
              <w:ind w:left="0" w:firstLine="0"/>
            </w:pPr>
            <w:r>
              <w:t>Jo</w:t>
            </w:r>
            <w:r w:rsidR="000D6B60">
              <w:t xml:space="preserve">b </w:t>
            </w:r>
            <w:proofErr w:type="spellStart"/>
            <w:r w:rsidR="000D6B60">
              <w:t>ProfileID</w:t>
            </w:r>
            <w:proofErr w:type="spellEnd"/>
          </w:p>
          <w:p w:rsidR="000D6B60" w:rsidP="00F37D1C" w:rsidRDefault="000D6B60" w14:paraId="0EB6E805" w14:textId="77777777">
            <w:pPr>
              <w:pStyle w:val="ListParagraph"/>
              <w:numPr>
                <w:ilvl w:val="2"/>
                <w:numId w:val="37"/>
              </w:numPr>
              <w:spacing w:before="240" w:after="240"/>
              <w:ind w:left="0" w:firstLine="0"/>
            </w:pPr>
            <w:r>
              <w:t>UDAK</w:t>
            </w:r>
          </w:p>
          <w:p w:rsidR="000D6B60" w:rsidP="00F37D1C" w:rsidRDefault="000D6B60" w14:paraId="2E42C8E7" w14:textId="77777777">
            <w:pPr>
              <w:pStyle w:val="ListParagraph"/>
              <w:numPr>
                <w:ilvl w:val="2"/>
                <w:numId w:val="37"/>
              </w:numPr>
              <w:spacing w:before="240" w:after="240"/>
              <w:ind w:left="0" w:firstLine="0"/>
            </w:pPr>
            <w:r>
              <w:t>Location</w:t>
            </w:r>
          </w:p>
          <w:p w:rsidR="000D6B60" w:rsidP="00F37D1C" w:rsidRDefault="00F16D00" w14:paraId="4F6F857B" w14:textId="77777777">
            <w:pPr>
              <w:pStyle w:val="ListParagraph"/>
              <w:numPr>
                <w:ilvl w:val="2"/>
                <w:numId w:val="37"/>
              </w:numPr>
              <w:spacing w:before="240" w:after="240"/>
              <w:ind w:left="0" w:firstLine="0"/>
            </w:pPr>
            <w:r>
              <w:t>Manager</w:t>
            </w:r>
          </w:p>
          <w:p w:rsidR="00F16D00" w:rsidP="00F37D1C" w:rsidRDefault="00F16D00" w14:paraId="49100B2D" w14:textId="77777777">
            <w:pPr>
              <w:pStyle w:val="ListParagraph"/>
              <w:numPr>
                <w:ilvl w:val="2"/>
                <w:numId w:val="37"/>
              </w:numPr>
              <w:spacing w:before="240" w:after="240"/>
              <w:ind w:left="0" w:firstLine="0"/>
            </w:pPr>
            <w:r>
              <w:t>Mobile Phone</w:t>
            </w:r>
          </w:p>
          <w:p w:rsidR="00F16D00" w:rsidP="00F37D1C" w:rsidRDefault="00F16D00" w14:paraId="722FB0A6" w14:textId="77777777">
            <w:pPr>
              <w:pStyle w:val="ListParagraph"/>
              <w:numPr>
                <w:ilvl w:val="2"/>
                <w:numId w:val="37"/>
              </w:numPr>
              <w:spacing w:before="240" w:after="240"/>
              <w:ind w:left="0" w:firstLine="0"/>
            </w:pPr>
            <w:r>
              <w:t>Additional CWR add</w:t>
            </w:r>
          </w:p>
          <w:p w:rsidR="00F16D00" w:rsidP="00F37D1C" w:rsidRDefault="00F16D00" w14:paraId="4D2749C4" w14:textId="79524E5D">
            <w:pPr>
              <w:pStyle w:val="ListParagraph"/>
              <w:numPr>
                <w:ilvl w:val="2"/>
                <w:numId w:val="37"/>
              </w:numPr>
              <w:spacing w:before="240" w:after="240"/>
              <w:ind w:left="0" w:firstLine="0"/>
            </w:pPr>
            <w:r>
              <w:t xml:space="preserve">Business </w:t>
            </w:r>
            <w:r w:rsidR="00A25BA0">
              <w:t>Phone</w:t>
            </w:r>
          </w:p>
        </w:tc>
      </w:tr>
    </w:tbl>
    <w:p w:rsidR="00701F25" w:rsidP="00F37D1C" w:rsidRDefault="00701F25" w14:paraId="479817C2" w14:textId="77777777">
      <w:pPr>
        <w:pStyle w:val="ListParagraph"/>
        <w:numPr>
          <w:ilvl w:val="2"/>
          <w:numId w:val="37"/>
        </w:numPr>
        <w:spacing w:before="240" w:after="240"/>
      </w:pPr>
    </w:p>
    <w:p w:rsidR="00FE0D9D" w:rsidP="00FE3F9A" w:rsidRDefault="00FE0D9D" w14:paraId="6A85AA62" w14:textId="77777777">
      <w:pPr>
        <w:pStyle w:val="ListParagraph"/>
        <w:numPr>
          <w:ilvl w:val="1"/>
          <w:numId w:val="37"/>
        </w:numPr>
        <w:spacing w:before="240" w:after="240"/>
      </w:pPr>
      <w:r w:rsidRPr="00FE0D9D">
        <w:rPr>
          <w:rStyle w:val="ui-provider"/>
          <w:b/>
          <w:bCs/>
        </w:rPr>
        <w:t xml:space="preserve">API details:  </w:t>
      </w:r>
      <w:r>
        <w:rPr>
          <w:rStyle w:val="ui-provider"/>
        </w:rPr>
        <w:t>https://documenter.getpostman.com/view/1797923/2s83mbojGM#ee3a3f84-7371-4489-9163-34905bcd4692</w:t>
      </w:r>
    </w:p>
    <w:p w:rsidR="00FE0D9D" w:rsidP="00E97314" w:rsidRDefault="00FE0D9D" w14:paraId="11856875" w14:textId="77777777">
      <w:pPr>
        <w:spacing w:before="240" w:after="240"/>
      </w:pPr>
    </w:p>
    <w:p w:rsidR="00DA51BD" w:rsidP="00DA51BD" w:rsidRDefault="00F80EE6" w14:paraId="7B977E18" w14:textId="45127AB4">
      <w:pPr>
        <w:pStyle w:val="ListParagraph"/>
        <w:numPr>
          <w:ilvl w:val="0"/>
          <w:numId w:val="37"/>
        </w:numPr>
        <w:spacing w:before="240" w:after="240"/>
      </w:pPr>
      <w:r>
        <w:t xml:space="preserve">Saviynt report - </w:t>
      </w:r>
      <w:r w:rsidR="00DA51BD">
        <w:t>Exte</w:t>
      </w:r>
      <w:r w:rsidR="004066DC">
        <w:t>nded</w:t>
      </w:r>
      <w:r w:rsidR="00DA51BD">
        <w:t xml:space="preserve"> learners </w:t>
      </w:r>
    </w:p>
    <w:p w:rsidR="00F80EE6" w:rsidP="00F80EE6" w:rsidRDefault="00F80EE6" w14:paraId="51FDA185" w14:textId="78F6679A">
      <w:pPr>
        <w:pStyle w:val="ListParagraph"/>
        <w:numPr>
          <w:ilvl w:val="1"/>
          <w:numId w:val="37"/>
        </w:numPr>
        <w:spacing w:before="240" w:after="240"/>
      </w:pPr>
      <w:r>
        <w:t xml:space="preserve">Saviynt will create an analytic report having </w:t>
      </w:r>
      <w:r w:rsidR="00D86477">
        <w:t xml:space="preserve">Extended </w:t>
      </w:r>
      <w:r w:rsidR="00FE0D9D">
        <w:t xml:space="preserve">learner </w:t>
      </w:r>
      <w:r>
        <w:t>data.</w:t>
      </w:r>
    </w:p>
    <w:p w:rsidR="00D86477" w:rsidP="00E97314" w:rsidRDefault="00FE0D9D" w14:paraId="071FEB9A" w14:textId="139275A0">
      <w:pPr>
        <w:pStyle w:val="ListParagraph"/>
        <w:numPr>
          <w:ilvl w:val="1"/>
          <w:numId w:val="37"/>
        </w:numPr>
        <w:spacing w:before="240" w:after="240"/>
      </w:pPr>
      <w:r>
        <w:t xml:space="preserve">Workday will </w:t>
      </w:r>
      <w:r w:rsidR="00401B87">
        <w:t xml:space="preserve">consume Saviynt API as needed to refresh </w:t>
      </w:r>
      <w:r w:rsidR="001B4F4A">
        <w:t>Extended</w:t>
      </w:r>
      <w:r w:rsidR="000A197B">
        <w:t xml:space="preserve"> Learner</w:t>
      </w:r>
      <w:r w:rsidR="00401B87">
        <w:t xml:space="preserve"> data,</w:t>
      </w:r>
      <w:r w:rsidR="00D86477">
        <w:t xml:space="preserve">   </w:t>
      </w:r>
    </w:p>
    <w:tbl>
      <w:tblPr>
        <w:tblStyle w:val="TableGrid"/>
        <w:tblW w:w="0" w:type="auto"/>
        <w:tblLook w:val="04A0" w:firstRow="1" w:lastRow="0" w:firstColumn="1" w:lastColumn="0" w:noHBand="0" w:noVBand="1"/>
      </w:tblPr>
      <w:tblGrid>
        <w:gridCol w:w="9350"/>
      </w:tblGrid>
      <w:tr w:rsidR="00D86477" w:rsidTr="00D86477" w14:paraId="7D7573C3" w14:textId="77777777">
        <w:tc>
          <w:tcPr>
            <w:tcW w:w="9350" w:type="dxa"/>
          </w:tcPr>
          <w:p w:rsidR="00D86477" w:rsidP="00D86477" w:rsidRDefault="00D86477" w14:paraId="46AD3274" w14:textId="706860C0">
            <w:pPr>
              <w:spacing w:before="240" w:after="240"/>
            </w:pPr>
            <w:r>
              <w:t>List of attributes for Extended learner &lt;TBD&gt;</w:t>
            </w:r>
          </w:p>
        </w:tc>
      </w:tr>
    </w:tbl>
    <w:p w:rsidR="00921B7A" w:rsidP="00E97314" w:rsidRDefault="00921B7A" w14:paraId="1AB99177" w14:textId="77777777">
      <w:pPr>
        <w:spacing w:before="240" w:after="240"/>
      </w:pPr>
    </w:p>
    <w:p w:rsidRPr="00E97314" w:rsidR="00921B7A" w:rsidP="00E97314" w:rsidRDefault="0009770E" w14:paraId="3957A966" w14:textId="694166CD">
      <w:pPr>
        <w:pStyle w:val="ListParagraph"/>
        <w:spacing w:before="240" w:after="240"/>
        <w:rPr>
          <w:b/>
        </w:rPr>
      </w:pPr>
      <w:r>
        <w:rPr>
          <w:b/>
          <w:bCs/>
        </w:rPr>
        <w:t>API details</w:t>
      </w:r>
      <w:r w:rsidRPr="00E97314">
        <w:t>: https://documenter.getpostman.com/view/1797923/2s83mbojGM#90ee72f3-4c52-4866-b016-b234050c333d</w:t>
      </w:r>
    </w:p>
    <w:p w:rsidRPr="00E97314" w:rsidR="002B400C" w:rsidP="00E97314" w:rsidRDefault="002B400C" w14:paraId="483C73D8" w14:textId="486B46E9">
      <w:pPr>
        <w:spacing w:before="240" w:after="240"/>
        <w:rPr>
          <w:b/>
        </w:rPr>
      </w:pPr>
      <w:r>
        <w:rPr>
          <w:b/>
          <w:bCs/>
        </w:rPr>
        <w:t>Note: Saviynt API will be invoked only for important events</w:t>
      </w:r>
      <w:r w:rsidR="0065702F">
        <w:rPr>
          <w:b/>
          <w:bCs/>
        </w:rPr>
        <w:t xml:space="preserve"> where </w:t>
      </w:r>
      <w:r w:rsidR="00DB6BBB">
        <w:rPr>
          <w:b/>
          <w:bCs/>
        </w:rPr>
        <w:t>quick processing is required from business perspective</w:t>
      </w:r>
      <w:r>
        <w:rPr>
          <w:b/>
          <w:bCs/>
        </w:rPr>
        <w:t>.</w:t>
      </w:r>
    </w:p>
    <w:p w:rsidR="00A7143A" w:rsidRDefault="008C136C" w14:paraId="000000E3" w14:textId="77777777">
      <w:pPr>
        <w:pStyle w:val="Heading4"/>
      </w:pPr>
      <w:bookmarkStart w:name="_Toc167026872" w:id="14"/>
      <w:r>
        <w:t>Workday – Saviynt Attribute Mapping</w:t>
      </w:r>
      <w:bookmarkEnd w:id="14"/>
    </w:p>
    <w:p w:rsidR="00A7143A" w:rsidRDefault="008C136C" w14:paraId="000000E4" w14:textId="56CB11DE">
      <w:pPr>
        <w:spacing w:before="240" w:after="240"/>
        <w:rPr>
          <w:color w:val="1F3863"/>
        </w:rPr>
      </w:pPr>
      <w:r>
        <w:rPr>
          <w:color w:val="1F3863"/>
        </w:rPr>
        <w:t xml:space="preserve"> </w:t>
      </w:r>
      <w:r w:rsidR="007C5499">
        <w:rPr>
          <w:color w:val="1F3863"/>
        </w:rPr>
        <w:t>Refer Appendix</w:t>
      </w:r>
    </w:p>
    <w:p w:rsidR="00A7143A" w:rsidRDefault="00A7143A" w14:paraId="0000013F" w14:textId="77777777">
      <w:pPr>
        <w:spacing w:before="240" w:after="240"/>
        <w:rPr>
          <w:highlight w:val="yellow"/>
        </w:rPr>
      </w:pPr>
      <w:bookmarkStart w:name="_heading=h.ttqzduwuu3x4" w:colFirst="0" w:colLast="0" w:id="15"/>
      <w:bookmarkEnd w:id="15"/>
    </w:p>
    <w:p w:rsidR="00A7143A" w:rsidRDefault="008C136C" w14:paraId="00000140" w14:textId="77777777">
      <w:pPr>
        <w:pStyle w:val="Heading4"/>
      </w:pPr>
      <w:bookmarkStart w:name="_Toc167026873" w:id="16"/>
      <w:r>
        <w:t>Data pre-processor</w:t>
      </w:r>
      <w:bookmarkEnd w:id="16"/>
    </w:p>
    <w:p w:rsidR="00A7143A" w:rsidRDefault="008C136C" w14:paraId="00000141" w14:textId="77777777">
      <w:pPr>
        <w:spacing w:before="240" w:after="240"/>
        <w:rPr>
          <w:b/>
          <w:sz w:val="22"/>
          <w:szCs w:val="22"/>
        </w:rPr>
      </w:pPr>
      <w:r>
        <w:rPr>
          <w:b/>
          <w:sz w:val="22"/>
          <w:szCs w:val="22"/>
        </w:rPr>
        <w:t>Assumptions:</w:t>
      </w:r>
    </w:p>
    <w:p w:rsidR="00A7143A" w:rsidRDefault="008C136C" w14:paraId="00000142" w14:textId="79E9D371">
      <w:pPr>
        <w:spacing w:before="240" w:after="240"/>
        <w:rPr>
          <w:highlight w:val="yellow"/>
        </w:rPr>
      </w:pPr>
      <w:r>
        <w:rPr>
          <w:b/>
          <w:sz w:val="22"/>
          <w:szCs w:val="22"/>
        </w:rPr>
        <w:t xml:space="preserve">Identify user provisioning start date: </w:t>
      </w:r>
      <w:r>
        <w:t xml:space="preserve">Hire date </w:t>
      </w:r>
      <w:r>
        <w:rPr>
          <w:highlight w:val="yellow"/>
        </w:rPr>
        <w:t xml:space="preserve">must be a mandatory field for the users being </w:t>
      </w:r>
      <w:r w:rsidR="001B4F4A">
        <w:rPr>
          <w:highlight w:val="yellow"/>
        </w:rPr>
        <w:t>onboarded.</w:t>
      </w:r>
    </w:p>
    <w:tbl>
      <w:tblPr>
        <w:tblW w:w="9345"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4665"/>
        <w:gridCol w:w="4680"/>
      </w:tblGrid>
      <w:tr w:rsidR="00A7143A" w14:paraId="19FFDF50" w14:textId="77777777">
        <w:trPr>
          <w:trHeight w:val="495"/>
        </w:trPr>
        <w:tc>
          <w:tcPr>
            <w:tcW w:w="4665" w:type="dxa"/>
            <w:tcBorders>
              <w:top w:val="single" w:color="000000" w:sz="5" w:space="0"/>
              <w:left w:val="single" w:color="000000" w:sz="5" w:space="0"/>
              <w:bottom w:val="single" w:color="000000" w:sz="5" w:space="0"/>
              <w:right w:val="single" w:color="000000" w:sz="5" w:space="0"/>
            </w:tcBorders>
            <w:shd w:val="clear" w:color="auto" w:fill="6D9EEB"/>
            <w:tcMar>
              <w:top w:w="100" w:type="dxa"/>
              <w:left w:w="100" w:type="dxa"/>
              <w:bottom w:w="100" w:type="dxa"/>
              <w:right w:w="100" w:type="dxa"/>
            </w:tcMar>
          </w:tcPr>
          <w:p w:rsidR="00A7143A" w:rsidRDefault="008C136C" w14:paraId="00000143" w14:textId="77777777">
            <w:pPr>
              <w:rPr>
                <w:b/>
                <w:color w:val="FFFFFF"/>
              </w:rPr>
            </w:pPr>
            <w:r>
              <w:rPr>
                <w:b/>
                <w:color w:val="FFFFFF"/>
              </w:rPr>
              <w:t>Details</w:t>
            </w:r>
          </w:p>
        </w:tc>
        <w:tc>
          <w:tcPr>
            <w:tcW w:w="4680" w:type="dxa"/>
            <w:tcBorders>
              <w:top w:val="single" w:color="000000" w:sz="5" w:space="0"/>
              <w:left w:val="nil"/>
              <w:bottom w:val="single" w:color="000000" w:sz="5" w:space="0"/>
              <w:right w:val="single" w:color="000000" w:sz="5" w:space="0"/>
            </w:tcBorders>
            <w:shd w:val="clear" w:color="auto" w:fill="6D9EEB"/>
            <w:tcMar>
              <w:top w:w="100" w:type="dxa"/>
              <w:left w:w="100" w:type="dxa"/>
              <w:bottom w:w="100" w:type="dxa"/>
              <w:right w:w="100" w:type="dxa"/>
            </w:tcMar>
          </w:tcPr>
          <w:p w:rsidR="00A7143A" w:rsidRDefault="008C136C" w14:paraId="00000144" w14:textId="77777777">
            <w:pPr>
              <w:rPr>
                <w:b/>
                <w:color w:val="FFFFFF"/>
              </w:rPr>
            </w:pPr>
            <w:r>
              <w:rPr>
                <w:b/>
                <w:color w:val="FFFFFF"/>
              </w:rPr>
              <w:t>Purpose</w:t>
            </w:r>
          </w:p>
        </w:tc>
      </w:tr>
      <w:tr w:rsidR="00A7143A" w14:paraId="0826CA18" w14:textId="77777777">
        <w:trPr>
          <w:trHeight w:val="2865"/>
        </w:trPr>
        <w:tc>
          <w:tcPr>
            <w:tcW w:w="4665" w:type="dxa"/>
            <w:tcBorders>
              <w:top w:val="nil"/>
              <w:left w:val="single" w:color="000000" w:sz="5" w:space="0"/>
              <w:bottom w:val="single" w:color="000000" w:sz="5" w:space="0"/>
              <w:right w:val="single" w:color="000000" w:sz="5" w:space="0"/>
            </w:tcBorders>
            <w:tcMar>
              <w:top w:w="100" w:type="dxa"/>
              <w:left w:w="100" w:type="dxa"/>
              <w:bottom w:w="100" w:type="dxa"/>
              <w:right w:w="100" w:type="dxa"/>
            </w:tcMar>
          </w:tcPr>
          <w:p w:rsidR="00A7143A" w:rsidRDefault="008C136C" w14:paraId="00000145" w14:textId="77777777">
            <w:pPr>
              <w:spacing w:before="240" w:after="240"/>
            </w:pPr>
            <w:r>
              <w:t xml:space="preserve">Pre-processor at workday RAAS – new hire </w:t>
            </w:r>
          </w:p>
        </w:tc>
        <w:tc>
          <w:tcPr>
            <w:tcW w:w="4680" w:type="dxa"/>
            <w:tcBorders>
              <w:top w:val="nil"/>
              <w:left w:val="nil"/>
              <w:bottom w:val="single" w:color="000000" w:sz="5" w:space="0"/>
              <w:right w:val="single" w:color="000000" w:sz="5" w:space="0"/>
            </w:tcBorders>
            <w:tcMar>
              <w:top w:w="100" w:type="dxa"/>
              <w:left w:w="100" w:type="dxa"/>
              <w:bottom w:w="100" w:type="dxa"/>
              <w:right w:w="100" w:type="dxa"/>
            </w:tcMar>
          </w:tcPr>
          <w:p w:rsidR="00A7143A" w:rsidRDefault="008C136C" w14:paraId="00000146" w14:textId="77777777">
            <w:pPr>
              <w:numPr>
                <w:ilvl w:val="0"/>
                <w:numId w:val="23"/>
              </w:numPr>
              <w:pBdr>
                <w:top w:val="nil"/>
                <w:left w:val="nil"/>
                <w:bottom w:val="nil"/>
                <w:right w:val="nil"/>
                <w:between w:val="nil"/>
              </w:pBdr>
              <w:spacing w:before="240"/>
            </w:pPr>
            <w:r>
              <w:rPr>
                <w:color w:val="000000"/>
              </w:rPr>
              <w:t>Remove accented characters from the data before updating in Saviynt EIC</w:t>
            </w:r>
          </w:p>
          <w:p w:rsidR="00A7143A" w:rsidRDefault="008C136C" w14:paraId="00000147" w14:textId="77777777">
            <w:pPr>
              <w:numPr>
                <w:ilvl w:val="0"/>
                <w:numId w:val="23"/>
              </w:numPr>
              <w:pBdr>
                <w:top w:val="nil"/>
                <w:left w:val="nil"/>
                <w:bottom w:val="nil"/>
                <w:right w:val="nil"/>
                <w:between w:val="nil"/>
              </w:pBdr>
            </w:pPr>
            <w:r>
              <w:rPr>
                <w:color w:val="000000"/>
              </w:rPr>
              <w:t>Check Record type = Contingent Worker, then skip to populate the end date for user</w:t>
            </w:r>
          </w:p>
          <w:p w:rsidR="00A7143A" w:rsidRDefault="008C136C" w14:paraId="00000148" w14:textId="77777777">
            <w:pPr>
              <w:numPr>
                <w:ilvl w:val="0"/>
                <w:numId w:val="23"/>
              </w:numPr>
              <w:pBdr>
                <w:top w:val="nil"/>
                <w:left w:val="nil"/>
                <w:bottom w:val="nil"/>
                <w:right w:val="nil"/>
                <w:between w:val="nil"/>
              </w:pBdr>
            </w:pPr>
            <w:r>
              <w:rPr>
                <w:color w:val="000000"/>
              </w:rPr>
              <w:t>Compute provisioning date based on Management level and the Hire date to decide the user is a future date hire.</w:t>
            </w:r>
          </w:p>
          <w:p w:rsidR="00A7143A" w:rsidRDefault="008C136C" w14:paraId="00000149" w14:textId="77777777">
            <w:pPr>
              <w:numPr>
                <w:ilvl w:val="0"/>
                <w:numId w:val="23"/>
              </w:numPr>
              <w:pBdr>
                <w:top w:val="nil"/>
                <w:left w:val="nil"/>
                <w:bottom w:val="nil"/>
                <w:right w:val="nil"/>
                <w:between w:val="nil"/>
              </w:pBdr>
              <w:spacing w:after="240"/>
            </w:pPr>
            <w:r>
              <w:rPr>
                <w:color w:val="000000"/>
              </w:rPr>
              <w:t xml:space="preserve"> If Hire date &gt; current + 7, import will be skipped.  </w:t>
            </w:r>
          </w:p>
        </w:tc>
      </w:tr>
      <w:tr w:rsidR="00A7143A" w14:paraId="5323BFE0" w14:textId="77777777">
        <w:trPr>
          <w:trHeight w:val="765"/>
        </w:trPr>
        <w:tc>
          <w:tcPr>
            <w:tcW w:w="4665" w:type="dxa"/>
            <w:tcBorders>
              <w:top w:val="nil"/>
              <w:left w:val="single" w:color="000000" w:sz="5" w:space="0"/>
              <w:bottom w:val="single" w:color="000000" w:sz="5" w:space="0"/>
              <w:right w:val="single" w:color="000000" w:sz="5" w:space="0"/>
            </w:tcBorders>
            <w:tcMar>
              <w:top w:w="100" w:type="dxa"/>
              <w:left w:w="100" w:type="dxa"/>
              <w:bottom w:w="100" w:type="dxa"/>
              <w:right w:w="100" w:type="dxa"/>
            </w:tcMar>
          </w:tcPr>
          <w:p w:rsidR="00A7143A" w:rsidRDefault="008C136C" w14:paraId="0000014A" w14:textId="77777777">
            <w:pPr>
              <w:spacing w:before="240" w:after="240"/>
            </w:pPr>
            <w:r>
              <w:t xml:space="preserve">Pre-processor at workday RAAS – Termination </w:t>
            </w:r>
          </w:p>
        </w:tc>
        <w:tc>
          <w:tcPr>
            <w:tcW w:w="4680" w:type="dxa"/>
            <w:tcBorders>
              <w:top w:val="nil"/>
              <w:left w:val="nil"/>
              <w:bottom w:val="single" w:color="000000" w:sz="5" w:space="0"/>
              <w:right w:val="single" w:color="000000" w:sz="5" w:space="0"/>
            </w:tcBorders>
            <w:tcMar>
              <w:top w:w="100" w:type="dxa"/>
              <w:left w:w="100" w:type="dxa"/>
              <w:bottom w:w="100" w:type="dxa"/>
              <w:right w:w="100" w:type="dxa"/>
            </w:tcMar>
          </w:tcPr>
          <w:p w:rsidR="00A7143A" w:rsidRDefault="008C136C" w14:paraId="0000014B" w14:textId="77777777">
            <w:pPr>
              <w:numPr>
                <w:ilvl w:val="0"/>
                <w:numId w:val="4"/>
              </w:numPr>
              <w:pBdr>
                <w:top w:val="nil"/>
                <w:left w:val="nil"/>
                <w:bottom w:val="nil"/>
                <w:right w:val="nil"/>
                <w:between w:val="nil"/>
              </w:pBdr>
              <w:spacing w:before="240"/>
            </w:pPr>
            <w:r>
              <w:rPr>
                <w:color w:val="000000"/>
              </w:rPr>
              <w:t>Check the relationship value.</w:t>
            </w:r>
          </w:p>
          <w:p w:rsidR="00A7143A" w:rsidRDefault="008C136C" w14:paraId="0000014C" w14:textId="2E521BFA">
            <w:pPr>
              <w:numPr>
                <w:ilvl w:val="0"/>
                <w:numId w:val="4"/>
              </w:numPr>
              <w:pBdr>
                <w:top w:val="nil"/>
                <w:left w:val="nil"/>
                <w:bottom w:val="nil"/>
                <w:right w:val="nil"/>
                <w:between w:val="nil"/>
              </w:pBdr>
              <w:spacing w:after="240"/>
            </w:pPr>
            <w:r>
              <w:rPr>
                <w:color w:val="000000"/>
              </w:rPr>
              <w:t>end date is past or current, hire code is “Term</w:t>
            </w:r>
            <w:r w:rsidR="001B4F4A">
              <w:rPr>
                <w:color w:val="000000"/>
              </w:rPr>
              <w:t>”,</w:t>
            </w:r>
            <w:r>
              <w:rPr>
                <w:color w:val="000000"/>
              </w:rPr>
              <w:t xml:space="preserve"> and status = Inactive to update a flag on the user </w:t>
            </w:r>
            <w:proofErr w:type="gramStart"/>
            <w:r>
              <w:rPr>
                <w:color w:val="000000"/>
              </w:rPr>
              <w:t>profile .</w:t>
            </w:r>
            <w:proofErr w:type="gramEnd"/>
          </w:p>
        </w:tc>
      </w:tr>
      <w:tr w:rsidR="00A7143A" w14:paraId="1D84E751" w14:textId="77777777">
        <w:trPr>
          <w:trHeight w:val="495"/>
        </w:trPr>
        <w:tc>
          <w:tcPr>
            <w:tcW w:w="4665" w:type="dxa"/>
            <w:tcBorders>
              <w:top w:val="nil"/>
              <w:left w:val="single" w:color="000000" w:sz="5" w:space="0"/>
              <w:bottom w:val="single" w:color="000000" w:sz="5" w:space="0"/>
              <w:right w:val="single" w:color="000000" w:sz="5" w:space="0"/>
            </w:tcBorders>
            <w:tcMar>
              <w:top w:w="100" w:type="dxa"/>
              <w:left w:w="100" w:type="dxa"/>
              <w:bottom w:w="100" w:type="dxa"/>
              <w:right w:w="100" w:type="dxa"/>
            </w:tcMar>
          </w:tcPr>
          <w:p w:rsidR="00A7143A" w:rsidRDefault="008C136C" w14:paraId="0000014D" w14:textId="77777777">
            <w:pPr>
              <w:spacing w:before="240" w:after="240"/>
            </w:pPr>
            <w:r>
              <w:t xml:space="preserve"> </w:t>
            </w:r>
          </w:p>
        </w:tc>
        <w:tc>
          <w:tcPr>
            <w:tcW w:w="4680" w:type="dxa"/>
            <w:tcBorders>
              <w:top w:val="nil"/>
              <w:left w:val="nil"/>
              <w:bottom w:val="single" w:color="000000" w:sz="5" w:space="0"/>
              <w:right w:val="single" w:color="000000" w:sz="5" w:space="0"/>
            </w:tcBorders>
            <w:tcMar>
              <w:top w:w="100" w:type="dxa"/>
              <w:left w:w="100" w:type="dxa"/>
              <w:bottom w:w="100" w:type="dxa"/>
              <w:right w:w="100" w:type="dxa"/>
            </w:tcMar>
          </w:tcPr>
          <w:p w:rsidR="00A7143A" w:rsidRDefault="008C136C" w14:paraId="0000014E" w14:textId="77777777">
            <w:pPr>
              <w:spacing w:before="240" w:after="240"/>
            </w:pPr>
            <w:r>
              <w:t xml:space="preserve"> </w:t>
            </w:r>
          </w:p>
        </w:tc>
      </w:tr>
    </w:tbl>
    <w:p w:rsidR="00A7143A" w:rsidRDefault="008C136C" w14:paraId="0000014F" w14:textId="77777777">
      <w:pPr>
        <w:pStyle w:val="Heading4"/>
      </w:pPr>
      <w:bookmarkStart w:name="_Toc167026874" w:id="17"/>
      <w:r>
        <w:t>Account name Generation</w:t>
      </w:r>
      <w:bookmarkEnd w:id="17"/>
    </w:p>
    <w:p w:rsidR="00A7143A" w:rsidRDefault="008C136C" w14:paraId="00000150" w14:textId="77777777">
      <w:pPr>
        <w:spacing w:before="240" w:after="240"/>
        <w:rPr>
          <w:color w:val="2F5496"/>
        </w:rPr>
      </w:pPr>
      <w:r>
        <w:rPr>
          <w:b/>
        </w:rPr>
        <w:t>Assumptions</w:t>
      </w:r>
      <w:r>
        <w:rPr>
          <w:color w:val="2F5496"/>
        </w:rPr>
        <w:t>:</w:t>
      </w:r>
    </w:p>
    <w:p w:rsidR="00A7143A" w:rsidRDefault="008C136C" w14:paraId="00000151" w14:textId="77777777">
      <w:pPr>
        <w:spacing w:after="0"/>
        <w:ind w:left="1080" w:hanging="360"/>
      </w:pPr>
      <w:r>
        <w:rPr>
          <w:color w:val="2F5496"/>
        </w:rPr>
        <w:t>●</w:t>
      </w:r>
      <w:r>
        <w:rPr>
          <w:color w:val="2F5496"/>
          <w:sz w:val="14"/>
          <w:szCs w:val="14"/>
        </w:rPr>
        <w:t xml:space="preserve">        </w:t>
      </w:r>
      <w:r>
        <w:t>All old account names exist in Graveyard OU.</w:t>
      </w:r>
    </w:p>
    <w:p w:rsidR="00A7143A" w:rsidRDefault="008C136C" w14:paraId="00000152" w14:textId="2DF9A10E">
      <w:pPr>
        <w:spacing w:before="0" w:after="0"/>
        <w:ind w:left="1080" w:hanging="360"/>
      </w:pPr>
      <w:r>
        <w:t>●</w:t>
      </w:r>
      <w:r>
        <w:rPr>
          <w:sz w:val="14"/>
          <w:szCs w:val="14"/>
        </w:rPr>
        <w:t xml:space="preserve">        </w:t>
      </w:r>
      <w:r>
        <w:t>Saviynt will reconcile the data from Graveyard OU based on a Scheduled Import job.</w:t>
      </w:r>
    </w:p>
    <w:p w:rsidR="00A7143A" w:rsidRDefault="008C136C" w14:paraId="00000153" w14:textId="77777777">
      <w:pPr>
        <w:spacing w:before="0"/>
        <w:ind w:left="1080" w:hanging="360"/>
      </w:pPr>
      <w:r>
        <w:t>●</w:t>
      </w:r>
      <w:r>
        <w:rPr>
          <w:sz w:val="14"/>
          <w:szCs w:val="14"/>
        </w:rPr>
        <w:t xml:space="preserve">        </w:t>
      </w:r>
      <w:r>
        <w:t>Saviynt will store the graveyard accounts in a separate endpoint.</w:t>
      </w:r>
    </w:p>
    <w:p w:rsidR="00A7143A" w:rsidRDefault="008C136C" w14:paraId="00000154" w14:textId="77777777">
      <w:pPr>
        <w:spacing w:before="240" w:after="240"/>
      </w:pPr>
      <w:r>
        <w:t>Saviynt will use a utility to develop the logic for calculating the unique system login for account name generation, email address and the email alias for the users.</w:t>
      </w:r>
    </w:p>
    <w:p w:rsidR="00A7143A" w:rsidRDefault="008C136C" w14:paraId="00000155" w14:textId="7A7EB14B">
      <w:pPr>
        <w:spacing w:before="240" w:after="240"/>
      </w:pPr>
      <w:r>
        <w:t>The utility will check the account names from existing active accounts in AD as well as the account names from graveyard OU.</w:t>
      </w:r>
    </w:p>
    <w:p w:rsidR="00CB41B6" w:rsidRDefault="00CB41B6" w14:paraId="6964928A" w14:textId="77777777">
      <w:pPr>
        <w:spacing w:before="240" w:after="240"/>
      </w:pPr>
    </w:p>
    <w:tbl>
      <w:tblPr>
        <w:tblW w:w="9345"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4380"/>
        <w:gridCol w:w="4965"/>
      </w:tblGrid>
      <w:tr w:rsidR="00A7143A" w14:paraId="0EAADA55" w14:textId="77777777">
        <w:trPr>
          <w:trHeight w:val="495"/>
        </w:trPr>
        <w:tc>
          <w:tcPr>
            <w:tcW w:w="4380" w:type="dxa"/>
            <w:tcBorders>
              <w:top w:val="single" w:color="000000" w:sz="5" w:space="0"/>
              <w:left w:val="single" w:color="000000" w:sz="5" w:space="0"/>
              <w:bottom w:val="single" w:color="000000" w:sz="5" w:space="0"/>
              <w:right w:val="single" w:color="000000" w:sz="5" w:space="0"/>
            </w:tcBorders>
            <w:shd w:val="clear" w:color="auto" w:fill="6D9EEB"/>
            <w:tcMar>
              <w:top w:w="100" w:type="dxa"/>
              <w:left w:w="100" w:type="dxa"/>
              <w:bottom w:w="100" w:type="dxa"/>
              <w:right w:w="100" w:type="dxa"/>
            </w:tcMar>
          </w:tcPr>
          <w:p w:rsidR="00A7143A" w:rsidRDefault="008C136C" w14:paraId="00000156" w14:textId="77777777">
            <w:pPr>
              <w:rPr>
                <w:b/>
                <w:color w:val="FFFFFF"/>
              </w:rPr>
            </w:pPr>
            <w:r>
              <w:rPr>
                <w:b/>
                <w:color w:val="FFFFFF"/>
              </w:rPr>
              <w:t>BASIC LOGIC</w:t>
            </w:r>
          </w:p>
        </w:tc>
        <w:tc>
          <w:tcPr>
            <w:tcW w:w="4965" w:type="dxa"/>
            <w:tcBorders>
              <w:top w:val="single" w:color="000000" w:sz="5" w:space="0"/>
              <w:left w:val="nil"/>
              <w:bottom w:val="single" w:color="000000" w:sz="5" w:space="0"/>
              <w:right w:val="single" w:color="000000" w:sz="5" w:space="0"/>
            </w:tcBorders>
            <w:shd w:val="clear" w:color="auto" w:fill="6D9EEB"/>
            <w:tcMar>
              <w:top w:w="100" w:type="dxa"/>
              <w:left w:w="100" w:type="dxa"/>
              <w:bottom w:w="100" w:type="dxa"/>
              <w:right w:w="100" w:type="dxa"/>
            </w:tcMar>
          </w:tcPr>
          <w:p w:rsidR="00A7143A" w:rsidRDefault="008C136C" w14:paraId="00000157" w14:textId="77777777">
            <w:pPr>
              <w:rPr>
                <w:b/>
                <w:color w:val="FFFFFF"/>
              </w:rPr>
            </w:pPr>
            <w:r>
              <w:rPr>
                <w:b/>
                <w:color w:val="FFFFFF"/>
              </w:rPr>
              <w:t>Result</w:t>
            </w:r>
          </w:p>
        </w:tc>
      </w:tr>
      <w:tr w:rsidR="00A7143A" w14:paraId="4B86A26E" w14:textId="77777777">
        <w:trPr>
          <w:trHeight w:val="2835"/>
        </w:trPr>
        <w:tc>
          <w:tcPr>
            <w:tcW w:w="4380" w:type="dxa"/>
            <w:tcBorders>
              <w:top w:val="nil"/>
              <w:left w:val="single" w:color="000000" w:sz="5" w:space="0"/>
              <w:bottom w:val="single" w:color="000000" w:sz="5" w:space="0"/>
              <w:right w:val="single" w:color="000000" w:sz="5" w:space="0"/>
            </w:tcBorders>
            <w:tcMar>
              <w:top w:w="100" w:type="dxa"/>
              <w:left w:w="100" w:type="dxa"/>
              <w:bottom w:w="100" w:type="dxa"/>
              <w:right w:w="100" w:type="dxa"/>
            </w:tcMar>
          </w:tcPr>
          <w:p w:rsidR="00A7143A" w:rsidRDefault="008C136C" w14:paraId="00000158" w14:textId="77777777">
            <w:pPr>
              <w:spacing w:before="240" w:after="240"/>
            </w:pPr>
            <w:r>
              <w:t>if middle name is not present, Use First character of first name, “X”, Last name up to 6 characters so to make the System login not more than 8 chars</w:t>
            </w:r>
          </w:p>
        </w:tc>
        <w:tc>
          <w:tcPr>
            <w:tcW w:w="4965" w:type="dxa"/>
            <w:tcBorders>
              <w:top w:val="nil"/>
              <w:left w:val="nil"/>
              <w:bottom w:val="single" w:color="000000" w:sz="5" w:space="0"/>
              <w:right w:val="single" w:color="000000" w:sz="5" w:space="0"/>
            </w:tcBorders>
            <w:tcMar>
              <w:top w:w="100" w:type="dxa"/>
              <w:left w:w="100" w:type="dxa"/>
              <w:bottom w:w="100" w:type="dxa"/>
              <w:right w:w="100" w:type="dxa"/>
            </w:tcMar>
          </w:tcPr>
          <w:p w:rsidR="00A7143A" w:rsidRDefault="008C136C" w14:paraId="00000159" w14:textId="77777777">
            <w:pPr>
              <w:spacing w:before="240" w:after="240"/>
            </w:pPr>
            <w:r>
              <w:t>e.g. John Smith – JXSMITH</w:t>
            </w:r>
          </w:p>
          <w:p w:rsidR="00A7143A" w:rsidRDefault="008C136C" w14:paraId="0000015A" w14:textId="77777777">
            <w:pPr>
              <w:spacing w:before="240" w:after="240"/>
            </w:pPr>
            <w:r>
              <w:t xml:space="preserve">Jacob Smith – JXSMITH1 ………. </w:t>
            </w:r>
            <w:proofErr w:type="spellStart"/>
            <w:r>
              <w:t>Upto</w:t>
            </w:r>
            <w:proofErr w:type="spellEnd"/>
            <w:r>
              <w:t xml:space="preserve"> JXSMITH9</w:t>
            </w:r>
          </w:p>
          <w:p w:rsidR="00A7143A" w:rsidRDefault="008C136C" w14:paraId="0000015B" w14:textId="77777777">
            <w:pPr>
              <w:spacing w:before="240" w:after="240"/>
            </w:pPr>
            <w:r>
              <w:t>Then, JXSMIT11…. JXSMIT50</w:t>
            </w:r>
          </w:p>
          <w:p w:rsidR="00A7143A" w:rsidRDefault="008C136C" w14:paraId="0000015C" w14:textId="77777777">
            <w:pPr>
              <w:spacing w:before="240" w:after="240"/>
            </w:pPr>
            <w:r>
              <w:t>Joseph Mor – JXMOR</w:t>
            </w:r>
          </w:p>
          <w:p w:rsidR="00A7143A" w:rsidRDefault="008C136C" w14:paraId="0000015D" w14:textId="77777777">
            <w:pPr>
              <w:spacing w:before="240" w:after="240"/>
            </w:pPr>
            <w:r>
              <w:t>until unique one is found</w:t>
            </w:r>
          </w:p>
        </w:tc>
      </w:tr>
      <w:tr w:rsidR="00A7143A" w14:paraId="07122E9B" w14:textId="77777777">
        <w:trPr>
          <w:trHeight w:val="1800"/>
        </w:trPr>
        <w:tc>
          <w:tcPr>
            <w:tcW w:w="4380" w:type="dxa"/>
            <w:tcBorders>
              <w:top w:val="nil"/>
              <w:left w:val="single" w:color="000000" w:sz="5" w:space="0"/>
              <w:bottom w:val="single" w:color="000000" w:sz="5" w:space="0"/>
              <w:right w:val="single" w:color="000000" w:sz="5" w:space="0"/>
            </w:tcBorders>
            <w:tcMar>
              <w:top w:w="100" w:type="dxa"/>
              <w:left w:w="100" w:type="dxa"/>
              <w:bottom w:w="100" w:type="dxa"/>
              <w:right w:w="100" w:type="dxa"/>
            </w:tcMar>
          </w:tcPr>
          <w:p w:rsidR="00A7143A" w:rsidRDefault="008C136C" w14:paraId="0000015E" w14:textId="14D61207">
            <w:pPr>
              <w:spacing w:before="240" w:after="240"/>
            </w:pPr>
            <w:r>
              <w:t xml:space="preserve">if middle name is present, Use First character of first name, </w:t>
            </w:r>
            <w:r w:rsidR="001B4F4A">
              <w:t>first</w:t>
            </w:r>
            <w:r>
              <w:t xml:space="preserve"> character of middle name, Last name up to 6 characters so to make the System login not more than 8 chars</w:t>
            </w:r>
          </w:p>
        </w:tc>
        <w:tc>
          <w:tcPr>
            <w:tcW w:w="4965" w:type="dxa"/>
            <w:tcBorders>
              <w:top w:val="nil"/>
              <w:left w:val="nil"/>
              <w:bottom w:val="single" w:color="000000" w:sz="5" w:space="0"/>
              <w:right w:val="single" w:color="000000" w:sz="5" w:space="0"/>
            </w:tcBorders>
            <w:tcMar>
              <w:top w:w="100" w:type="dxa"/>
              <w:left w:w="100" w:type="dxa"/>
              <w:bottom w:w="100" w:type="dxa"/>
              <w:right w:w="100" w:type="dxa"/>
            </w:tcMar>
          </w:tcPr>
          <w:p w:rsidR="00A7143A" w:rsidRDefault="008C136C" w14:paraId="0000015F" w14:textId="77777777">
            <w:pPr>
              <w:spacing w:before="240" w:after="240"/>
            </w:pPr>
            <w:r>
              <w:t>John Max Smith – JMSMITH</w:t>
            </w:r>
          </w:p>
          <w:p w:rsidR="00A7143A" w:rsidRDefault="008C136C" w14:paraId="00000160" w14:textId="2D023F57">
            <w:pPr>
              <w:spacing w:before="240" w:after="240"/>
            </w:pPr>
            <w:r>
              <w:t xml:space="preserve">Jacob Mary Smith – JMSMITH1 ………. </w:t>
            </w:r>
            <w:r w:rsidR="00A733A9">
              <w:t>Up to</w:t>
            </w:r>
            <w:r>
              <w:t xml:space="preserve"> J</w:t>
            </w:r>
            <w:r w:rsidR="00E618A9">
              <w:t>M</w:t>
            </w:r>
            <w:r>
              <w:t>SMITH9</w:t>
            </w:r>
          </w:p>
          <w:p w:rsidR="00A7143A" w:rsidRDefault="008C136C" w14:paraId="00000161" w14:textId="77777777">
            <w:pPr>
              <w:spacing w:before="240" w:after="240"/>
            </w:pPr>
            <w:r>
              <w:t>until unique one is found</w:t>
            </w:r>
          </w:p>
        </w:tc>
      </w:tr>
    </w:tbl>
    <w:p w:rsidR="00A7143A" w:rsidRDefault="008C136C" w14:paraId="00000162" w14:textId="77777777">
      <w:pPr>
        <w:pStyle w:val="Heading4"/>
      </w:pPr>
      <w:bookmarkStart w:name="_Toc167026875" w:id="18"/>
      <w:r>
        <w:t>Email Generation</w:t>
      </w:r>
      <w:bookmarkEnd w:id="18"/>
    </w:p>
    <w:p w:rsidR="00A7143A" w:rsidRDefault="008C136C" w14:paraId="00000163" w14:textId="77777777">
      <w:pPr>
        <w:spacing w:before="240" w:after="240"/>
      </w:pPr>
      <w:r>
        <w:t>uniquesystemlogin@sentara.com where unique system login logic is described in the previous section.</w:t>
      </w:r>
    </w:p>
    <w:tbl>
      <w:tblPr>
        <w:tblW w:w="9345"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4620"/>
        <w:gridCol w:w="4725"/>
      </w:tblGrid>
      <w:tr w:rsidR="00A7143A" w14:paraId="5F929F36" w14:textId="77777777">
        <w:trPr>
          <w:trHeight w:val="495"/>
        </w:trPr>
        <w:tc>
          <w:tcPr>
            <w:tcW w:w="4620" w:type="dxa"/>
            <w:tcBorders>
              <w:top w:val="single" w:color="000000" w:sz="5" w:space="0"/>
              <w:left w:val="single" w:color="000000" w:sz="5" w:space="0"/>
              <w:bottom w:val="single" w:color="000000" w:sz="5" w:space="0"/>
              <w:right w:val="single" w:color="000000" w:sz="5" w:space="0"/>
            </w:tcBorders>
            <w:shd w:val="clear" w:color="auto" w:fill="6D9EEB"/>
            <w:tcMar>
              <w:top w:w="100" w:type="dxa"/>
              <w:left w:w="100" w:type="dxa"/>
              <w:bottom w:w="100" w:type="dxa"/>
              <w:right w:w="100" w:type="dxa"/>
            </w:tcMar>
          </w:tcPr>
          <w:p w:rsidR="00A7143A" w:rsidRDefault="008C136C" w14:paraId="00000164" w14:textId="77777777">
            <w:pPr>
              <w:rPr>
                <w:b/>
                <w:color w:val="FFFFFF"/>
              </w:rPr>
            </w:pPr>
            <w:r>
              <w:rPr>
                <w:b/>
                <w:color w:val="FFFFFF"/>
              </w:rPr>
              <w:t>Condition</w:t>
            </w:r>
          </w:p>
        </w:tc>
        <w:tc>
          <w:tcPr>
            <w:tcW w:w="4725" w:type="dxa"/>
            <w:tcBorders>
              <w:top w:val="single" w:color="000000" w:sz="5" w:space="0"/>
              <w:left w:val="nil"/>
              <w:bottom w:val="single" w:color="000000" w:sz="5" w:space="0"/>
              <w:right w:val="single" w:color="000000" w:sz="5" w:space="0"/>
            </w:tcBorders>
            <w:shd w:val="clear" w:color="auto" w:fill="6D9EEB"/>
            <w:tcMar>
              <w:top w:w="100" w:type="dxa"/>
              <w:left w:w="100" w:type="dxa"/>
              <w:bottom w:w="100" w:type="dxa"/>
              <w:right w:w="100" w:type="dxa"/>
            </w:tcMar>
          </w:tcPr>
          <w:p w:rsidR="00A7143A" w:rsidRDefault="008C136C" w14:paraId="00000165" w14:textId="77777777">
            <w:pPr>
              <w:rPr>
                <w:b/>
                <w:color w:val="FFFFFF"/>
              </w:rPr>
            </w:pPr>
            <w:r>
              <w:rPr>
                <w:b/>
                <w:color w:val="FFFFFF"/>
              </w:rPr>
              <w:t>Result</w:t>
            </w:r>
          </w:p>
        </w:tc>
      </w:tr>
      <w:tr w:rsidR="00A7143A" w14:paraId="16F2CF95" w14:textId="77777777">
        <w:trPr>
          <w:trHeight w:val="1320"/>
        </w:trPr>
        <w:tc>
          <w:tcPr>
            <w:tcW w:w="4620" w:type="dxa"/>
            <w:tcBorders>
              <w:top w:val="nil"/>
              <w:left w:val="single" w:color="000000" w:sz="5" w:space="0"/>
              <w:bottom w:val="single" w:color="000000" w:sz="5" w:space="0"/>
              <w:right w:val="single" w:color="000000" w:sz="5" w:space="0"/>
            </w:tcBorders>
            <w:tcMar>
              <w:top w:w="100" w:type="dxa"/>
              <w:left w:w="100" w:type="dxa"/>
              <w:bottom w:w="100" w:type="dxa"/>
              <w:right w:w="100" w:type="dxa"/>
            </w:tcMar>
          </w:tcPr>
          <w:p w:rsidR="00A7143A" w:rsidRDefault="008C136C" w14:paraId="00000166" w14:textId="77777777">
            <w:pPr>
              <w:spacing w:before="240" w:after="240"/>
            </w:pPr>
            <w:r>
              <w:t>Logic will be same as unique system login</w:t>
            </w:r>
          </w:p>
        </w:tc>
        <w:tc>
          <w:tcPr>
            <w:tcW w:w="4725" w:type="dxa"/>
            <w:tcBorders>
              <w:top w:val="nil"/>
              <w:left w:val="nil"/>
              <w:bottom w:val="single" w:color="000000" w:sz="5" w:space="0"/>
              <w:right w:val="single" w:color="000000" w:sz="5" w:space="0"/>
            </w:tcBorders>
            <w:tcMar>
              <w:top w:w="100" w:type="dxa"/>
              <w:left w:w="100" w:type="dxa"/>
              <w:bottom w:w="100" w:type="dxa"/>
              <w:right w:w="100" w:type="dxa"/>
            </w:tcMar>
          </w:tcPr>
          <w:p w:rsidR="00A7143A" w:rsidRDefault="008C136C" w14:paraId="00000167" w14:textId="77777777">
            <w:pPr>
              <w:spacing w:before="240" w:after="240"/>
            </w:pPr>
            <w:r>
              <w:t>uniquesystemlogin@sentara.com</w:t>
            </w:r>
          </w:p>
        </w:tc>
      </w:tr>
    </w:tbl>
    <w:p w:rsidR="00A7143A" w:rsidRDefault="008C136C" w14:paraId="00000168" w14:textId="77777777">
      <w:pPr>
        <w:spacing w:before="240" w:after="240"/>
        <w:rPr>
          <w:color w:val="2F5496"/>
        </w:rPr>
      </w:pPr>
      <w:r>
        <w:rPr>
          <w:color w:val="2F5496"/>
        </w:rPr>
        <w:t xml:space="preserve"> </w:t>
      </w:r>
    </w:p>
    <w:p w:rsidR="00A7143A" w:rsidRDefault="008C136C" w14:paraId="00000169" w14:textId="77777777">
      <w:pPr>
        <w:pStyle w:val="Heading4"/>
      </w:pPr>
      <w:bookmarkStart w:name="_Toc167026876" w:id="19"/>
      <w:r>
        <w:t>Email Alias Generation</w:t>
      </w:r>
      <w:bookmarkEnd w:id="19"/>
    </w:p>
    <w:p w:rsidR="00A7143A" w:rsidRDefault="008C136C" w14:paraId="0000016A" w14:textId="77777777">
      <w:pPr>
        <w:spacing w:before="240" w:after="240"/>
        <w:rPr>
          <w:color w:val="2F5496"/>
        </w:rPr>
      </w:pPr>
      <w:r>
        <w:rPr>
          <w:b/>
        </w:rPr>
        <w:t>Assumption</w:t>
      </w:r>
      <w:r>
        <w:rPr>
          <w:color w:val="2F5496"/>
        </w:rPr>
        <w:t>:</w:t>
      </w:r>
    </w:p>
    <w:p w:rsidR="00A7143A" w:rsidRDefault="008C136C" w14:paraId="0000016B" w14:textId="77777777">
      <w:pPr>
        <w:spacing w:after="0"/>
        <w:ind w:left="1080" w:hanging="360"/>
      </w:pPr>
      <w:r>
        <w:rPr>
          <w:color w:val="2F5496"/>
        </w:rPr>
        <w:t>●</w:t>
      </w:r>
      <w:r>
        <w:rPr>
          <w:color w:val="2F5496"/>
          <w:sz w:val="14"/>
          <w:szCs w:val="14"/>
        </w:rPr>
        <w:t xml:space="preserve">        </w:t>
      </w:r>
      <w:r>
        <w:t>Sentara will provide the dump of all existing aliases.</w:t>
      </w:r>
    </w:p>
    <w:p w:rsidR="00A7143A" w:rsidRDefault="008C136C" w14:paraId="0000016C" w14:textId="5DF25F55">
      <w:pPr>
        <w:spacing w:before="0"/>
        <w:ind w:left="1080" w:hanging="360"/>
      </w:pPr>
      <w:r>
        <w:t>●</w:t>
      </w:r>
      <w:r>
        <w:rPr>
          <w:sz w:val="14"/>
          <w:szCs w:val="14"/>
        </w:rPr>
        <w:t xml:space="preserve">        </w:t>
      </w:r>
      <w:r>
        <w:t xml:space="preserve">Saviynt will store these aliases in an </w:t>
      </w:r>
      <w:r w:rsidR="001B4F4A">
        <w:t>endpoint (</w:t>
      </w:r>
      <w:r w:rsidR="005D4F59">
        <w:t>defined in Saviynt)</w:t>
      </w:r>
    </w:p>
    <w:p w:rsidR="00A7143A" w:rsidRDefault="008C136C" w14:paraId="0000016D" w14:textId="32760098">
      <w:pPr>
        <w:spacing w:before="0" w:after="240"/>
      </w:pPr>
      <w:r>
        <w:t>Saviynt’s utility logic will read all the existing email aliases from the reconciled data from AD provided by Sentara and develop the logic to find and populate the unique email alias for the new user hires.</w:t>
      </w:r>
    </w:p>
    <w:p w:rsidR="00CB41B6" w:rsidRDefault="00CB41B6" w14:paraId="74018CAD" w14:textId="77777777">
      <w:pPr>
        <w:spacing w:before="0" w:after="240"/>
      </w:pPr>
    </w:p>
    <w:tbl>
      <w:tblPr>
        <w:tblW w:w="9345"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4695"/>
        <w:gridCol w:w="4650"/>
      </w:tblGrid>
      <w:tr w:rsidR="00A7143A" w14:paraId="7C124F5B" w14:textId="77777777">
        <w:trPr>
          <w:trHeight w:val="495"/>
        </w:trPr>
        <w:tc>
          <w:tcPr>
            <w:tcW w:w="4695" w:type="dxa"/>
            <w:tcBorders>
              <w:top w:val="single" w:color="000000" w:sz="5" w:space="0"/>
              <w:left w:val="single" w:color="000000" w:sz="5" w:space="0"/>
              <w:bottom w:val="single" w:color="000000" w:sz="5" w:space="0"/>
              <w:right w:val="single" w:color="000000" w:sz="5" w:space="0"/>
            </w:tcBorders>
            <w:shd w:val="clear" w:color="auto" w:fill="6D9EEB"/>
            <w:tcMar>
              <w:top w:w="100" w:type="dxa"/>
              <w:left w:w="100" w:type="dxa"/>
              <w:bottom w:w="100" w:type="dxa"/>
              <w:right w:w="100" w:type="dxa"/>
            </w:tcMar>
          </w:tcPr>
          <w:p w:rsidR="00A7143A" w:rsidRDefault="008C136C" w14:paraId="0000016E" w14:textId="77777777">
            <w:pPr>
              <w:rPr>
                <w:b/>
                <w:color w:val="FFFFFF"/>
              </w:rPr>
            </w:pPr>
            <w:r>
              <w:rPr>
                <w:b/>
                <w:color w:val="FFFFFF"/>
              </w:rPr>
              <w:t>Condition</w:t>
            </w:r>
          </w:p>
        </w:tc>
        <w:tc>
          <w:tcPr>
            <w:tcW w:w="4650" w:type="dxa"/>
            <w:tcBorders>
              <w:top w:val="single" w:color="000000" w:sz="5" w:space="0"/>
              <w:left w:val="nil"/>
              <w:bottom w:val="single" w:color="000000" w:sz="5" w:space="0"/>
              <w:right w:val="single" w:color="000000" w:sz="5" w:space="0"/>
            </w:tcBorders>
            <w:shd w:val="clear" w:color="auto" w:fill="6D9EEB"/>
            <w:tcMar>
              <w:top w:w="100" w:type="dxa"/>
              <w:left w:w="100" w:type="dxa"/>
              <w:bottom w:w="100" w:type="dxa"/>
              <w:right w:w="100" w:type="dxa"/>
            </w:tcMar>
          </w:tcPr>
          <w:p w:rsidR="00A7143A" w:rsidRDefault="008C136C" w14:paraId="0000016F" w14:textId="77777777">
            <w:pPr>
              <w:rPr>
                <w:b/>
                <w:color w:val="FFFFFF"/>
              </w:rPr>
            </w:pPr>
            <w:r>
              <w:rPr>
                <w:b/>
                <w:color w:val="FFFFFF"/>
              </w:rPr>
              <w:t>Result</w:t>
            </w:r>
          </w:p>
        </w:tc>
      </w:tr>
      <w:tr w:rsidR="00A7143A" w14:paraId="657B5A28" w14:textId="77777777">
        <w:trPr>
          <w:trHeight w:val="1005"/>
        </w:trPr>
        <w:tc>
          <w:tcPr>
            <w:tcW w:w="4695" w:type="dxa"/>
            <w:tcBorders>
              <w:top w:val="nil"/>
              <w:left w:val="single" w:color="000000" w:sz="5" w:space="0"/>
              <w:bottom w:val="single" w:color="000000" w:sz="5" w:space="0"/>
              <w:right w:val="single" w:color="000000" w:sz="5" w:space="0"/>
            </w:tcBorders>
            <w:tcMar>
              <w:top w:w="100" w:type="dxa"/>
              <w:left w:w="100" w:type="dxa"/>
              <w:bottom w:w="100" w:type="dxa"/>
              <w:right w:w="100" w:type="dxa"/>
            </w:tcMar>
          </w:tcPr>
          <w:p w:rsidR="00A7143A" w:rsidRDefault="008C136C" w14:paraId="00000170" w14:textId="77777777">
            <w:pPr>
              <w:spacing w:before="240" w:after="240"/>
            </w:pPr>
            <w:r>
              <w:t>preferredfirstname.lastname@sentara.com</w:t>
            </w:r>
          </w:p>
          <w:p w:rsidR="00A7143A" w:rsidRDefault="008C136C" w14:paraId="00000171" w14:textId="77777777">
            <w:pPr>
              <w:spacing w:before="240" w:after="240"/>
            </w:pPr>
            <w:r>
              <w:t>if exists, append with numbers</w:t>
            </w:r>
          </w:p>
        </w:tc>
        <w:tc>
          <w:tcPr>
            <w:tcW w:w="4650" w:type="dxa"/>
            <w:tcBorders>
              <w:top w:val="nil"/>
              <w:left w:val="nil"/>
              <w:bottom w:val="single" w:color="000000" w:sz="5" w:space="0"/>
              <w:right w:val="single" w:color="000000" w:sz="5" w:space="0"/>
            </w:tcBorders>
            <w:tcMar>
              <w:top w:w="100" w:type="dxa"/>
              <w:left w:w="100" w:type="dxa"/>
              <w:bottom w:w="100" w:type="dxa"/>
              <w:right w:w="100" w:type="dxa"/>
            </w:tcMar>
          </w:tcPr>
          <w:p w:rsidR="00A7143A" w:rsidRDefault="008C136C" w14:paraId="00000172" w14:textId="77777777">
            <w:pPr>
              <w:spacing w:before="240" w:after="240"/>
            </w:pPr>
            <w:r>
              <w:t>James.smith@sentara.com</w:t>
            </w:r>
          </w:p>
          <w:p w:rsidR="00A7143A" w:rsidRDefault="008C136C" w14:paraId="00000173" w14:textId="77777777">
            <w:pPr>
              <w:spacing w:before="240" w:after="240"/>
            </w:pPr>
            <w:r>
              <w:t>If exists, james.smith1@senatara.com</w:t>
            </w:r>
          </w:p>
        </w:tc>
      </w:tr>
    </w:tbl>
    <w:p w:rsidR="00A7143A" w:rsidRDefault="008C136C" w14:paraId="00000174" w14:textId="77777777">
      <w:pPr>
        <w:pStyle w:val="Heading4"/>
      </w:pPr>
      <w:r>
        <w:t xml:space="preserve"> </w:t>
      </w:r>
      <w:bookmarkStart w:name="_Toc167026877" w:id="20"/>
      <w:r>
        <w:rPr>
          <w:highlight w:val="white"/>
        </w:rPr>
        <w:t>UTILITY: AccountName, Email and Email Proxy Address Generation</w:t>
      </w:r>
      <w:bookmarkEnd w:id="20"/>
    </w:p>
    <w:p w:rsidR="00A7143A" w:rsidRDefault="008C136C" w14:paraId="00000175" w14:textId="3C753A65">
      <w:pPr>
        <w:spacing w:before="240" w:after="240"/>
        <w:rPr>
          <w:color w:val="2F5496"/>
        </w:rPr>
      </w:pPr>
      <w:r>
        <w:rPr>
          <w:color w:val="2F5496"/>
        </w:rPr>
        <w:t xml:space="preserve">Account name generation </w:t>
      </w:r>
      <w:r w:rsidR="001B4F4A">
        <w:rPr>
          <w:color w:val="2F5496"/>
        </w:rPr>
        <w:t>Rule.</w:t>
      </w:r>
      <w:r>
        <w:rPr>
          <w:color w:val="2F5496"/>
        </w:rPr>
        <w:t xml:space="preserve"> </w:t>
      </w:r>
    </w:p>
    <w:tbl>
      <w:tblPr>
        <w:tblW w:w="9360"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2325"/>
        <w:gridCol w:w="1830"/>
        <w:gridCol w:w="2835"/>
        <w:gridCol w:w="2370"/>
      </w:tblGrid>
      <w:tr w:rsidR="00A7143A" w14:paraId="483E935D" w14:textId="77777777">
        <w:trPr>
          <w:trHeight w:val="510"/>
        </w:trPr>
        <w:tc>
          <w:tcPr>
            <w:tcW w:w="2325" w:type="dxa"/>
            <w:tcBorders>
              <w:top w:val="single" w:color="000000" w:sz="7" w:space="0"/>
              <w:left w:val="single" w:color="000000" w:sz="7" w:space="0"/>
              <w:bottom w:val="single" w:color="000000" w:sz="7" w:space="0"/>
              <w:right w:val="single" w:color="000000" w:sz="7" w:space="0"/>
            </w:tcBorders>
            <w:shd w:val="clear" w:color="auto" w:fill="6D9EEB"/>
            <w:tcMar>
              <w:top w:w="100" w:type="dxa"/>
              <w:left w:w="100" w:type="dxa"/>
              <w:bottom w:w="100" w:type="dxa"/>
              <w:right w:w="100" w:type="dxa"/>
            </w:tcMar>
          </w:tcPr>
          <w:p w:rsidR="00A7143A" w:rsidRDefault="008C136C" w14:paraId="00000176" w14:textId="77777777">
            <w:pPr>
              <w:rPr>
                <w:b/>
                <w:color w:val="FFFFFF"/>
              </w:rPr>
            </w:pPr>
            <w:r>
              <w:rPr>
                <w:b/>
                <w:color w:val="FFFFFF"/>
              </w:rPr>
              <w:t>Provisioning rule name</w:t>
            </w:r>
          </w:p>
        </w:tc>
        <w:tc>
          <w:tcPr>
            <w:tcW w:w="1830" w:type="dxa"/>
            <w:tcBorders>
              <w:top w:val="single" w:color="000000" w:sz="7" w:space="0"/>
              <w:left w:val="single" w:color="000000" w:sz="7" w:space="0"/>
              <w:bottom w:val="single" w:color="000000" w:sz="7" w:space="0"/>
              <w:right w:val="single" w:color="000000" w:sz="7" w:space="0"/>
            </w:tcBorders>
            <w:shd w:val="clear" w:color="auto" w:fill="6D9EEB"/>
            <w:tcMar>
              <w:top w:w="100" w:type="dxa"/>
              <w:left w:w="100" w:type="dxa"/>
              <w:bottom w:w="100" w:type="dxa"/>
              <w:right w:w="100" w:type="dxa"/>
            </w:tcMar>
          </w:tcPr>
          <w:p w:rsidR="00A7143A" w:rsidRDefault="008C136C" w14:paraId="00000177" w14:textId="77777777">
            <w:pPr>
              <w:rPr>
                <w:b/>
                <w:color w:val="FFFFFF"/>
              </w:rPr>
            </w:pPr>
            <w:r>
              <w:rPr>
                <w:b/>
                <w:color w:val="FFFFFF"/>
              </w:rPr>
              <w:t>Event</w:t>
            </w:r>
          </w:p>
        </w:tc>
        <w:tc>
          <w:tcPr>
            <w:tcW w:w="2835" w:type="dxa"/>
            <w:tcBorders>
              <w:top w:val="single" w:color="000000" w:sz="7" w:space="0"/>
              <w:left w:val="nil"/>
              <w:bottom w:val="single" w:color="000000" w:sz="7" w:space="0"/>
              <w:right w:val="single" w:color="000000" w:sz="7" w:space="0"/>
            </w:tcBorders>
            <w:shd w:val="clear" w:color="auto" w:fill="6D9EEB"/>
            <w:tcMar>
              <w:top w:w="100" w:type="dxa"/>
              <w:left w:w="100" w:type="dxa"/>
              <w:bottom w:w="100" w:type="dxa"/>
              <w:right w:w="100" w:type="dxa"/>
            </w:tcMar>
          </w:tcPr>
          <w:p w:rsidR="00A7143A" w:rsidRDefault="008C136C" w14:paraId="00000178" w14:textId="77777777">
            <w:pPr>
              <w:rPr>
                <w:b/>
                <w:color w:val="FFFFFF"/>
              </w:rPr>
            </w:pPr>
            <w:r>
              <w:rPr>
                <w:b/>
                <w:color w:val="FFFFFF"/>
              </w:rPr>
              <w:t>Condition</w:t>
            </w:r>
          </w:p>
        </w:tc>
        <w:tc>
          <w:tcPr>
            <w:tcW w:w="2370" w:type="dxa"/>
            <w:tcBorders>
              <w:top w:val="single" w:color="000000" w:sz="7" w:space="0"/>
              <w:left w:val="nil"/>
              <w:bottom w:val="single" w:color="000000" w:sz="7" w:space="0"/>
              <w:right w:val="single" w:color="000000" w:sz="7" w:space="0"/>
            </w:tcBorders>
            <w:shd w:val="clear" w:color="auto" w:fill="6D9EEB"/>
            <w:tcMar>
              <w:top w:w="100" w:type="dxa"/>
              <w:left w:w="100" w:type="dxa"/>
              <w:bottom w:w="100" w:type="dxa"/>
              <w:right w:w="100" w:type="dxa"/>
            </w:tcMar>
          </w:tcPr>
          <w:p w:rsidR="00A7143A" w:rsidRDefault="008C136C" w14:paraId="00000179" w14:textId="77777777">
            <w:pPr>
              <w:rPr>
                <w:b/>
                <w:color w:val="FFFFFF"/>
              </w:rPr>
            </w:pPr>
            <w:r>
              <w:rPr>
                <w:b/>
                <w:color w:val="FFFFFF"/>
              </w:rPr>
              <w:t>Actions</w:t>
            </w:r>
          </w:p>
        </w:tc>
      </w:tr>
      <w:tr w:rsidR="00A7143A" w14:paraId="23A820AB" w14:textId="77777777">
        <w:trPr>
          <w:trHeight w:val="1350"/>
        </w:trPr>
        <w:tc>
          <w:tcPr>
            <w:tcW w:w="2325" w:type="dxa"/>
            <w:tcBorders>
              <w:top w:val="nil"/>
              <w:left w:val="single" w:color="000000" w:sz="7" w:space="0"/>
              <w:bottom w:val="single" w:color="000000" w:sz="7" w:space="0"/>
              <w:right w:val="single" w:color="000000" w:sz="7" w:space="0"/>
            </w:tcBorders>
            <w:tcMar>
              <w:top w:w="100" w:type="dxa"/>
              <w:left w:w="100" w:type="dxa"/>
              <w:bottom w:w="100" w:type="dxa"/>
              <w:right w:w="100" w:type="dxa"/>
            </w:tcMar>
          </w:tcPr>
          <w:p w:rsidR="00A7143A" w:rsidRDefault="008C136C" w14:paraId="0000017A" w14:textId="77777777">
            <w:pPr>
              <w:rPr>
                <w:b/>
              </w:rPr>
            </w:pPr>
            <w:r>
              <w:t xml:space="preserve">UR: Account Name Generator </w:t>
            </w:r>
          </w:p>
        </w:tc>
        <w:tc>
          <w:tcPr>
            <w:tcW w:w="1830" w:type="dxa"/>
            <w:tcBorders>
              <w:top w:val="nil"/>
              <w:left w:val="single" w:color="000000" w:sz="7" w:space="0"/>
              <w:bottom w:val="single" w:color="000000" w:sz="7" w:space="0"/>
              <w:right w:val="single" w:color="000000" w:sz="7" w:space="0"/>
            </w:tcBorders>
            <w:tcMar>
              <w:top w:w="100" w:type="dxa"/>
              <w:left w:w="100" w:type="dxa"/>
              <w:bottom w:w="100" w:type="dxa"/>
              <w:right w:w="100" w:type="dxa"/>
            </w:tcMar>
          </w:tcPr>
          <w:p w:rsidR="00A7143A" w:rsidRDefault="008C136C" w14:paraId="0000017B" w14:textId="77777777">
            <w:r>
              <w:t>New User</w:t>
            </w:r>
          </w:p>
        </w:tc>
        <w:tc>
          <w:tcPr>
            <w:tcW w:w="2835" w:type="dxa"/>
            <w:tcBorders>
              <w:top w:val="nil"/>
              <w:left w:val="nil"/>
              <w:bottom w:val="single" w:color="000000" w:sz="7" w:space="0"/>
              <w:right w:val="single" w:color="000000" w:sz="7" w:space="0"/>
            </w:tcBorders>
            <w:tcMar>
              <w:top w:w="100" w:type="dxa"/>
              <w:left w:w="100" w:type="dxa"/>
              <w:bottom w:w="100" w:type="dxa"/>
              <w:right w:w="100" w:type="dxa"/>
            </w:tcMar>
          </w:tcPr>
          <w:p w:rsidR="00A7143A" w:rsidRDefault="008C136C" w14:paraId="0000017C" w14:textId="77777777">
            <w:r>
              <w:t>If New User Created &amp; Status=Active</w:t>
            </w:r>
          </w:p>
        </w:tc>
        <w:tc>
          <w:tcPr>
            <w:tcW w:w="2370" w:type="dxa"/>
            <w:tcBorders>
              <w:top w:val="nil"/>
              <w:left w:val="nil"/>
              <w:bottom w:val="single" w:color="000000" w:sz="7" w:space="0"/>
              <w:right w:val="single" w:color="000000" w:sz="7" w:space="0"/>
            </w:tcBorders>
            <w:tcMar>
              <w:top w:w="100" w:type="dxa"/>
              <w:left w:w="100" w:type="dxa"/>
              <w:bottom w:w="100" w:type="dxa"/>
              <w:right w:w="100" w:type="dxa"/>
            </w:tcMar>
          </w:tcPr>
          <w:p w:rsidR="00A7143A" w:rsidRDefault="008C136C" w14:paraId="0000017D" w14:textId="77777777">
            <w:r>
              <w:t xml:space="preserve">Generate Account Name, Email and </w:t>
            </w:r>
            <w:proofErr w:type="spellStart"/>
            <w:r>
              <w:t>EmailProxyAddress</w:t>
            </w:r>
            <w:proofErr w:type="spellEnd"/>
          </w:p>
        </w:tc>
      </w:tr>
      <w:tr w:rsidR="00A7143A" w14:paraId="03F9F759" w14:textId="77777777">
        <w:trPr>
          <w:trHeight w:val="1620"/>
        </w:trPr>
        <w:tc>
          <w:tcPr>
            <w:tcW w:w="2325" w:type="dxa"/>
            <w:tcBorders>
              <w:top w:val="nil"/>
              <w:left w:val="single" w:color="000000" w:sz="7" w:space="0"/>
              <w:bottom w:val="single" w:color="000000" w:sz="7" w:space="0"/>
              <w:right w:val="single" w:color="000000" w:sz="7" w:space="0"/>
            </w:tcBorders>
            <w:tcMar>
              <w:top w:w="100" w:type="dxa"/>
              <w:left w:w="100" w:type="dxa"/>
              <w:bottom w:w="100" w:type="dxa"/>
              <w:right w:w="100" w:type="dxa"/>
            </w:tcMar>
          </w:tcPr>
          <w:p w:rsidR="00A7143A" w:rsidRDefault="008C136C" w14:paraId="0000017E" w14:textId="77777777">
            <w:pPr>
              <w:rPr>
                <w:b/>
              </w:rPr>
            </w:pPr>
            <w:r>
              <w:t xml:space="preserve">UR: Account Name Generator </w:t>
            </w:r>
          </w:p>
        </w:tc>
        <w:tc>
          <w:tcPr>
            <w:tcW w:w="1830" w:type="dxa"/>
            <w:tcBorders>
              <w:top w:val="nil"/>
              <w:left w:val="single" w:color="000000" w:sz="7" w:space="0"/>
              <w:bottom w:val="single" w:color="000000" w:sz="7" w:space="0"/>
              <w:right w:val="single" w:color="000000" w:sz="7" w:space="0"/>
            </w:tcBorders>
            <w:tcMar>
              <w:top w:w="100" w:type="dxa"/>
              <w:left w:w="100" w:type="dxa"/>
              <w:bottom w:w="100" w:type="dxa"/>
              <w:right w:w="100" w:type="dxa"/>
            </w:tcMar>
          </w:tcPr>
          <w:p w:rsidR="00A7143A" w:rsidRDefault="008C136C" w14:paraId="0000017F" w14:textId="77777777">
            <w:r>
              <w:t>Update User</w:t>
            </w:r>
          </w:p>
        </w:tc>
        <w:tc>
          <w:tcPr>
            <w:tcW w:w="2835" w:type="dxa"/>
            <w:tcBorders>
              <w:top w:val="nil"/>
              <w:left w:val="nil"/>
              <w:bottom w:val="single" w:color="000000" w:sz="7" w:space="0"/>
              <w:right w:val="single" w:color="000000" w:sz="7" w:space="0"/>
            </w:tcBorders>
            <w:tcMar>
              <w:top w:w="100" w:type="dxa"/>
              <w:left w:w="100" w:type="dxa"/>
              <w:bottom w:w="100" w:type="dxa"/>
              <w:right w:w="100" w:type="dxa"/>
            </w:tcMar>
          </w:tcPr>
          <w:p w:rsidR="00A7143A" w:rsidRDefault="008C136C" w14:paraId="00000180" w14:textId="77777777">
            <w:r>
              <w:t xml:space="preserve">If </w:t>
            </w:r>
            <w:proofErr w:type="spellStart"/>
            <w:r>
              <w:t>Fname</w:t>
            </w:r>
            <w:proofErr w:type="spellEnd"/>
            <w:r>
              <w:t xml:space="preserve">, </w:t>
            </w:r>
            <w:proofErr w:type="spellStart"/>
            <w:r>
              <w:t>Lname</w:t>
            </w:r>
            <w:proofErr w:type="spellEnd"/>
            <w:r>
              <w:t xml:space="preserve"> or </w:t>
            </w:r>
            <w:proofErr w:type="spellStart"/>
            <w:r>
              <w:t>Mname</w:t>
            </w:r>
            <w:proofErr w:type="spellEnd"/>
            <w:r>
              <w:t xml:space="preserve"> is updated &amp; Status=Active </w:t>
            </w:r>
          </w:p>
        </w:tc>
        <w:tc>
          <w:tcPr>
            <w:tcW w:w="2370" w:type="dxa"/>
            <w:tcBorders>
              <w:top w:val="nil"/>
              <w:left w:val="nil"/>
              <w:bottom w:val="single" w:color="000000" w:sz="7" w:space="0"/>
              <w:right w:val="single" w:color="000000" w:sz="7" w:space="0"/>
            </w:tcBorders>
            <w:tcMar>
              <w:top w:w="100" w:type="dxa"/>
              <w:left w:w="100" w:type="dxa"/>
              <w:bottom w:w="100" w:type="dxa"/>
              <w:right w:w="100" w:type="dxa"/>
            </w:tcMar>
          </w:tcPr>
          <w:p w:rsidR="00A7143A" w:rsidRDefault="008C136C" w14:paraId="00000181" w14:textId="77777777">
            <w:r>
              <w:t xml:space="preserve">Generate Account Name, Email and </w:t>
            </w:r>
            <w:proofErr w:type="spellStart"/>
            <w:r>
              <w:t>EmailProxyAddress</w:t>
            </w:r>
            <w:proofErr w:type="spellEnd"/>
          </w:p>
        </w:tc>
      </w:tr>
      <w:tr w:rsidR="00A7143A" w14:paraId="2792BFCA" w14:textId="77777777">
        <w:trPr>
          <w:trHeight w:val="1065"/>
        </w:trPr>
        <w:tc>
          <w:tcPr>
            <w:tcW w:w="2325" w:type="dxa"/>
            <w:tcBorders>
              <w:top w:val="nil"/>
              <w:left w:val="single" w:color="000000" w:sz="7" w:space="0"/>
              <w:bottom w:val="single" w:color="000000" w:sz="7" w:space="0"/>
              <w:right w:val="single" w:color="000000" w:sz="7" w:space="0"/>
            </w:tcBorders>
            <w:tcMar>
              <w:top w:w="100" w:type="dxa"/>
              <w:left w:w="100" w:type="dxa"/>
              <w:bottom w:w="100" w:type="dxa"/>
              <w:right w:w="100" w:type="dxa"/>
            </w:tcMar>
          </w:tcPr>
          <w:p w:rsidR="00A7143A" w:rsidRDefault="008C136C" w14:paraId="00000182" w14:textId="77777777">
            <w:r>
              <w:t>UR: Rehire After 30 Days User Update Rule</w:t>
            </w:r>
          </w:p>
        </w:tc>
        <w:tc>
          <w:tcPr>
            <w:tcW w:w="1830" w:type="dxa"/>
            <w:tcBorders>
              <w:top w:val="nil"/>
              <w:left w:val="single" w:color="000000" w:sz="7" w:space="0"/>
              <w:bottom w:val="single" w:color="000000" w:sz="7" w:space="0"/>
              <w:right w:val="single" w:color="000000" w:sz="7" w:space="0"/>
            </w:tcBorders>
            <w:tcMar>
              <w:top w:w="100" w:type="dxa"/>
              <w:left w:w="100" w:type="dxa"/>
              <w:bottom w:w="100" w:type="dxa"/>
              <w:right w:w="100" w:type="dxa"/>
            </w:tcMar>
          </w:tcPr>
          <w:p w:rsidR="00A7143A" w:rsidRDefault="008C136C" w14:paraId="00000183" w14:textId="77777777">
            <w:r>
              <w:t>Rehire</w:t>
            </w:r>
          </w:p>
        </w:tc>
        <w:tc>
          <w:tcPr>
            <w:tcW w:w="2835" w:type="dxa"/>
            <w:tcBorders>
              <w:top w:val="nil"/>
              <w:left w:val="nil"/>
              <w:bottom w:val="single" w:color="000000" w:sz="7" w:space="0"/>
              <w:right w:val="single" w:color="000000" w:sz="7" w:space="0"/>
            </w:tcBorders>
            <w:tcMar>
              <w:top w:w="100" w:type="dxa"/>
              <w:left w:w="100" w:type="dxa"/>
              <w:bottom w:w="100" w:type="dxa"/>
              <w:right w:w="100" w:type="dxa"/>
            </w:tcMar>
          </w:tcPr>
          <w:p w:rsidR="00A7143A" w:rsidRDefault="008C136C" w14:paraId="00000184" w14:textId="77777777">
            <w:r>
              <w:t>If user rehire after 30 days</w:t>
            </w:r>
          </w:p>
        </w:tc>
        <w:tc>
          <w:tcPr>
            <w:tcW w:w="2370" w:type="dxa"/>
            <w:tcBorders>
              <w:top w:val="nil"/>
              <w:left w:val="nil"/>
              <w:bottom w:val="single" w:color="000000" w:sz="7" w:space="0"/>
              <w:right w:val="single" w:color="000000" w:sz="7" w:space="0"/>
            </w:tcBorders>
            <w:tcMar>
              <w:top w:w="100" w:type="dxa"/>
              <w:left w:w="100" w:type="dxa"/>
              <w:bottom w:w="100" w:type="dxa"/>
              <w:right w:w="100" w:type="dxa"/>
            </w:tcMar>
          </w:tcPr>
          <w:p w:rsidR="00A7143A" w:rsidRDefault="008C136C" w14:paraId="00000185" w14:textId="46EB82A0">
            <w:r>
              <w:t xml:space="preserve">Generate Account Name, Email and </w:t>
            </w:r>
            <w:proofErr w:type="spellStart"/>
            <w:r>
              <w:t>EmailProxyAddress</w:t>
            </w:r>
            <w:proofErr w:type="spellEnd"/>
          </w:p>
        </w:tc>
      </w:tr>
    </w:tbl>
    <w:p w:rsidR="00A7143A" w:rsidRDefault="00A7143A" w14:paraId="00000186" w14:textId="6AE6C22F">
      <w:pPr>
        <w:rPr>
          <w:color w:val="2F5496"/>
        </w:rPr>
      </w:pPr>
    </w:p>
    <w:p w:rsidR="00C75EA3" w:rsidRDefault="003A434A" w14:paraId="7B5DA29C" w14:textId="5826C9C2">
      <w:pPr>
        <w:rPr>
          <w:color w:val="2F5496"/>
        </w:rPr>
      </w:pPr>
      <w:r>
        <w:rPr>
          <w:noProof/>
        </w:rPr>
        <w:drawing>
          <wp:inline distT="0" distB="0" distL="0" distR="0" wp14:anchorId="6A9C906D" wp14:editId="0F6114B9">
            <wp:extent cx="5943600" cy="2715895"/>
            <wp:effectExtent l="0" t="0" r="0" b="8255"/>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715895"/>
                    </a:xfrm>
                    <a:prstGeom prst="rect">
                      <a:avLst/>
                    </a:prstGeom>
                    <a:noFill/>
                    <a:ln>
                      <a:noFill/>
                    </a:ln>
                  </pic:spPr>
                </pic:pic>
              </a:graphicData>
            </a:graphic>
          </wp:inline>
        </w:drawing>
      </w:r>
    </w:p>
    <w:p w:rsidR="00A7143A" w:rsidRDefault="00A7143A" w14:paraId="00000187" w14:textId="77777777">
      <w:pPr>
        <w:rPr>
          <w:color w:val="2F5496"/>
        </w:rPr>
      </w:pPr>
    </w:p>
    <w:p w:rsidR="00A7143A" w:rsidRDefault="008C136C" w14:paraId="00000188" w14:textId="77777777">
      <w:pPr>
        <w:pStyle w:val="Heading4"/>
      </w:pPr>
      <w:bookmarkStart w:name="_Toc167026878" w:id="21"/>
      <w:r>
        <w:t>Jobs</w:t>
      </w:r>
      <w:bookmarkEnd w:id="21"/>
    </w:p>
    <w:tbl>
      <w:tblPr>
        <w:tblW w:w="935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100" w:type="dxa"/>
          <w:left w:w="100" w:type="dxa"/>
          <w:bottom w:w="100" w:type="dxa"/>
          <w:right w:w="100" w:type="dxa"/>
        </w:tblCellMar>
        <w:tblLook w:val="0400" w:firstRow="0" w:lastRow="0" w:firstColumn="0" w:lastColumn="0" w:noHBand="0" w:noVBand="1"/>
      </w:tblPr>
      <w:tblGrid>
        <w:gridCol w:w="4675"/>
        <w:gridCol w:w="4675"/>
      </w:tblGrid>
      <w:tr w:rsidR="00A7143A" w14:paraId="43D47389" w14:textId="77777777">
        <w:tc>
          <w:tcPr>
            <w:tcW w:w="4675" w:type="dxa"/>
            <w:shd w:val="clear" w:color="auto" w:fill="4472C4"/>
          </w:tcPr>
          <w:p w:rsidR="00A7143A" w:rsidRDefault="008C136C" w14:paraId="00000189" w14:textId="77777777">
            <w:pPr>
              <w:rPr>
                <w:b/>
                <w:color w:val="FFFFFF"/>
              </w:rPr>
            </w:pPr>
            <w:r>
              <w:rPr>
                <w:b/>
                <w:color w:val="FFFFFF"/>
              </w:rPr>
              <w:t>Job Type</w:t>
            </w:r>
          </w:p>
        </w:tc>
        <w:tc>
          <w:tcPr>
            <w:tcW w:w="4675" w:type="dxa"/>
            <w:shd w:val="clear" w:color="auto" w:fill="4472C4"/>
          </w:tcPr>
          <w:p w:rsidR="00A7143A" w:rsidRDefault="00AA64A4" w14:paraId="0000018A" w14:textId="5F303B35">
            <w:pPr>
              <w:rPr>
                <w:b/>
                <w:color w:val="FFFFFF"/>
              </w:rPr>
            </w:pPr>
            <w:r>
              <w:rPr>
                <w:b/>
                <w:color w:val="FFFFFF"/>
              </w:rPr>
              <w:t>Schedule</w:t>
            </w:r>
          </w:p>
        </w:tc>
      </w:tr>
      <w:tr w:rsidR="00A7143A" w14:paraId="48612FBA" w14:textId="77777777">
        <w:tc>
          <w:tcPr>
            <w:tcW w:w="4675" w:type="dxa"/>
          </w:tcPr>
          <w:p w:rsidR="00A7143A" w:rsidRDefault="008C136C" w14:paraId="0000018B" w14:textId="77777777">
            <w:pPr>
              <w:rPr>
                <w:color w:val="2F5496"/>
              </w:rPr>
            </w:pPr>
            <w:r>
              <w:rPr>
                <w:color w:val="2F5496"/>
              </w:rPr>
              <w:t>Workday User import job</w:t>
            </w:r>
          </w:p>
        </w:tc>
        <w:tc>
          <w:tcPr>
            <w:tcW w:w="4675" w:type="dxa"/>
          </w:tcPr>
          <w:p w:rsidR="00A7143A" w:rsidRDefault="00AA64A4" w14:paraId="0000018C" w14:textId="39FC3E1A">
            <w:pPr>
              <w:rPr>
                <w:color w:val="2F5496"/>
              </w:rPr>
            </w:pPr>
            <w:r>
              <w:rPr>
                <w:color w:val="2F5496"/>
              </w:rPr>
              <w:t>Daily once in night</w:t>
            </w:r>
          </w:p>
        </w:tc>
      </w:tr>
    </w:tbl>
    <w:p w:rsidR="00A7143A" w:rsidRDefault="00A7143A" w14:paraId="0000018D" w14:textId="77777777">
      <w:pPr>
        <w:rPr>
          <w:color w:val="2F5496"/>
        </w:rPr>
      </w:pPr>
    </w:p>
    <w:p w:rsidR="00A7143A" w:rsidRDefault="00A7143A" w14:paraId="0000018E" w14:textId="77777777">
      <w:pPr>
        <w:rPr>
          <w:color w:val="2F5496"/>
        </w:rPr>
      </w:pPr>
    </w:p>
    <w:p w:rsidR="00A7143A" w:rsidRDefault="00A7143A" w14:paraId="0000018F" w14:textId="77777777">
      <w:pPr>
        <w:rPr>
          <w:color w:val="2F5496"/>
        </w:rPr>
      </w:pPr>
    </w:p>
    <w:p w:rsidR="00A7143A" w:rsidRDefault="00A7143A" w14:paraId="00000190" w14:textId="77777777">
      <w:pPr>
        <w:rPr>
          <w:color w:val="2F5496"/>
        </w:rPr>
      </w:pPr>
    </w:p>
    <w:p w:rsidR="00A7143A" w:rsidRDefault="00A7143A" w14:paraId="00000191" w14:textId="77777777">
      <w:pPr>
        <w:rPr>
          <w:color w:val="2F5496"/>
        </w:rPr>
      </w:pPr>
    </w:p>
    <w:p w:rsidR="00A7143A" w:rsidRDefault="00A7143A" w14:paraId="00000192" w14:textId="77777777">
      <w:pPr>
        <w:rPr>
          <w:color w:val="2F5496"/>
        </w:rPr>
      </w:pPr>
    </w:p>
    <w:p w:rsidR="00A7143A" w:rsidRDefault="00A7143A" w14:paraId="00000193" w14:textId="77777777">
      <w:pPr>
        <w:rPr>
          <w:color w:val="2F5496"/>
        </w:rPr>
      </w:pPr>
    </w:p>
    <w:p w:rsidR="00A7143A" w:rsidRDefault="00A7143A" w14:paraId="00000194" w14:textId="77777777">
      <w:pPr>
        <w:rPr>
          <w:color w:val="2F5496"/>
        </w:rPr>
      </w:pPr>
    </w:p>
    <w:p w:rsidR="00A7143A" w:rsidRDefault="00A7143A" w14:paraId="00000195" w14:textId="77777777">
      <w:pPr>
        <w:rPr>
          <w:color w:val="2F5496"/>
        </w:rPr>
      </w:pPr>
    </w:p>
    <w:p w:rsidR="00A7143A" w:rsidRDefault="00A7143A" w14:paraId="00000196" w14:textId="77777777">
      <w:pPr>
        <w:rPr>
          <w:color w:val="2F5496"/>
        </w:rPr>
      </w:pPr>
    </w:p>
    <w:p w:rsidR="00A7143A" w:rsidRDefault="00A7143A" w14:paraId="00000197" w14:textId="77777777">
      <w:pPr>
        <w:rPr>
          <w:color w:val="2F5496"/>
        </w:rPr>
      </w:pPr>
    </w:p>
    <w:p w:rsidR="00A7143A" w:rsidRDefault="00A7143A" w14:paraId="00000198" w14:textId="77777777">
      <w:pPr>
        <w:rPr>
          <w:color w:val="2F5496"/>
        </w:rPr>
      </w:pPr>
    </w:p>
    <w:p w:rsidR="00A7143A" w:rsidRDefault="00A7143A" w14:paraId="00000199" w14:textId="77777777">
      <w:pPr>
        <w:rPr>
          <w:b/>
          <w:i/>
        </w:rPr>
      </w:pPr>
    </w:p>
    <w:p w:rsidR="00A7143A" w:rsidRDefault="000A197B" w14:paraId="0000019A" w14:textId="6404098B">
      <w:pPr>
        <w:pStyle w:val="Heading3"/>
        <w:numPr>
          <w:ilvl w:val="2"/>
          <w:numId w:val="12"/>
        </w:numPr>
      </w:pPr>
      <w:bookmarkStart w:name="_Toc167026879" w:id="22"/>
      <w:r>
        <w:t>SecZetta</w:t>
      </w:r>
      <w:r w:rsidR="008C136C">
        <w:t xml:space="preserve"> As An Authoritative Source</w:t>
      </w:r>
      <w:bookmarkEnd w:id="22"/>
    </w:p>
    <w:bookmarkStart w:name="_heading=h.3as4poj" w:colFirst="0" w:colLast="0" w:id="23"/>
    <w:bookmarkEnd w:id="23"/>
    <w:p w:rsidR="00A7143A" w:rsidRDefault="00A74EDB" w14:paraId="0000019B" w14:textId="77777777">
      <w:pPr>
        <w:ind w:firstLine="1276"/>
      </w:pPr>
      <w:r>
        <w:object w:dxaOrig="5470" w:dyaOrig="8350" w14:anchorId="4D1BF18A">
          <v:shape id="_x0000_i1026" style="width:273.75pt;height:418.5pt" o:ole="" type="#_x0000_t75">
            <v:imagedata o:title="" r:id="rId18"/>
          </v:shape>
          <o:OLEObject Type="Embed" ProgID="Visio.Drawing.15" ShapeID="_x0000_i1026" DrawAspect="Content" ObjectID="_1782717044" r:id="rId19"/>
        </w:object>
      </w:r>
    </w:p>
    <w:p w:rsidR="00A7143A" w:rsidRDefault="00A7143A" w14:paraId="0000019C" w14:textId="77777777"/>
    <w:p w:rsidR="00A7143A" w:rsidRDefault="008C136C" w14:paraId="0000019D" w14:textId="77777777">
      <w:pPr>
        <w:pStyle w:val="Heading4"/>
      </w:pPr>
      <w:bookmarkStart w:name="_Toc167026880" w:id="24"/>
      <w:r>
        <w:t>Assumptions</w:t>
      </w:r>
      <w:bookmarkEnd w:id="24"/>
      <w:r>
        <w:t xml:space="preserve"> </w:t>
      </w:r>
    </w:p>
    <w:p w:rsidR="00A7143A" w:rsidRDefault="008C136C" w14:paraId="0000019E" w14:textId="473B1730">
      <w:pPr>
        <w:numPr>
          <w:ilvl w:val="0"/>
          <w:numId w:val="25"/>
        </w:numPr>
        <w:pBdr>
          <w:top w:val="nil"/>
          <w:left w:val="nil"/>
          <w:bottom w:val="nil"/>
          <w:right w:val="nil"/>
          <w:between w:val="nil"/>
        </w:pBdr>
        <w:spacing w:after="0"/>
        <w:ind w:left="709" w:hanging="283"/>
        <w:rPr>
          <w:b/>
          <w:color w:val="000000"/>
        </w:rPr>
      </w:pPr>
      <w:r>
        <w:rPr>
          <w:b/>
          <w:color w:val="000000"/>
        </w:rPr>
        <w:t xml:space="preserve">For any user which is present in Workday as well </w:t>
      </w:r>
      <w:proofErr w:type="spellStart"/>
      <w:r w:rsidR="000A197B">
        <w:rPr>
          <w:b/>
          <w:color w:val="000000"/>
        </w:rPr>
        <w:t>SecZetta</w:t>
      </w:r>
      <w:proofErr w:type="spellEnd"/>
      <w:r>
        <w:rPr>
          <w:b/>
          <w:color w:val="000000"/>
        </w:rPr>
        <w:t xml:space="preserve">, Saviynt expects the user to be reconciled only </w:t>
      </w:r>
      <w:r>
        <w:rPr>
          <w:b/>
        </w:rPr>
        <w:t>from a single</w:t>
      </w:r>
      <w:r>
        <w:rPr>
          <w:b/>
          <w:color w:val="000000"/>
        </w:rPr>
        <w:t xml:space="preserve"> source and not both. </w:t>
      </w:r>
    </w:p>
    <w:p w:rsidR="00A7143A" w:rsidRDefault="000A197B" w14:paraId="0000019F" w14:textId="62C33519">
      <w:pPr>
        <w:numPr>
          <w:ilvl w:val="0"/>
          <w:numId w:val="25"/>
        </w:numPr>
        <w:pBdr>
          <w:top w:val="nil"/>
          <w:left w:val="nil"/>
          <w:bottom w:val="nil"/>
          <w:right w:val="nil"/>
          <w:between w:val="nil"/>
        </w:pBdr>
        <w:spacing w:before="0" w:after="0"/>
        <w:ind w:left="709" w:hanging="283"/>
        <w:rPr>
          <w:color w:val="000000"/>
        </w:rPr>
      </w:pPr>
      <w:proofErr w:type="spellStart"/>
      <w:r>
        <w:rPr>
          <w:color w:val="000000"/>
        </w:rPr>
        <w:t>SecZetta</w:t>
      </w:r>
      <w:proofErr w:type="spellEnd"/>
      <w:r w:rsidR="008C136C">
        <w:rPr>
          <w:color w:val="000000"/>
        </w:rPr>
        <w:t xml:space="preserve"> users will be reconciled on their start date itself. There will not be future dated processing.</w:t>
      </w:r>
    </w:p>
    <w:p w:rsidR="00A7143A" w:rsidRDefault="000A197B" w14:paraId="000001A0" w14:textId="2509162C">
      <w:pPr>
        <w:numPr>
          <w:ilvl w:val="0"/>
          <w:numId w:val="25"/>
        </w:numPr>
        <w:pBdr>
          <w:top w:val="nil"/>
          <w:left w:val="nil"/>
          <w:bottom w:val="nil"/>
          <w:right w:val="nil"/>
          <w:between w:val="nil"/>
        </w:pBdr>
        <w:spacing w:before="0" w:after="0"/>
        <w:ind w:left="709" w:hanging="283"/>
        <w:rPr>
          <w:color w:val="000000"/>
        </w:rPr>
      </w:pPr>
      <w:proofErr w:type="spellStart"/>
      <w:r>
        <w:rPr>
          <w:color w:val="000000"/>
        </w:rPr>
        <w:t>SecZetta</w:t>
      </w:r>
      <w:proofErr w:type="spellEnd"/>
      <w:r w:rsidR="008C136C">
        <w:rPr>
          <w:color w:val="000000"/>
        </w:rPr>
        <w:t xml:space="preserve"> will send the end date and manager as mandatory attributes in the feed.</w:t>
      </w:r>
    </w:p>
    <w:p w:rsidR="00A7143A" w:rsidRDefault="008C136C" w14:paraId="000001A1" w14:textId="4A0E235C">
      <w:pPr>
        <w:numPr>
          <w:ilvl w:val="0"/>
          <w:numId w:val="25"/>
        </w:numPr>
        <w:pBdr>
          <w:top w:val="nil"/>
          <w:left w:val="nil"/>
          <w:bottom w:val="nil"/>
          <w:right w:val="nil"/>
          <w:between w:val="nil"/>
        </w:pBdr>
        <w:spacing w:before="0" w:after="0"/>
        <w:ind w:left="709" w:hanging="283"/>
        <w:rPr>
          <w:color w:val="000000"/>
        </w:rPr>
      </w:pPr>
      <w:r>
        <w:rPr>
          <w:color w:val="000000"/>
        </w:rPr>
        <w:t xml:space="preserve">User’s manager’s manager will not be managed by Saviynt – rather </w:t>
      </w:r>
      <w:proofErr w:type="spellStart"/>
      <w:r w:rsidR="000A197B">
        <w:rPr>
          <w:color w:val="000000"/>
        </w:rPr>
        <w:t>SecZetta</w:t>
      </w:r>
      <w:proofErr w:type="spellEnd"/>
      <w:r>
        <w:rPr>
          <w:color w:val="000000"/>
        </w:rPr>
        <w:t xml:space="preserve"> should send the correct manager mapping for the user.</w:t>
      </w:r>
    </w:p>
    <w:p w:rsidR="00A7143A" w:rsidRDefault="008C136C" w14:paraId="000001A2" w14:textId="65E39F6D">
      <w:pPr>
        <w:numPr>
          <w:ilvl w:val="0"/>
          <w:numId w:val="25"/>
        </w:numPr>
        <w:pBdr>
          <w:top w:val="nil"/>
          <w:left w:val="nil"/>
          <w:bottom w:val="nil"/>
          <w:right w:val="nil"/>
          <w:between w:val="nil"/>
        </w:pBdr>
        <w:spacing w:before="0" w:after="0"/>
        <w:ind w:left="709" w:hanging="283"/>
        <w:rPr>
          <w:color w:val="000000"/>
        </w:rPr>
      </w:pPr>
      <w:r>
        <w:rPr>
          <w:color w:val="000000"/>
        </w:rPr>
        <w:t xml:space="preserve">Saviynt will reserve one custom property attribute on the user profile to store the source of the user data like Workday, </w:t>
      </w:r>
      <w:proofErr w:type="spellStart"/>
      <w:r w:rsidR="000A197B">
        <w:rPr>
          <w:color w:val="000000"/>
        </w:rPr>
        <w:t>SecZetta</w:t>
      </w:r>
      <w:proofErr w:type="spellEnd"/>
      <w:r>
        <w:rPr>
          <w:color w:val="000000"/>
        </w:rPr>
        <w:t xml:space="preserve"> etc.</w:t>
      </w:r>
    </w:p>
    <w:p w:rsidR="00A7143A" w:rsidRDefault="000A197B" w14:paraId="000001A3" w14:textId="66CA4DF1">
      <w:pPr>
        <w:numPr>
          <w:ilvl w:val="0"/>
          <w:numId w:val="25"/>
        </w:numPr>
        <w:pBdr>
          <w:top w:val="nil"/>
          <w:left w:val="nil"/>
          <w:bottom w:val="nil"/>
          <w:right w:val="nil"/>
          <w:between w:val="nil"/>
        </w:pBdr>
        <w:spacing w:before="0" w:after="0"/>
        <w:ind w:left="709" w:hanging="283"/>
        <w:rPr>
          <w:color w:val="000000"/>
        </w:rPr>
      </w:pPr>
      <w:proofErr w:type="spellStart"/>
      <w:r>
        <w:rPr>
          <w:color w:val="000000"/>
        </w:rPr>
        <w:t>SecZetta</w:t>
      </w:r>
      <w:proofErr w:type="spellEnd"/>
      <w:r w:rsidR="008C136C">
        <w:rPr>
          <w:color w:val="000000"/>
        </w:rPr>
        <w:t xml:space="preserve"> will provide the relationships as comma separated values. </w:t>
      </w:r>
    </w:p>
    <w:p w:rsidR="00A7143A" w:rsidRDefault="008C136C" w14:paraId="000001A4" w14:textId="74415D48">
      <w:pPr>
        <w:numPr>
          <w:ilvl w:val="0"/>
          <w:numId w:val="25"/>
        </w:numPr>
        <w:pBdr>
          <w:top w:val="nil"/>
          <w:left w:val="nil"/>
          <w:bottom w:val="nil"/>
          <w:right w:val="nil"/>
          <w:between w:val="nil"/>
        </w:pBdr>
        <w:spacing w:before="0" w:after="0"/>
        <w:ind w:left="709" w:hanging="283"/>
        <w:rPr>
          <w:color w:val="000000"/>
        </w:rPr>
      </w:pPr>
      <w:r>
        <w:rPr>
          <w:color w:val="000000"/>
        </w:rPr>
        <w:t xml:space="preserve">All </w:t>
      </w:r>
      <w:r w:rsidR="001B4F4A">
        <w:rPr>
          <w:color w:val="000000"/>
        </w:rPr>
        <w:t>existing Extended</w:t>
      </w:r>
      <w:r w:rsidR="000A197B">
        <w:rPr>
          <w:color w:val="000000"/>
        </w:rPr>
        <w:t xml:space="preserve"> Learner</w:t>
      </w:r>
      <w:r>
        <w:rPr>
          <w:color w:val="000000"/>
        </w:rPr>
        <w:t xml:space="preserve">s will </w:t>
      </w:r>
      <w:r>
        <w:t>have a unique</w:t>
      </w:r>
      <w:r>
        <w:rPr>
          <w:color w:val="000000"/>
        </w:rPr>
        <w:t xml:space="preserve"> identifier populated when reconciled </w:t>
      </w:r>
      <w:r>
        <w:t>from an authoritative</w:t>
      </w:r>
      <w:r>
        <w:rPr>
          <w:color w:val="000000"/>
        </w:rPr>
        <w:t xml:space="preserve"> source.</w:t>
      </w:r>
    </w:p>
    <w:p w:rsidR="00A7143A" w:rsidRDefault="00A7143A" w14:paraId="000001A5" w14:textId="77777777">
      <w:pPr>
        <w:spacing w:before="0"/>
        <w:rPr>
          <w:color w:val="1F3863"/>
        </w:rPr>
      </w:pPr>
    </w:p>
    <w:p w:rsidR="00A7143A" w:rsidRDefault="008C136C" w14:paraId="000001A6" w14:textId="413FAA7E">
      <w:pPr>
        <w:spacing w:before="0"/>
        <w:rPr>
          <w:color w:val="1F3863"/>
        </w:rPr>
      </w:pPr>
      <w:r>
        <w:rPr>
          <w:color w:val="1F3863"/>
        </w:rPr>
        <w:t xml:space="preserve">Unique Identifier for user Correlation from </w:t>
      </w:r>
      <w:proofErr w:type="spellStart"/>
      <w:r w:rsidR="000A197B">
        <w:rPr>
          <w:color w:val="1F3863"/>
        </w:rPr>
        <w:t>SecZetta</w:t>
      </w:r>
      <w:proofErr w:type="spellEnd"/>
    </w:p>
    <w:tbl>
      <w:tblPr>
        <w:tblW w:w="8630" w:type="dxa"/>
        <w:tblInd w:w="72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100" w:type="dxa"/>
          <w:left w:w="100" w:type="dxa"/>
          <w:bottom w:w="100" w:type="dxa"/>
          <w:right w:w="100" w:type="dxa"/>
        </w:tblCellMar>
        <w:tblLook w:val="0400" w:firstRow="0" w:lastRow="0" w:firstColumn="0" w:lastColumn="0" w:noHBand="0" w:noVBand="1"/>
      </w:tblPr>
      <w:tblGrid>
        <w:gridCol w:w="4342"/>
        <w:gridCol w:w="4288"/>
      </w:tblGrid>
      <w:tr w:rsidR="00A7143A" w14:paraId="6A41D1E5" w14:textId="77777777">
        <w:tc>
          <w:tcPr>
            <w:tcW w:w="4342" w:type="dxa"/>
            <w:shd w:val="clear" w:color="auto" w:fill="4472C4"/>
          </w:tcPr>
          <w:p w:rsidR="00A7143A" w:rsidRDefault="00B14DD5" w14:paraId="000001A7" w14:textId="5317D30F">
            <w:pPr>
              <w:pBdr>
                <w:top w:val="nil"/>
                <w:left w:val="nil"/>
                <w:bottom w:val="nil"/>
                <w:right w:val="nil"/>
                <w:between w:val="nil"/>
              </w:pBdr>
              <w:rPr>
                <w:b/>
                <w:color w:val="FFFFFF"/>
              </w:rPr>
            </w:pPr>
            <w:proofErr w:type="spellStart"/>
            <w:r>
              <w:rPr>
                <w:b/>
                <w:color w:val="FFFFFF"/>
              </w:rPr>
              <w:t>SecZetta</w:t>
            </w:r>
            <w:proofErr w:type="spellEnd"/>
          </w:p>
        </w:tc>
        <w:tc>
          <w:tcPr>
            <w:tcW w:w="4288" w:type="dxa"/>
            <w:shd w:val="clear" w:color="auto" w:fill="4472C4"/>
          </w:tcPr>
          <w:p w:rsidR="00A7143A" w:rsidRDefault="008C136C" w14:paraId="000001A8" w14:textId="77777777">
            <w:pPr>
              <w:pBdr>
                <w:top w:val="nil"/>
                <w:left w:val="nil"/>
                <w:bottom w:val="nil"/>
                <w:right w:val="nil"/>
                <w:between w:val="nil"/>
              </w:pBdr>
              <w:rPr>
                <w:b/>
                <w:color w:val="FFFFFF"/>
              </w:rPr>
            </w:pPr>
            <w:r>
              <w:rPr>
                <w:b/>
                <w:color w:val="FFFFFF"/>
              </w:rPr>
              <w:t>Saviynt</w:t>
            </w:r>
          </w:p>
        </w:tc>
      </w:tr>
      <w:tr w:rsidR="00A7143A" w14:paraId="7A1E3553" w14:textId="77777777">
        <w:tc>
          <w:tcPr>
            <w:tcW w:w="4342" w:type="dxa"/>
          </w:tcPr>
          <w:p w:rsidR="00A7143A" w:rsidRDefault="008C136C" w14:paraId="000001A9" w14:textId="77777777">
            <w:pPr>
              <w:pBdr>
                <w:top w:val="nil"/>
                <w:left w:val="nil"/>
                <w:bottom w:val="nil"/>
                <w:right w:val="nil"/>
                <w:between w:val="nil"/>
              </w:pBdr>
              <w:rPr>
                <w:color w:val="000000"/>
              </w:rPr>
            </w:pPr>
            <w:proofErr w:type="spellStart"/>
            <w:r>
              <w:rPr>
                <w:color w:val="000000"/>
              </w:rPr>
              <w:t>UniqueIdentifier</w:t>
            </w:r>
            <w:proofErr w:type="spellEnd"/>
          </w:p>
        </w:tc>
        <w:tc>
          <w:tcPr>
            <w:tcW w:w="4288" w:type="dxa"/>
          </w:tcPr>
          <w:p w:rsidR="00A7143A" w:rsidRDefault="008C136C" w14:paraId="000001AA" w14:textId="77777777">
            <w:pPr>
              <w:pBdr>
                <w:top w:val="nil"/>
                <w:left w:val="nil"/>
                <w:bottom w:val="nil"/>
                <w:right w:val="nil"/>
                <w:between w:val="nil"/>
              </w:pBdr>
              <w:rPr>
                <w:color w:val="000000"/>
              </w:rPr>
            </w:pPr>
            <w:r>
              <w:rPr>
                <w:color w:val="000000"/>
              </w:rPr>
              <w:t>Username</w:t>
            </w:r>
          </w:p>
        </w:tc>
      </w:tr>
    </w:tbl>
    <w:p w:rsidR="00A7143A" w:rsidRDefault="00A7143A" w14:paraId="000001AB" w14:textId="77777777">
      <w:pPr>
        <w:pBdr>
          <w:top w:val="nil"/>
          <w:left w:val="nil"/>
          <w:bottom w:val="nil"/>
          <w:right w:val="nil"/>
          <w:between w:val="nil"/>
        </w:pBdr>
        <w:spacing w:before="0"/>
        <w:ind w:left="1800"/>
        <w:rPr>
          <w:color w:val="000000"/>
        </w:rPr>
      </w:pPr>
    </w:p>
    <w:p w:rsidR="00643439" w:rsidP="00643439" w:rsidRDefault="000A197B" w14:paraId="62E8A794" w14:textId="4881C344">
      <w:pPr>
        <w:pStyle w:val="Heading4"/>
      </w:pPr>
      <w:bookmarkStart w:name="_Toc167026881" w:id="25"/>
      <w:r>
        <w:t>SecZetta</w:t>
      </w:r>
      <w:r w:rsidR="00643439">
        <w:t>– Reconciliation approach</w:t>
      </w:r>
      <w:bookmarkEnd w:id="25"/>
    </w:p>
    <w:p w:rsidR="00643439" w:rsidP="00643439" w:rsidRDefault="000A197B" w14:paraId="1271C27E" w14:textId="13EF9907">
      <w:pPr>
        <w:pStyle w:val="ListParagraph"/>
        <w:numPr>
          <w:ilvl w:val="0"/>
          <w:numId w:val="37"/>
        </w:numPr>
        <w:spacing w:before="240" w:after="240"/>
      </w:pPr>
      <w:proofErr w:type="spellStart"/>
      <w:r>
        <w:t>SecZetta</w:t>
      </w:r>
      <w:proofErr w:type="spellEnd"/>
      <w:r w:rsidR="00254959">
        <w:t xml:space="preserve"> API</w:t>
      </w:r>
      <w:r w:rsidR="00643439">
        <w:t xml:space="preserve"> – full user sync-up</w:t>
      </w:r>
    </w:p>
    <w:p w:rsidR="00254959" w:rsidP="00254959" w:rsidRDefault="000A197B" w14:paraId="2EC15A64" w14:textId="2C72490D">
      <w:pPr>
        <w:pStyle w:val="ListParagraph"/>
        <w:numPr>
          <w:ilvl w:val="1"/>
          <w:numId w:val="37"/>
        </w:numPr>
        <w:spacing w:before="240" w:after="240"/>
      </w:pPr>
      <w:proofErr w:type="spellStart"/>
      <w:r>
        <w:t>SecZetta</w:t>
      </w:r>
      <w:proofErr w:type="spellEnd"/>
      <w:r w:rsidR="00254959">
        <w:t xml:space="preserve"> API will be used for full External user sync up.</w:t>
      </w:r>
    </w:p>
    <w:p w:rsidR="00254959" w:rsidP="00254959" w:rsidRDefault="00254959" w14:paraId="6B2F3476" w14:textId="77777777">
      <w:pPr>
        <w:pStyle w:val="ListParagraph"/>
        <w:numPr>
          <w:ilvl w:val="1"/>
          <w:numId w:val="37"/>
        </w:numPr>
        <w:spacing w:before="240" w:after="240"/>
      </w:pPr>
      <w:r>
        <w:t>Daily nightly sync up will be scheduled.</w:t>
      </w:r>
    </w:p>
    <w:p w:rsidR="00254959" w:rsidP="00254959" w:rsidRDefault="00254959" w14:paraId="0CFC83A3" w14:textId="63FB8185">
      <w:pPr>
        <w:pStyle w:val="ListParagraph"/>
        <w:numPr>
          <w:ilvl w:val="1"/>
          <w:numId w:val="37"/>
        </w:numPr>
        <w:spacing w:before="240" w:after="240"/>
      </w:pPr>
      <w:r>
        <w:t xml:space="preserve">Unique Identifier is must for </w:t>
      </w:r>
      <w:r w:rsidR="001B4F4A">
        <w:t>Extended</w:t>
      </w:r>
      <w:r w:rsidR="000A197B">
        <w:t xml:space="preserve"> Learner</w:t>
      </w:r>
      <w:r w:rsidR="00DA51BD">
        <w:t>s.</w:t>
      </w:r>
    </w:p>
    <w:p w:rsidR="00254959" w:rsidP="00254959" w:rsidRDefault="00737FDC" w14:paraId="4E52C5ED" w14:textId="7AE41DC3">
      <w:pPr>
        <w:pStyle w:val="ListParagraph"/>
        <w:numPr>
          <w:ilvl w:val="1"/>
          <w:numId w:val="37"/>
        </w:numPr>
        <w:spacing w:before="240" w:after="240"/>
      </w:pPr>
      <w:r>
        <w:t xml:space="preserve">Employee and Contingent worker </w:t>
      </w:r>
      <w:r w:rsidR="00254959">
        <w:t xml:space="preserve">will not be part of this </w:t>
      </w:r>
      <w:r>
        <w:t>API call.</w:t>
      </w:r>
    </w:p>
    <w:p w:rsidR="00254959" w:rsidP="00FD7E6F" w:rsidRDefault="00254959" w14:paraId="10B9EF43" w14:textId="77777777">
      <w:pPr>
        <w:pStyle w:val="ListParagraph"/>
        <w:spacing w:before="240" w:after="240"/>
        <w:ind w:left="1440"/>
      </w:pPr>
    </w:p>
    <w:p w:rsidR="00643439" w:rsidP="00643439" w:rsidRDefault="00643439" w14:paraId="24D18AAB" w14:textId="77777777">
      <w:pPr>
        <w:pStyle w:val="ListParagraph"/>
        <w:numPr>
          <w:ilvl w:val="0"/>
          <w:numId w:val="37"/>
        </w:numPr>
        <w:spacing w:before="240" w:after="240"/>
      </w:pPr>
      <w:r>
        <w:t>Saviynt API</w:t>
      </w:r>
    </w:p>
    <w:p w:rsidR="00643439" w:rsidP="00643439" w:rsidRDefault="000A197B" w14:paraId="15C18A21" w14:textId="5982AB80">
      <w:pPr>
        <w:pStyle w:val="ListParagraph"/>
        <w:numPr>
          <w:ilvl w:val="1"/>
          <w:numId w:val="37"/>
        </w:numPr>
        <w:spacing w:before="240" w:after="240"/>
      </w:pPr>
      <w:proofErr w:type="spellStart"/>
      <w:r>
        <w:t>SecZetta</w:t>
      </w:r>
      <w:proofErr w:type="spellEnd"/>
      <w:r w:rsidR="00643439">
        <w:t xml:space="preserve"> will invoke Saviynt create/update user API for:</w:t>
      </w:r>
    </w:p>
    <w:p w:rsidR="00643439" w:rsidP="00643439" w:rsidRDefault="00643439" w14:paraId="3CDCDCD2" w14:textId="5322DF48">
      <w:pPr>
        <w:pStyle w:val="ListParagraph"/>
        <w:numPr>
          <w:ilvl w:val="2"/>
          <w:numId w:val="37"/>
        </w:numPr>
        <w:spacing w:before="240" w:after="240"/>
      </w:pPr>
      <w:r>
        <w:t>Create new user for immediate new hire</w:t>
      </w:r>
      <w:r w:rsidR="00005F3B">
        <w:t xml:space="preserve"> with relationship.</w:t>
      </w:r>
    </w:p>
    <w:p w:rsidR="00643439" w:rsidP="00643439" w:rsidRDefault="00EF7B49" w14:paraId="00102D0C" w14:textId="76CE3223">
      <w:pPr>
        <w:pStyle w:val="ListParagraph"/>
        <w:numPr>
          <w:ilvl w:val="2"/>
          <w:numId w:val="37"/>
        </w:numPr>
        <w:spacing w:before="240" w:after="240"/>
      </w:pPr>
      <w:r>
        <w:t>Update relationships. Possible format (&lt;TBD&gt;) Relationship</w:t>
      </w:r>
      <w:r w:rsidR="001B4F4A">
        <w:t xml:space="preserve">1: </w:t>
      </w:r>
      <w:proofErr w:type="spellStart"/>
      <w:r w:rsidR="001B4F4A">
        <w:t>Enddate</w:t>
      </w:r>
      <w:proofErr w:type="spellEnd"/>
      <w:r>
        <w:t>, Relationship</w:t>
      </w:r>
      <w:proofErr w:type="gramStart"/>
      <w:r>
        <w:t>2:Enddate</w:t>
      </w:r>
      <w:proofErr w:type="gramEnd"/>
    </w:p>
    <w:p w:rsidR="00186E56" w:rsidP="00643439" w:rsidRDefault="00186E56" w14:paraId="3218DF44" w14:textId="2D0B6383">
      <w:pPr>
        <w:pStyle w:val="ListParagraph"/>
        <w:numPr>
          <w:ilvl w:val="2"/>
          <w:numId w:val="37"/>
        </w:numPr>
        <w:spacing w:before="240" w:after="240"/>
      </w:pPr>
      <w:r w:rsidRPr="00FD7E6F">
        <w:t xml:space="preserve">when the relationship has ended - do not send the </w:t>
      </w:r>
      <w:r w:rsidRPr="00FD7E6F" w:rsidR="001B4F4A">
        <w:t xml:space="preserve">relationship: </w:t>
      </w:r>
      <w:proofErr w:type="spellStart"/>
      <w:r w:rsidRPr="00FD7E6F" w:rsidR="001B4F4A">
        <w:t>enddate</w:t>
      </w:r>
      <w:proofErr w:type="spellEnd"/>
      <w:r w:rsidRPr="00FD7E6F">
        <w:t>. Just send the updated attribute with the existing relationship</w:t>
      </w:r>
      <w:r>
        <w:t>s</w:t>
      </w:r>
      <w:r w:rsidRPr="00FD7E6F">
        <w:t xml:space="preserve"> and its end date.</w:t>
      </w:r>
    </w:p>
    <w:p w:rsidR="00643439" w:rsidP="00643439" w:rsidRDefault="00643439" w14:paraId="079CE726" w14:textId="77777777">
      <w:pPr>
        <w:pStyle w:val="ListParagraph"/>
        <w:numPr>
          <w:ilvl w:val="2"/>
          <w:numId w:val="37"/>
        </w:numPr>
        <w:spacing w:before="240" w:after="240"/>
      </w:pPr>
      <w:r>
        <w:t>Update key user attributes so downstream applications can be updated for same.</w:t>
      </w:r>
    </w:p>
    <w:tbl>
      <w:tblPr>
        <w:tblStyle w:val="TableGrid"/>
        <w:tblW w:w="0" w:type="auto"/>
        <w:tblInd w:w="2160" w:type="dxa"/>
        <w:tblLook w:val="04A0" w:firstRow="1" w:lastRow="0" w:firstColumn="1" w:lastColumn="0" w:noHBand="0" w:noVBand="1"/>
      </w:tblPr>
      <w:tblGrid>
        <w:gridCol w:w="7190"/>
      </w:tblGrid>
      <w:tr w:rsidR="00D127A8" w:rsidTr="00D127A8" w14:paraId="613CFE85" w14:textId="77777777">
        <w:tc>
          <w:tcPr>
            <w:tcW w:w="9350" w:type="dxa"/>
          </w:tcPr>
          <w:p w:rsidR="00D127A8" w:rsidP="00643439" w:rsidRDefault="00D127A8" w14:paraId="1D944A3F" w14:textId="77777777">
            <w:pPr>
              <w:pStyle w:val="ListParagraph"/>
              <w:numPr>
                <w:ilvl w:val="2"/>
                <w:numId w:val="37"/>
              </w:numPr>
              <w:spacing w:before="240" w:after="240"/>
              <w:ind w:left="0" w:firstLine="0"/>
            </w:pPr>
            <w:r>
              <w:t>FirstName</w:t>
            </w:r>
          </w:p>
          <w:p w:rsidR="00D127A8" w:rsidP="00643439" w:rsidRDefault="00D127A8" w14:paraId="701C41F8" w14:textId="77777777">
            <w:pPr>
              <w:pStyle w:val="ListParagraph"/>
              <w:numPr>
                <w:ilvl w:val="2"/>
                <w:numId w:val="37"/>
              </w:numPr>
              <w:spacing w:before="240" w:after="240"/>
              <w:ind w:left="0" w:firstLine="0"/>
            </w:pPr>
            <w:r>
              <w:t>LastName</w:t>
            </w:r>
          </w:p>
          <w:p w:rsidR="00D127A8" w:rsidP="00643439" w:rsidRDefault="00D127A8" w14:paraId="18099A95" w14:textId="77777777">
            <w:pPr>
              <w:pStyle w:val="ListParagraph"/>
              <w:numPr>
                <w:ilvl w:val="2"/>
                <w:numId w:val="37"/>
              </w:numPr>
              <w:spacing w:before="240" w:after="240"/>
              <w:ind w:left="0" w:firstLine="0"/>
            </w:pPr>
            <w:r>
              <w:t>Sponsor</w:t>
            </w:r>
          </w:p>
          <w:p w:rsidR="002D51B2" w:rsidP="002D51B2" w:rsidRDefault="002D51B2" w14:paraId="0F80F4D3" w14:textId="1521D460">
            <w:pPr>
              <w:pStyle w:val="ListParagraph"/>
              <w:numPr>
                <w:ilvl w:val="2"/>
                <w:numId w:val="37"/>
              </w:numPr>
              <w:spacing w:before="240" w:after="240"/>
              <w:ind w:left="0" w:firstLine="0"/>
            </w:pPr>
            <w:r>
              <w:t>Relationship and its end date</w:t>
            </w:r>
          </w:p>
        </w:tc>
      </w:tr>
    </w:tbl>
    <w:p w:rsidR="00D127A8" w:rsidP="00643439" w:rsidRDefault="00D127A8" w14:paraId="10088D38" w14:textId="77777777">
      <w:pPr>
        <w:pStyle w:val="ListParagraph"/>
        <w:numPr>
          <w:ilvl w:val="2"/>
          <w:numId w:val="37"/>
        </w:numPr>
        <w:spacing w:before="240" w:after="240"/>
      </w:pPr>
    </w:p>
    <w:p w:rsidRPr="00991E4F" w:rsidR="00643439" w:rsidP="00643439" w:rsidRDefault="00643439" w14:paraId="295C62B7" w14:textId="77777777">
      <w:pPr>
        <w:spacing w:before="240" w:after="240"/>
        <w:rPr>
          <w:b/>
          <w:bCs/>
        </w:rPr>
      </w:pPr>
      <w:r>
        <w:rPr>
          <w:b/>
          <w:bCs/>
        </w:rPr>
        <w:t>Note: Saviynt API will be invoked only for important events where quick processing is required from business perspective.</w:t>
      </w:r>
    </w:p>
    <w:p w:rsidR="00643439" w:rsidP="00643439" w:rsidRDefault="00643439" w14:paraId="5843D9AB" w14:textId="5091B4E5">
      <w:pPr>
        <w:spacing w:before="240" w:after="240"/>
        <w:rPr>
          <w:rStyle w:val="ui-provider"/>
        </w:rPr>
      </w:pPr>
      <w:r>
        <w:rPr>
          <w:rStyle w:val="ui-provider"/>
          <w:b/>
          <w:bCs/>
        </w:rPr>
        <w:t xml:space="preserve">API details:  </w:t>
      </w:r>
      <w:hyperlink w:history="1" w:anchor="ee3a3f84-7371-4489-9163-34905bcd4692" r:id="rId20">
        <w:r w:rsidRPr="000E57D4" w:rsidR="00150CC3">
          <w:rPr>
            <w:rStyle w:val="Hyperlink"/>
          </w:rPr>
          <w:t>https://documenter.getpostman.com/view/1797923/2s83mbojGM#ee3a3f84-7371-4489-9163-34905bcd4692</w:t>
        </w:r>
      </w:hyperlink>
    </w:p>
    <w:p w:rsidR="00150CC3" w:rsidP="00643439" w:rsidRDefault="00150CC3" w14:paraId="576889B2" w14:textId="0B5F6ACF">
      <w:pPr>
        <w:spacing w:before="240" w:after="240"/>
      </w:pPr>
      <w:r>
        <w:rPr>
          <w:rStyle w:val="ui-provider"/>
        </w:rPr>
        <w:t>Note: For Credential physician</w:t>
      </w:r>
      <w:r w:rsidR="008D6850">
        <w:rPr>
          <w:rStyle w:val="ui-provider"/>
        </w:rPr>
        <w:t xml:space="preserve">, </w:t>
      </w:r>
      <w:proofErr w:type="spellStart"/>
      <w:r w:rsidR="000A197B">
        <w:rPr>
          <w:rStyle w:val="ui-provider"/>
        </w:rPr>
        <w:t>SecZetta</w:t>
      </w:r>
      <w:proofErr w:type="spellEnd"/>
      <w:r w:rsidR="008D6850">
        <w:rPr>
          <w:rStyle w:val="ui-provider"/>
        </w:rPr>
        <w:t xml:space="preserve"> will add 30 days in termination date.</w:t>
      </w:r>
    </w:p>
    <w:p w:rsidR="00A7143A" w:rsidRDefault="00A7143A" w14:paraId="000001AC" w14:textId="77777777">
      <w:pPr>
        <w:pBdr>
          <w:top w:val="nil"/>
          <w:left w:val="nil"/>
          <w:bottom w:val="nil"/>
          <w:right w:val="nil"/>
          <w:between w:val="nil"/>
        </w:pBdr>
        <w:spacing w:before="0" w:after="0"/>
        <w:ind w:left="709"/>
        <w:rPr>
          <w:color w:val="000000"/>
        </w:rPr>
      </w:pPr>
    </w:p>
    <w:p w:rsidR="00A7143A" w:rsidRDefault="008C136C" w14:paraId="000001AD" w14:textId="77777777">
      <w:pPr>
        <w:pStyle w:val="Heading4"/>
      </w:pPr>
      <w:bookmarkStart w:name="_Toc167026882" w:id="26"/>
      <w:r>
        <w:t>Design Aspects</w:t>
      </w:r>
      <w:bookmarkEnd w:id="26"/>
    </w:p>
    <w:p w:rsidR="00A7143A" w:rsidRDefault="008C136C" w14:paraId="000001AE" w14:textId="3DA426DD">
      <w:pPr>
        <w:numPr>
          <w:ilvl w:val="0"/>
          <w:numId w:val="27"/>
        </w:numPr>
        <w:pBdr>
          <w:top w:val="nil"/>
          <w:left w:val="nil"/>
          <w:bottom w:val="nil"/>
          <w:right w:val="nil"/>
          <w:between w:val="nil"/>
        </w:pBdr>
        <w:spacing w:before="0" w:after="0"/>
        <w:rPr>
          <w:color w:val="000000"/>
        </w:rPr>
      </w:pPr>
      <w:r>
        <w:rPr>
          <w:color w:val="000000"/>
        </w:rPr>
        <w:t xml:space="preserve">Saviynt will receive new </w:t>
      </w:r>
      <w:r w:rsidR="001B4F4A">
        <w:rPr>
          <w:color w:val="000000"/>
        </w:rPr>
        <w:t>Extended</w:t>
      </w:r>
      <w:r w:rsidR="000A197B">
        <w:rPr>
          <w:color w:val="000000"/>
        </w:rPr>
        <w:t xml:space="preserve"> Learner</w:t>
      </w:r>
      <w:r>
        <w:rPr>
          <w:color w:val="000000"/>
        </w:rPr>
        <w:t xml:space="preserve">s’ data from </w:t>
      </w:r>
      <w:proofErr w:type="spellStart"/>
      <w:r w:rsidR="000A197B">
        <w:rPr>
          <w:color w:val="000000"/>
        </w:rPr>
        <w:t>SecZetta</w:t>
      </w:r>
      <w:proofErr w:type="spellEnd"/>
      <w:r>
        <w:rPr>
          <w:color w:val="000000"/>
        </w:rPr>
        <w:t xml:space="preserve"> for the users on their start </w:t>
      </w:r>
      <w:r>
        <w:rPr>
          <w:b/>
          <w:color w:val="000000"/>
        </w:rPr>
        <w:t>date via the REST Connector implementation</w:t>
      </w:r>
      <w:r>
        <w:rPr>
          <w:color w:val="000000"/>
        </w:rPr>
        <w:t xml:space="preserve">. Same connection will be used to aggregate the updates for the existing </w:t>
      </w:r>
      <w:r w:rsidR="001B4F4A">
        <w:rPr>
          <w:color w:val="000000"/>
        </w:rPr>
        <w:t>Extended</w:t>
      </w:r>
      <w:r w:rsidR="000A197B">
        <w:rPr>
          <w:color w:val="000000"/>
        </w:rPr>
        <w:t xml:space="preserve"> Learner</w:t>
      </w:r>
      <w:r>
        <w:rPr>
          <w:color w:val="000000"/>
        </w:rPr>
        <w:t xml:space="preserve"> users too. </w:t>
      </w:r>
    </w:p>
    <w:p w:rsidR="00A7143A" w:rsidRDefault="008C136C" w14:paraId="000001AF" w14:textId="77777777">
      <w:pPr>
        <w:numPr>
          <w:ilvl w:val="0"/>
          <w:numId w:val="27"/>
        </w:numPr>
        <w:pBdr>
          <w:top w:val="nil"/>
          <w:left w:val="nil"/>
          <w:bottom w:val="nil"/>
          <w:right w:val="nil"/>
          <w:between w:val="nil"/>
        </w:pBdr>
        <w:spacing w:before="0" w:after="0"/>
      </w:pPr>
      <w:bookmarkStart w:name="_heading=h.2pbfrvt1q2qn" w:colFirst="0" w:colLast="0" w:id="27"/>
      <w:bookmarkEnd w:id="27"/>
      <w:r>
        <w:rPr>
          <w:color w:val="000000"/>
        </w:rPr>
        <w:t xml:space="preserve">Saviynt will generate the unique system login and use Customproperty1 to store the same.  </w:t>
      </w:r>
    </w:p>
    <w:p w:rsidR="00A7143A" w:rsidRDefault="00A7143A" w14:paraId="000001B0" w14:textId="77777777">
      <w:pPr>
        <w:pBdr>
          <w:top w:val="nil"/>
          <w:left w:val="nil"/>
          <w:bottom w:val="nil"/>
          <w:right w:val="nil"/>
          <w:between w:val="nil"/>
        </w:pBdr>
        <w:spacing w:before="0" w:after="0"/>
        <w:ind w:left="720"/>
        <w:rPr>
          <w:color w:val="000000"/>
        </w:rPr>
      </w:pPr>
    </w:p>
    <w:p w:rsidRPr="006926A1" w:rsidR="00A7143A" w:rsidRDefault="008C136C" w14:paraId="000001B1" w14:textId="59FA638F">
      <w:pPr>
        <w:numPr>
          <w:ilvl w:val="0"/>
          <w:numId w:val="27"/>
        </w:numPr>
        <w:pBdr>
          <w:top w:val="nil"/>
          <w:left w:val="nil"/>
          <w:bottom w:val="nil"/>
          <w:right w:val="nil"/>
          <w:between w:val="nil"/>
        </w:pBdr>
        <w:spacing w:before="0"/>
      </w:pPr>
      <w:r>
        <w:rPr>
          <w:color w:val="000000"/>
        </w:rPr>
        <w:t xml:space="preserve">Attribute </w:t>
      </w:r>
      <w:r w:rsidR="001B4F4A">
        <w:rPr>
          <w:color w:val="000000"/>
        </w:rPr>
        <w:t>mapping.</w:t>
      </w:r>
      <w:r>
        <w:rPr>
          <w:color w:val="000000"/>
        </w:rPr>
        <w:t xml:space="preserve"> </w:t>
      </w:r>
    </w:p>
    <w:p w:rsidR="000C2514" w:rsidP="00FD7E6F" w:rsidRDefault="000C2514" w14:paraId="02D2FC57" w14:textId="77777777">
      <w:pPr>
        <w:pStyle w:val="ListParagraph"/>
      </w:pPr>
    </w:p>
    <w:p w:rsidR="000C2514" w:rsidRDefault="000C2514" w14:paraId="59934BE2" w14:textId="343A5B25">
      <w:pPr>
        <w:numPr>
          <w:ilvl w:val="0"/>
          <w:numId w:val="27"/>
        </w:numPr>
        <w:pBdr>
          <w:top w:val="nil"/>
          <w:left w:val="nil"/>
          <w:bottom w:val="nil"/>
          <w:right w:val="nil"/>
          <w:between w:val="nil"/>
        </w:pBdr>
        <w:spacing w:before="0"/>
      </w:pPr>
      <w:r>
        <w:t>Refer Appendix</w:t>
      </w:r>
    </w:p>
    <w:p w:rsidR="00A7143A" w:rsidRDefault="00A7143A" w14:paraId="000001D2" w14:textId="77777777">
      <w:pPr>
        <w:rPr>
          <w:smallCaps/>
          <w:color w:val="2F5496"/>
        </w:rPr>
      </w:pPr>
    </w:p>
    <w:p w:rsidR="00A7143A" w:rsidRDefault="00A7143A" w14:paraId="000001D3" w14:textId="77777777">
      <w:pPr>
        <w:rPr>
          <w:smallCaps/>
          <w:color w:val="2F5496"/>
        </w:rPr>
      </w:pPr>
    </w:p>
    <w:p w:rsidR="00A7143A" w:rsidRDefault="00A7143A" w14:paraId="000001D4" w14:textId="77777777">
      <w:pPr>
        <w:rPr>
          <w:smallCaps/>
          <w:color w:val="2F5496"/>
        </w:rPr>
      </w:pPr>
    </w:p>
    <w:p w:rsidR="00A7143A" w:rsidRDefault="008C136C" w14:paraId="000001D5" w14:textId="77777777">
      <w:pPr>
        <w:pStyle w:val="Heading4"/>
      </w:pPr>
      <w:bookmarkStart w:name="_Toc167026883" w:id="28"/>
      <w:r>
        <w:t>Data preprocessor</w:t>
      </w:r>
      <w:bookmarkEnd w:id="28"/>
    </w:p>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4680"/>
        <w:gridCol w:w="4680"/>
      </w:tblGrid>
      <w:tr w:rsidR="00A7143A" w14:paraId="754E21CE" w14:textId="77777777">
        <w:tc>
          <w:tcPr>
            <w:tcW w:w="4680" w:type="dxa"/>
            <w:shd w:val="clear" w:color="auto" w:fill="6D9EEB"/>
            <w:tcMar>
              <w:top w:w="100" w:type="dxa"/>
              <w:left w:w="100" w:type="dxa"/>
              <w:bottom w:w="100" w:type="dxa"/>
              <w:right w:w="100" w:type="dxa"/>
            </w:tcMar>
          </w:tcPr>
          <w:p w:rsidR="00A7143A" w:rsidRDefault="008C136C" w14:paraId="000001D6" w14:textId="77777777">
            <w:pPr>
              <w:widowControl w:val="0"/>
              <w:rPr>
                <w:b/>
                <w:smallCaps/>
                <w:color w:val="FFFFFF"/>
              </w:rPr>
            </w:pPr>
            <w:r>
              <w:rPr>
                <w:b/>
                <w:smallCaps/>
                <w:color w:val="FFFFFF"/>
              </w:rPr>
              <w:t>Details</w:t>
            </w:r>
          </w:p>
        </w:tc>
        <w:tc>
          <w:tcPr>
            <w:tcW w:w="4680" w:type="dxa"/>
            <w:shd w:val="clear" w:color="auto" w:fill="6D9EEB"/>
            <w:tcMar>
              <w:top w:w="100" w:type="dxa"/>
              <w:left w:w="100" w:type="dxa"/>
              <w:bottom w:w="100" w:type="dxa"/>
              <w:right w:w="100" w:type="dxa"/>
            </w:tcMar>
          </w:tcPr>
          <w:p w:rsidR="00A7143A" w:rsidRDefault="008C136C" w14:paraId="000001D7" w14:textId="77777777">
            <w:pPr>
              <w:widowControl w:val="0"/>
              <w:rPr>
                <w:b/>
                <w:smallCaps/>
                <w:color w:val="FFFFFF"/>
              </w:rPr>
            </w:pPr>
            <w:r>
              <w:rPr>
                <w:b/>
                <w:smallCaps/>
                <w:color w:val="FFFFFF"/>
              </w:rPr>
              <w:t>Purpose</w:t>
            </w:r>
          </w:p>
        </w:tc>
      </w:tr>
      <w:tr w:rsidR="00A7143A" w14:paraId="5173C21D" w14:textId="77777777">
        <w:tc>
          <w:tcPr>
            <w:tcW w:w="4680" w:type="dxa"/>
            <w:shd w:val="clear" w:color="auto" w:fill="auto"/>
            <w:tcMar>
              <w:top w:w="100" w:type="dxa"/>
              <w:left w:w="100" w:type="dxa"/>
              <w:bottom w:w="100" w:type="dxa"/>
              <w:right w:w="100" w:type="dxa"/>
            </w:tcMar>
          </w:tcPr>
          <w:p w:rsidR="00A7143A" w:rsidRDefault="008C136C" w14:paraId="000001D8" w14:textId="77777777">
            <w:pPr>
              <w:widowControl w:val="0"/>
              <w:rPr>
                <w:smallCaps/>
                <w:color w:val="2F5496"/>
              </w:rPr>
            </w:pPr>
            <w:r>
              <w:rPr>
                <w:smallCaps/>
                <w:color w:val="2F5496"/>
              </w:rPr>
              <w:t>&lt;</w:t>
            </w:r>
            <w:proofErr w:type="spellStart"/>
            <w:r>
              <w:rPr>
                <w:smallCaps/>
                <w:color w:val="2F5496"/>
              </w:rPr>
              <w:t>tbd</w:t>
            </w:r>
            <w:proofErr w:type="spellEnd"/>
            <w:r>
              <w:rPr>
                <w:smallCaps/>
                <w:color w:val="2F5496"/>
              </w:rPr>
              <w:t>&gt;</w:t>
            </w:r>
          </w:p>
        </w:tc>
        <w:tc>
          <w:tcPr>
            <w:tcW w:w="4680" w:type="dxa"/>
            <w:shd w:val="clear" w:color="auto" w:fill="auto"/>
            <w:tcMar>
              <w:top w:w="100" w:type="dxa"/>
              <w:left w:w="100" w:type="dxa"/>
              <w:bottom w:w="100" w:type="dxa"/>
              <w:right w:w="100" w:type="dxa"/>
            </w:tcMar>
          </w:tcPr>
          <w:p w:rsidR="00A7143A" w:rsidRDefault="00A7143A" w14:paraId="000001D9" w14:textId="77777777">
            <w:pPr>
              <w:widowControl w:val="0"/>
              <w:rPr>
                <w:smallCaps/>
                <w:color w:val="2F5496"/>
              </w:rPr>
            </w:pPr>
          </w:p>
        </w:tc>
      </w:tr>
    </w:tbl>
    <w:p w:rsidR="00A7143A" w:rsidRDefault="008C136C" w14:paraId="000001DA" w14:textId="77777777">
      <w:pPr>
        <w:rPr>
          <w:smallCaps/>
          <w:color w:val="2F5496"/>
        </w:rPr>
      </w:pPr>
      <w:r>
        <w:rPr>
          <w:smallCaps/>
          <w:color w:val="2F5496"/>
        </w:rPr>
        <w:t xml:space="preserve"> </w:t>
      </w:r>
    </w:p>
    <w:p w:rsidR="00A7143A" w:rsidRDefault="008C136C" w14:paraId="000001DB" w14:textId="77777777">
      <w:pPr>
        <w:pStyle w:val="Heading4"/>
        <w:pBdr>
          <w:top w:val="dotted" w:color="4472C4" w:sz="6" w:space="0"/>
        </w:pBdr>
      </w:pPr>
      <w:bookmarkStart w:name="_Toc167026884" w:id="29"/>
      <w:r>
        <w:t>Account name Generation</w:t>
      </w:r>
      <w:bookmarkEnd w:id="29"/>
      <w:r>
        <w:t xml:space="preserve"> </w:t>
      </w:r>
    </w:p>
    <w:p w:rsidR="00A7143A" w:rsidRDefault="008C136C" w14:paraId="000001DC" w14:textId="77777777">
      <w:r>
        <w:t>As mentioned above in workday section</w:t>
      </w:r>
    </w:p>
    <w:p w:rsidR="00A7143A" w:rsidRDefault="008C136C" w14:paraId="000001DD" w14:textId="77777777">
      <w:pPr>
        <w:pStyle w:val="Heading4"/>
      </w:pPr>
      <w:bookmarkStart w:name="_Toc167026885" w:id="30"/>
      <w:r>
        <w:t>Email Generation</w:t>
      </w:r>
      <w:bookmarkEnd w:id="30"/>
      <w:r>
        <w:t xml:space="preserve"> </w:t>
      </w:r>
    </w:p>
    <w:p w:rsidR="00A7143A" w:rsidRDefault="008C136C" w14:paraId="000001DE" w14:textId="77777777">
      <w:pPr>
        <w:rPr>
          <w:b/>
        </w:rPr>
      </w:pPr>
      <w:r>
        <w:rPr>
          <w:b/>
        </w:rPr>
        <w:t xml:space="preserve">Assumption: </w:t>
      </w:r>
    </w:p>
    <w:p w:rsidR="00A7143A" w:rsidRDefault="008C136C" w14:paraId="000001DF" w14:textId="77777777">
      <w:pPr>
        <w:numPr>
          <w:ilvl w:val="0"/>
          <w:numId w:val="28"/>
        </w:numPr>
        <w:pBdr>
          <w:top w:val="nil"/>
          <w:left w:val="nil"/>
          <w:bottom w:val="nil"/>
          <w:right w:val="nil"/>
          <w:between w:val="nil"/>
        </w:pBdr>
      </w:pPr>
      <w:r>
        <w:rPr>
          <w:color w:val="000000"/>
        </w:rPr>
        <w:t xml:space="preserve">Saviynt will reconcile the extended learner’s personal email id in the Saviynt Email field. </w:t>
      </w:r>
    </w:p>
    <w:p w:rsidR="00A7143A" w:rsidRDefault="008C136C" w14:paraId="000001E0" w14:textId="77777777">
      <w:r>
        <w:t>If the personal email address is not populated</w:t>
      </w:r>
    </w:p>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4680"/>
        <w:gridCol w:w="4680"/>
      </w:tblGrid>
      <w:tr w:rsidR="00A7143A" w14:paraId="60EAAA20" w14:textId="77777777">
        <w:tc>
          <w:tcPr>
            <w:tcW w:w="4680" w:type="dxa"/>
            <w:shd w:val="clear" w:color="auto" w:fill="6D9EEB"/>
            <w:tcMar>
              <w:top w:w="100" w:type="dxa"/>
              <w:left w:w="100" w:type="dxa"/>
              <w:bottom w:w="100" w:type="dxa"/>
              <w:right w:w="100" w:type="dxa"/>
            </w:tcMar>
          </w:tcPr>
          <w:p w:rsidR="00A7143A" w:rsidRDefault="008C136C" w14:paraId="000001E1" w14:textId="77777777">
            <w:pPr>
              <w:widowControl w:val="0"/>
              <w:rPr>
                <w:b/>
                <w:smallCaps/>
                <w:color w:val="FFFFFF"/>
              </w:rPr>
            </w:pPr>
            <w:r>
              <w:rPr>
                <w:b/>
                <w:smallCaps/>
                <w:color w:val="FFFFFF"/>
              </w:rPr>
              <w:t>Condition</w:t>
            </w:r>
          </w:p>
        </w:tc>
        <w:tc>
          <w:tcPr>
            <w:tcW w:w="4680" w:type="dxa"/>
            <w:shd w:val="clear" w:color="auto" w:fill="6D9EEB"/>
            <w:tcMar>
              <w:top w:w="100" w:type="dxa"/>
              <w:left w:w="100" w:type="dxa"/>
              <w:bottom w:w="100" w:type="dxa"/>
              <w:right w:w="100" w:type="dxa"/>
            </w:tcMar>
          </w:tcPr>
          <w:p w:rsidR="00A7143A" w:rsidRDefault="008C136C" w14:paraId="000001E2" w14:textId="77777777">
            <w:pPr>
              <w:widowControl w:val="0"/>
              <w:rPr>
                <w:b/>
                <w:smallCaps/>
                <w:color w:val="FFFFFF"/>
              </w:rPr>
            </w:pPr>
            <w:r>
              <w:rPr>
                <w:b/>
                <w:smallCaps/>
                <w:color w:val="FFFFFF"/>
              </w:rPr>
              <w:t>Result</w:t>
            </w:r>
          </w:p>
        </w:tc>
      </w:tr>
      <w:tr w:rsidR="00A7143A" w14:paraId="258D746E" w14:textId="77777777">
        <w:tc>
          <w:tcPr>
            <w:tcW w:w="4680" w:type="dxa"/>
            <w:shd w:val="clear" w:color="auto" w:fill="auto"/>
            <w:tcMar>
              <w:top w:w="100" w:type="dxa"/>
              <w:left w:w="100" w:type="dxa"/>
              <w:bottom w:w="100" w:type="dxa"/>
              <w:right w:w="100" w:type="dxa"/>
            </w:tcMar>
          </w:tcPr>
          <w:p w:rsidR="00A7143A" w:rsidRDefault="008C136C" w14:paraId="000001E3" w14:textId="77777777">
            <w:r>
              <w:t xml:space="preserve">If no email existing </w:t>
            </w:r>
          </w:p>
        </w:tc>
        <w:tc>
          <w:tcPr>
            <w:tcW w:w="4680" w:type="dxa"/>
            <w:shd w:val="clear" w:color="auto" w:fill="auto"/>
            <w:tcMar>
              <w:top w:w="100" w:type="dxa"/>
              <w:left w:w="100" w:type="dxa"/>
              <w:bottom w:w="100" w:type="dxa"/>
              <w:right w:w="100" w:type="dxa"/>
            </w:tcMar>
          </w:tcPr>
          <w:p w:rsidR="00A7143A" w:rsidRDefault="008C136C" w14:paraId="000001E4" w14:textId="0243802A">
            <w:pPr>
              <w:rPr>
                <w:smallCaps/>
                <w:color w:val="2F5496"/>
              </w:rPr>
            </w:pPr>
            <w:r>
              <w:t>&lt;</w:t>
            </w:r>
            <w:proofErr w:type="spellStart"/>
            <w:r>
              <w:t>samaccountname</w:t>
            </w:r>
            <w:proofErr w:type="spellEnd"/>
            <w:r>
              <w:t>&gt;@</w:t>
            </w:r>
            <w:commentRangeStart w:id="31"/>
            <w:r>
              <w:t>fakesentara</w:t>
            </w:r>
            <w:commentRangeEnd w:id="31"/>
            <w:r w:rsidR="00342E10">
              <w:rPr>
                <w:rStyle w:val="CommentReference"/>
              </w:rPr>
              <w:commentReference w:id="31"/>
            </w:r>
            <w:r>
              <w:t>.com</w:t>
            </w:r>
          </w:p>
        </w:tc>
      </w:tr>
    </w:tbl>
    <w:p w:rsidR="00A7143A" w:rsidRDefault="00A7143A" w14:paraId="000001E5" w14:textId="77777777"/>
    <w:p w:rsidR="00A7143A" w:rsidRDefault="008C136C" w14:paraId="000001E6" w14:textId="77777777">
      <w:pPr>
        <w:pStyle w:val="Heading4"/>
      </w:pPr>
      <w:bookmarkStart w:name="_Toc167026886" w:id="32"/>
      <w:r>
        <w:t>Reconcile jobs</w:t>
      </w:r>
      <w:bookmarkEnd w:id="32"/>
    </w:p>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3120"/>
        <w:gridCol w:w="3120"/>
        <w:gridCol w:w="3120"/>
      </w:tblGrid>
      <w:tr w:rsidR="00A7143A" w14:paraId="3EB85B88" w14:textId="77777777">
        <w:tc>
          <w:tcPr>
            <w:tcW w:w="3120" w:type="dxa"/>
            <w:shd w:val="clear" w:color="auto" w:fill="6D9EEB"/>
            <w:tcMar>
              <w:top w:w="100" w:type="dxa"/>
              <w:left w:w="100" w:type="dxa"/>
              <w:bottom w:w="100" w:type="dxa"/>
              <w:right w:w="100" w:type="dxa"/>
            </w:tcMar>
          </w:tcPr>
          <w:p w:rsidR="00A7143A" w:rsidRDefault="008C136C" w14:paraId="000001E7" w14:textId="77777777">
            <w:pPr>
              <w:widowControl w:val="0"/>
              <w:rPr>
                <w:b/>
                <w:color w:val="FFFFFF"/>
              </w:rPr>
            </w:pPr>
            <w:r>
              <w:rPr>
                <w:b/>
                <w:color w:val="FFFFFF"/>
              </w:rPr>
              <w:t>Name</w:t>
            </w:r>
          </w:p>
        </w:tc>
        <w:tc>
          <w:tcPr>
            <w:tcW w:w="3120" w:type="dxa"/>
            <w:shd w:val="clear" w:color="auto" w:fill="6D9EEB"/>
            <w:tcMar>
              <w:top w:w="100" w:type="dxa"/>
              <w:left w:w="100" w:type="dxa"/>
              <w:bottom w:w="100" w:type="dxa"/>
              <w:right w:w="100" w:type="dxa"/>
            </w:tcMar>
          </w:tcPr>
          <w:p w:rsidR="00A7143A" w:rsidRDefault="008C136C" w14:paraId="000001E8" w14:textId="77777777">
            <w:pPr>
              <w:widowControl w:val="0"/>
              <w:rPr>
                <w:b/>
                <w:color w:val="FFFFFF"/>
              </w:rPr>
            </w:pPr>
            <w:r>
              <w:rPr>
                <w:b/>
                <w:color w:val="FFFFFF"/>
              </w:rPr>
              <w:t>details</w:t>
            </w:r>
          </w:p>
        </w:tc>
        <w:tc>
          <w:tcPr>
            <w:tcW w:w="3120" w:type="dxa"/>
            <w:shd w:val="clear" w:color="auto" w:fill="6D9EEB"/>
            <w:tcMar>
              <w:top w:w="100" w:type="dxa"/>
              <w:left w:w="100" w:type="dxa"/>
              <w:bottom w:w="100" w:type="dxa"/>
              <w:right w:w="100" w:type="dxa"/>
            </w:tcMar>
          </w:tcPr>
          <w:p w:rsidR="00A7143A" w:rsidRDefault="008C136C" w14:paraId="000001E9" w14:textId="77777777">
            <w:pPr>
              <w:widowControl w:val="0"/>
              <w:rPr>
                <w:b/>
                <w:color w:val="FFFFFF"/>
              </w:rPr>
            </w:pPr>
            <w:r>
              <w:rPr>
                <w:b/>
                <w:color w:val="FFFFFF"/>
              </w:rPr>
              <w:t>Frequency</w:t>
            </w:r>
          </w:p>
        </w:tc>
      </w:tr>
      <w:tr w:rsidR="00A7143A" w14:paraId="419C3364" w14:textId="77777777">
        <w:tc>
          <w:tcPr>
            <w:tcW w:w="3120" w:type="dxa"/>
            <w:shd w:val="clear" w:color="auto" w:fill="auto"/>
            <w:tcMar>
              <w:top w:w="100" w:type="dxa"/>
              <w:left w:w="100" w:type="dxa"/>
              <w:bottom w:w="100" w:type="dxa"/>
              <w:right w:w="100" w:type="dxa"/>
            </w:tcMar>
          </w:tcPr>
          <w:p w:rsidR="00A7143A" w:rsidRDefault="000A197B" w14:paraId="000001EA" w14:textId="0AFBC5DD">
            <w:pPr>
              <w:widowControl w:val="0"/>
              <w:rPr>
                <w:smallCaps/>
                <w:color w:val="2F5496"/>
              </w:rPr>
            </w:pPr>
            <w:proofErr w:type="spellStart"/>
            <w:r>
              <w:rPr>
                <w:smallCaps/>
                <w:color w:val="2F5496"/>
              </w:rPr>
              <w:t>SecZetta</w:t>
            </w:r>
            <w:r w:rsidR="008C136C">
              <w:rPr>
                <w:smallCaps/>
                <w:color w:val="2F5496"/>
              </w:rPr>
              <w:t>_User_Import_full</w:t>
            </w:r>
            <w:proofErr w:type="spellEnd"/>
          </w:p>
        </w:tc>
        <w:tc>
          <w:tcPr>
            <w:tcW w:w="3120" w:type="dxa"/>
            <w:shd w:val="clear" w:color="auto" w:fill="auto"/>
            <w:tcMar>
              <w:top w:w="100" w:type="dxa"/>
              <w:left w:w="100" w:type="dxa"/>
              <w:bottom w:w="100" w:type="dxa"/>
              <w:right w:w="100" w:type="dxa"/>
            </w:tcMar>
          </w:tcPr>
          <w:p w:rsidR="00A7143A" w:rsidRDefault="008C136C" w14:paraId="000001EB" w14:textId="77777777">
            <w:pPr>
              <w:widowControl w:val="0"/>
              <w:rPr>
                <w:smallCaps/>
                <w:color w:val="2F5496"/>
              </w:rPr>
            </w:pPr>
            <w:r>
              <w:t>User Import via a Connection which uses REST connection and the attribute mapping to bring new users / updates and termination feed. REST connector imports are only supported in Full mode.</w:t>
            </w:r>
          </w:p>
        </w:tc>
        <w:tc>
          <w:tcPr>
            <w:tcW w:w="3120" w:type="dxa"/>
            <w:shd w:val="clear" w:color="auto" w:fill="auto"/>
            <w:tcMar>
              <w:top w:w="100" w:type="dxa"/>
              <w:left w:w="100" w:type="dxa"/>
              <w:bottom w:w="100" w:type="dxa"/>
              <w:right w:w="100" w:type="dxa"/>
            </w:tcMar>
          </w:tcPr>
          <w:p w:rsidR="00A7143A" w:rsidRDefault="00F31933" w14:paraId="000001EC" w14:textId="66561D97">
            <w:pPr>
              <w:widowControl w:val="0"/>
              <w:rPr>
                <w:smallCaps/>
                <w:color w:val="2F5496"/>
              </w:rPr>
            </w:pPr>
            <w:r>
              <w:rPr>
                <w:smallCaps/>
                <w:color w:val="2F5496"/>
              </w:rPr>
              <w:t xml:space="preserve">Daily once </w:t>
            </w:r>
            <w:r w:rsidR="003845F9">
              <w:rPr>
                <w:smallCaps/>
                <w:color w:val="2F5496"/>
              </w:rPr>
              <w:t>in night</w:t>
            </w:r>
          </w:p>
        </w:tc>
      </w:tr>
    </w:tbl>
    <w:p w:rsidR="00A7143A" w:rsidRDefault="00A7143A" w14:paraId="000001ED" w14:textId="77777777">
      <w:pPr>
        <w:rPr>
          <w:smallCaps/>
          <w:color w:val="2F5496"/>
        </w:rPr>
      </w:pPr>
    </w:p>
    <w:p w:rsidR="00A7143A" w:rsidRDefault="00A7143A" w14:paraId="000001F3" w14:textId="77777777"/>
    <w:p w:rsidR="00A7143A" w:rsidRDefault="00A7143A" w14:paraId="000001F4" w14:textId="77777777"/>
    <w:p w:rsidR="00A7143A" w:rsidRDefault="008C136C" w14:paraId="000001F5" w14:textId="77777777">
      <w:pPr>
        <w:pStyle w:val="Heading1"/>
        <w:numPr>
          <w:ilvl w:val="0"/>
          <w:numId w:val="27"/>
        </w:numPr>
      </w:pPr>
      <w:bookmarkStart w:name="_Toc167026887" w:id="33"/>
      <w:r>
        <w:rPr>
          <w:smallCaps/>
          <w:color w:val="FFFFFF"/>
        </w:rPr>
        <w:t>NEW HIRE</w:t>
      </w:r>
      <w:bookmarkEnd w:id="33"/>
    </w:p>
    <w:p w:rsidR="00A7143A" w:rsidRDefault="00A7143A" w14:paraId="000001F6" w14:textId="77777777"/>
    <w:p w:rsidR="00A7143A" w:rsidRDefault="00A7143A" w14:paraId="000001F7" w14:textId="78ABE0E2"/>
    <w:p w:rsidR="003C719D" w:rsidRDefault="003C719D" w14:paraId="6E2AF6D9" w14:textId="6A874829">
      <w:r>
        <w:rPr>
          <w:noProof/>
        </w:rPr>
        <w:drawing>
          <wp:inline distT="0" distB="0" distL="0" distR="0" wp14:anchorId="0AE726C5" wp14:editId="6AD9BCA1">
            <wp:extent cx="5943600" cy="3849370"/>
            <wp:effectExtent l="0" t="0" r="0"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849370"/>
                    </a:xfrm>
                    <a:prstGeom prst="rect">
                      <a:avLst/>
                    </a:prstGeom>
                    <a:noFill/>
                    <a:ln>
                      <a:noFill/>
                    </a:ln>
                  </pic:spPr>
                </pic:pic>
              </a:graphicData>
            </a:graphic>
          </wp:inline>
        </w:drawing>
      </w:r>
    </w:p>
    <w:p w:rsidR="00EB6346" w:rsidRDefault="00EB6346" w14:paraId="73D4A799" w14:textId="402E9676"/>
    <w:p w:rsidR="00EB6346" w:rsidRDefault="00EB6346" w14:paraId="564F0CB3" w14:textId="31A71515"/>
    <w:p w:rsidR="00EB6346" w:rsidRDefault="00EB6346" w14:paraId="71E0893D" w14:textId="4DFDD55B"/>
    <w:p w:rsidR="00EB6346" w:rsidRDefault="00EB6346" w14:paraId="1DEEE8FD" w14:textId="716CFF15"/>
    <w:p w:rsidR="00EB6346" w:rsidRDefault="00EB6346" w14:paraId="7D82CC46" w14:textId="1DE39F2E"/>
    <w:p w:rsidR="00EB6346" w:rsidRDefault="00EB6346" w14:paraId="405E6407" w14:textId="003042DA"/>
    <w:p w:rsidR="00EB6346" w:rsidRDefault="00EB6346" w14:paraId="568164A9" w14:textId="3CFF7B77"/>
    <w:p w:rsidR="00EB6346" w:rsidRDefault="00EB6346" w14:paraId="303064D0" w14:textId="4B985E92"/>
    <w:p w:rsidR="00EB6346" w:rsidRDefault="00EB6346" w14:paraId="2F70ED2B" w14:textId="1A475434"/>
    <w:p w:rsidR="00EB6346" w:rsidRDefault="00EB6346" w14:paraId="3D76109A" w14:textId="7567C93F"/>
    <w:p w:rsidR="00A7143A" w:rsidRDefault="00A7143A" w14:paraId="000001F8" w14:textId="11694025"/>
    <w:p w:rsidR="00EB6346" w:rsidRDefault="00EB6346" w14:paraId="0DCE910E" w14:textId="257F80D3">
      <w:pPr>
        <w:rPr>
          <w:b/>
          <w:bCs/>
        </w:rPr>
      </w:pPr>
      <w:r>
        <w:rPr>
          <w:b/>
          <w:bCs/>
        </w:rPr>
        <w:t>Future dated Hire</w:t>
      </w:r>
    </w:p>
    <w:p w:rsidR="00A7143A" w:rsidRDefault="001B64D8" w14:paraId="000001F9" w14:textId="69824BCE">
      <w:r w:rsidRPr="00F94DC9">
        <w:rPr>
          <w:noProof/>
        </w:rPr>
        <w:drawing>
          <wp:inline distT="0" distB="0" distL="0" distR="0" wp14:anchorId="1766C8F7" wp14:editId="3A4312F4">
            <wp:extent cx="5943600" cy="4397375"/>
            <wp:effectExtent l="0" t="0" r="0" b="3175"/>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26"/>
                    <a:stretch>
                      <a:fillRect/>
                    </a:stretch>
                  </pic:blipFill>
                  <pic:spPr>
                    <a:xfrm>
                      <a:off x="0" y="0"/>
                      <a:ext cx="5943600" cy="4397375"/>
                    </a:xfrm>
                    <a:prstGeom prst="rect">
                      <a:avLst/>
                    </a:prstGeom>
                  </pic:spPr>
                </pic:pic>
              </a:graphicData>
            </a:graphic>
          </wp:inline>
        </w:drawing>
      </w:r>
    </w:p>
    <w:p w:rsidR="00A7143A" w:rsidRDefault="008C136C" w14:paraId="000001FA" w14:textId="42F938AC">
      <w:pPr>
        <w:pStyle w:val="Heading3"/>
      </w:pPr>
      <w:bookmarkStart w:name="_Toc167026888" w:id="34"/>
      <w:r>
        <w:t xml:space="preserve">Enterprise role </w:t>
      </w:r>
      <w:r w:rsidR="005D69B0">
        <w:t>–</w:t>
      </w:r>
      <w:r>
        <w:t xml:space="preserve"> Workday</w:t>
      </w:r>
      <w:bookmarkEnd w:id="34"/>
    </w:p>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4680"/>
        <w:gridCol w:w="4680"/>
      </w:tblGrid>
      <w:tr w:rsidR="00A7143A" w14:paraId="206C6C01" w14:textId="77777777">
        <w:tc>
          <w:tcPr>
            <w:tcW w:w="4680" w:type="dxa"/>
            <w:shd w:val="clear" w:color="auto" w:fill="6D9EEB"/>
            <w:tcMar>
              <w:top w:w="100" w:type="dxa"/>
              <w:left w:w="100" w:type="dxa"/>
              <w:bottom w:w="100" w:type="dxa"/>
              <w:right w:w="100" w:type="dxa"/>
            </w:tcMar>
          </w:tcPr>
          <w:p w:rsidR="00A7143A" w:rsidRDefault="008C136C" w14:paraId="000001FB" w14:textId="77777777">
            <w:pPr>
              <w:widowControl w:val="0"/>
              <w:rPr>
                <w:b/>
                <w:smallCaps/>
                <w:color w:val="FFFFFF"/>
              </w:rPr>
            </w:pPr>
            <w:r>
              <w:rPr>
                <w:b/>
                <w:smallCaps/>
                <w:color w:val="FFFFFF"/>
              </w:rPr>
              <w:t>Role name</w:t>
            </w:r>
          </w:p>
        </w:tc>
        <w:tc>
          <w:tcPr>
            <w:tcW w:w="4680" w:type="dxa"/>
            <w:shd w:val="clear" w:color="auto" w:fill="6D9EEB"/>
            <w:tcMar>
              <w:top w:w="100" w:type="dxa"/>
              <w:left w:w="100" w:type="dxa"/>
              <w:bottom w:w="100" w:type="dxa"/>
              <w:right w:w="100" w:type="dxa"/>
            </w:tcMar>
          </w:tcPr>
          <w:p w:rsidR="00A7143A" w:rsidRDefault="008C136C" w14:paraId="000001FC" w14:textId="77777777">
            <w:pPr>
              <w:widowControl w:val="0"/>
              <w:rPr>
                <w:b/>
                <w:smallCaps/>
                <w:color w:val="FFFFFF"/>
              </w:rPr>
            </w:pPr>
            <w:r>
              <w:rPr>
                <w:b/>
                <w:smallCaps/>
                <w:color w:val="FFFFFF"/>
              </w:rPr>
              <w:t>Entitlements</w:t>
            </w:r>
          </w:p>
        </w:tc>
      </w:tr>
      <w:tr w:rsidR="00A7143A" w14:paraId="7A7832AF" w14:textId="77777777">
        <w:tc>
          <w:tcPr>
            <w:tcW w:w="4680" w:type="dxa"/>
            <w:shd w:val="clear" w:color="auto" w:fill="auto"/>
            <w:tcMar>
              <w:top w:w="100" w:type="dxa"/>
              <w:left w:w="100" w:type="dxa"/>
              <w:bottom w:w="100" w:type="dxa"/>
              <w:right w:w="100" w:type="dxa"/>
            </w:tcMar>
          </w:tcPr>
          <w:p w:rsidR="00A7143A" w:rsidRDefault="008C136C" w14:paraId="000001FD" w14:textId="77777777">
            <w:proofErr w:type="spellStart"/>
            <w:r>
              <w:t>ENTRole_Employee</w:t>
            </w:r>
            <w:proofErr w:type="spellEnd"/>
          </w:p>
        </w:tc>
        <w:tc>
          <w:tcPr>
            <w:tcW w:w="4680" w:type="dxa"/>
            <w:shd w:val="clear" w:color="auto" w:fill="auto"/>
            <w:tcMar>
              <w:top w:w="100" w:type="dxa"/>
              <w:left w:w="100" w:type="dxa"/>
              <w:bottom w:w="100" w:type="dxa"/>
              <w:right w:w="100" w:type="dxa"/>
            </w:tcMar>
          </w:tcPr>
          <w:p w:rsidR="00A7143A" w:rsidRDefault="008C136C" w14:paraId="000001FE" w14:textId="77777777">
            <w:proofErr w:type="spellStart"/>
            <w:r>
              <w:t>PTL_Employees</w:t>
            </w:r>
            <w:proofErr w:type="spellEnd"/>
            <w:r>
              <w:t>, ANYCON_IT, DSG_GLOBAL_SHAREVOL01</w:t>
            </w:r>
          </w:p>
        </w:tc>
      </w:tr>
      <w:tr w:rsidR="00A7143A" w14:paraId="703D58FC" w14:textId="77777777">
        <w:tc>
          <w:tcPr>
            <w:tcW w:w="4680" w:type="dxa"/>
            <w:shd w:val="clear" w:color="auto" w:fill="auto"/>
            <w:tcMar>
              <w:top w:w="100" w:type="dxa"/>
              <w:left w:w="100" w:type="dxa"/>
              <w:bottom w:w="100" w:type="dxa"/>
              <w:right w:w="100" w:type="dxa"/>
            </w:tcMar>
          </w:tcPr>
          <w:p w:rsidR="00A7143A" w:rsidRDefault="008C136C" w14:paraId="000001FF" w14:textId="77777777">
            <w:proofErr w:type="spellStart"/>
            <w:r>
              <w:t>ENTRole_NonEmployee</w:t>
            </w:r>
            <w:proofErr w:type="spellEnd"/>
          </w:p>
        </w:tc>
        <w:tc>
          <w:tcPr>
            <w:tcW w:w="4680" w:type="dxa"/>
            <w:shd w:val="clear" w:color="auto" w:fill="auto"/>
            <w:tcMar>
              <w:top w:w="100" w:type="dxa"/>
              <w:left w:w="100" w:type="dxa"/>
              <w:bottom w:w="100" w:type="dxa"/>
              <w:right w:w="100" w:type="dxa"/>
            </w:tcMar>
          </w:tcPr>
          <w:p w:rsidR="00A7143A" w:rsidRDefault="008C136C" w14:paraId="00000200" w14:textId="77777777">
            <w:proofErr w:type="spellStart"/>
            <w:r>
              <w:t>PTL_NonEmployee</w:t>
            </w:r>
            <w:proofErr w:type="spellEnd"/>
            <w:r>
              <w:t>, ANYCON_IT, DSG_GLOBAL_SHAREVOL01</w:t>
            </w:r>
          </w:p>
        </w:tc>
      </w:tr>
    </w:tbl>
    <w:p w:rsidR="00A7143A" w:rsidRDefault="00A7143A" w14:paraId="00000201" w14:textId="77777777"/>
    <w:p w:rsidR="00A7143A" w:rsidRDefault="008C136C" w14:paraId="00000202" w14:textId="275C7383">
      <w:pPr>
        <w:pStyle w:val="Heading4"/>
      </w:pPr>
      <w:bookmarkStart w:name="_Toc167026889" w:id="35"/>
      <w:r>
        <w:t xml:space="preserve">Provisioning rules for new hire </w:t>
      </w:r>
      <w:r w:rsidR="005D69B0">
        <w:t>–</w:t>
      </w:r>
      <w:r>
        <w:t xml:space="preserve"> Workday</w:t>
      </w:r>
      <w:bookmarkEnd w:id="35"/>
    </w:p>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3120"/>
        <w:gridCol w:w="2966"/>
        <w:gridCol w:w="3274"/>
      </w:tblGrid>
      <w:tr w:rsidR="00A7143A" w14:paraId="7C8BADA9" w14:textId="77777777">
        <w:tc>
          <w:tcPr>
            <w:tcW w:w="3120" w:type="dxa"/>
            <w:shd w:val="clear" w:color="auto" w:fill="6D9EEB"/>
            <w:tcMar>
              <w:top w:w="100" w:type="dxa"/>
              <w:left w:w="100" w:type="dxa"/>
              <w:bottom w:w="100" w:type="dxa"/>
              <w:right w:w="100" w:type="dxa"/>
            </w:tcMar>
          </w:tcPr>
          <w:p w:rsidR="00A7143A" w:rsidRDefault="008C136C" w14:paraId="00000203" w14:textId="77777777">
            <w:pPr>
              <w:widowControl w:val="0"/>
              <w:pBdr>
                <w:top w:val="nil"/>
                <w:left w:val="nil"/>
                <w:bottom w:val="nil"/>
                <w:right w:val="nil"/>
                <w:between w:val="nil"/>
              </w:pBdr>
              <w:rPr>
                <w:b/>
                <w:color w:val="FFFFFF"/>
              </w:rPr>
            </w:pPr>
            <w:r>
              <w:rPr>
                <w:b/>
                <w:color w:val="FFFFFF"/>
              </w:rPr>
              <w:t>Provisioning rule name</w:t>
            </w:r>
          </w:p>
        </w:tc>
        <w:tc>
          <w:tcPr>
            <w:tcW w:w="2966" w:type="dxa"/>
            <w:shd w:val="clear" w:color="auto" w:fill="6D9EEB"/>
            <w:tcMar>
              <w:top w:w="100" w:type="dxa"/>
              <w:left w:w="100" w:type="dxa"/>
              <w:bottom w:w="100" w:type="dxa"/>
              <w:right w:w="100" w:type="dxa"/>
            </w:tcMar>
          </w:tcPr>
          <w:p w:rsidR="00A7143A" w:rsidRDefault="008C136C" w14:paraId="00000204" w14:textId="77777777">
            <w:pPr>
              <w:widowControl w:val="0"/>
              <w:pBdr>
                <w:top w:val="nil"/>
                <w:left w:val="nil"/>
                <w:bottom w:val="nil"/>
                <w:right w:val="nil"/>
                <w:between w:val="nil"/>
              </w:pBdr>
              <w:rPr>
                <w:b/>
                <w:color w:val="FFFFFF"/>
              </w:rPr>
            </w:pPr>
            <w:r>
              <w:rPr>
                <w:b/>
                <w:color w:val="FFFFFF"/>
              </w:rPr>
              <w:t>Condition</w:t>
            </w:r>
          </w:p>
        </w:tc>
        <w:tc>
          <w:tcPr>
            <w:tcW w:w="3274" w:type="dxa"/>
            <w:shd w:val="clear" w:color="auto" w:fill="6D9EEB"/>
            <w:tcMar>
              <w:top w:w="100" w:type="dxa"/>
              <w:left w:w="100" w:type="dxa"/>
              <w:bottom w:w="100" w:type="dxa"/>
              <w:right w:w="100" w:type="dxa"/>
            </w:tcMar>
          </w:tcPr>
          <w:p w:rsidR="00A7143A" w:rsidRDefault="008C136C" w14:paraId="00000205" w14:textId="77777777">
            <w:pPr>
              <w:widowControl w:val="0"/>
              <w:pBdr>
                <w:top w:val="nil"/>
                <w:left w:val="nil"/>
                <w:bottom w:val="nil"/>
                <w:right w:val="nil"/>
                <w:between w:val="nil"/>
              </w:pBdr>
              <w:rPr>
                <w:b/>
                <w:color w:val="FFFFFF"/>
              </w:rPr>
            </w:pPr>
            <w:r>
              <w:rPr>
                <w:b/>
                <w:color w:val="FFFFFF"/>
              </w:rPr>
              <w:t>Provisioning target</w:t>
            </w:r>
          </w:p>
        </w:tc>
      </w:tr>
      <w:tr w:rsidR="00A7143A" w14:paraId="15921ED0" w14:textId="77777777">
        <w:tc>
          <w:tcPr>
            <w:tcW w:w="3120" w:type="dxa"/>
            <w:shd w:val="clear" w:color="auto" w:fill="auto"/>
            <w:tcMar>
              <w:top w:w="100" w:type="dxa"/>
              <w:left w:w="100" w:type="dxa"/>
              <w:bottom w:w="100" w:type="dxa"/>
              <w:right w:w="100" w:type="dxa"/>
            </w:tcMar>
          </w:tcPr>
          <w:p w:rsidR="00A7143A" w:rsidRDefault="008C136C" w14:paraId="00000206" w14:textId="77777777">
            <w:pPr>
              <w:widowControl w:val="0"/>
              <w:pBdr>
                <w:top w:val="nil"/>
                <w:left w:val="nil"/>
                <w:bottom w:val="nil"/>
                <w:right w:val="nil"/>
                <w:between w:val="nil"/>
              </w:pBdr>
            </w:pPr>
            <w:r>
              <w:t xml:space="preserve">TR: Birthright Access to </w:t>
            </w:r>
            <w:proofErr w:type="spellStart"/>
            <w:r>
              <w:t>VP_and_Above</w:t>
            </w:r>
            <w:proofErr w:type="spellEnd"/>
          </w:p>
        </w:tc>
        <w:tc>
          <w:tcPr>
            <w:tcW w:w="2966" w:type="dxa"/>
            <w:shd w:val="clear" w:color="auto" w:fill="auto"/>
            <w:tcMar>
              <w:top w:w="100" w:type="dxa"/>
              <w:left w:w="100" w:type="dxa"/>
              <w:bottom w:w="100" w:type="dxa"/>
              <w:right w:w="100" w:type="dxa"/>
            </w:tcMar>
          </w:tcPr>
          <w:p w:rsidR="00A7143A" w:rsidRDefault="008C136C" w14:paraId="00000207" w14:textId="77777777">
            <w:pPr>
              <w:widowControl w:val="0"/>
              <w:pBdr>
                <w:top w:val="nil"/>
                <w:left w:val="nil"/>
                <w:bottom w:val="nil"/>
                <w:right w:val="nil"/>
                <w:between w:val="nil"/>
              </w:pBdr>
            </w:pPr>
            <w:proofErr w:type="spellStart"/>
            <w:r>
              <w:t>ManagementLevel</w:t>
            </w:r>
            <w:proofErr w:type="spellEnd"/>
            <w:r>
              <w:t xml:space="preserve"> in (</w:t>
            </w:r>
            <w:proofErr w:type="gramStart"/>
            <w:r>
              <w:t>VP,CEO</w:t>
            </w:r>
            <w:proofErr w:type="gramEnd"/>
            <w:r>
              <w:t>,CVP, Divisional president , EVP )</w:t>
            </w:r>
          </w:p>
          <w:p w:rsidR="00A7143A" w:rsidRDefault="00A7143A" w14:paraId="00000208" w14:textId="77777777">
            <w:pPr>
              <w:widowControl w:val="0"/>
              <w:pBdr>
                <w:top w:val="nil"/>
                <w:left w:val="nil"/>
                <w:bottom w:val="nil"/>
                <w:right w:val="nil"/>
                <w:between w:val="nil"/>
              </w:pBdr>
            </w:pPr>
          </w:p>
          <w:p w:rsidR="00A7143A" w:rsidRDefault="00A7143A" w14:paraId="00000209" w14:textId="77777777">
            <w:pPr>
              <w:widowControl w:val="0"/>
              <w:pBdr>
                <w:top w:val="nil"/>
                <w:left w:val="nil"/>
                <w:bottom w:val="nil"/>
                <w:right w:val="nil"/>
                <w:between w:val="nil"/>
              </w:pBdr>
            </w:pPr>
          </w:p>
        </w:tc>
        <w:tc>
          <w:tcPr>
            <w:tcW w:w="3274" w:type="dxa"/>
            <w:shd w:val="clear" w:color="auto" w:fill="auto"/>
            <w:tcMar>
              <w:top w:w="100" w:type="dxa"/>
              <w:left w:w="100" w:type="dxa"/>
              <w:bottom w:w="100" w:type="dxa"/>
              <w:right w:w="100" w:type="dxa"/>
            </w:tcMar>
          </w:tcPr>
          <w:p w:rsidR="00A7143A" w:rsidRDefault="008C136C" w14:paraId="0000020A" w14:textId="77777777">
            <w:pPr>
              <w:widowControl w:val="0"/>
              <w:pBdr>
                <w:top w:val="nil"/>
                <w:left w:val="nil"/>
                <w:bottom w:val="nil"/>
                <w:right w:val="nil"/>
                <w:between w:val="nil"/>
              </w:pBdr>
            </w:pPr>
            <w:r>
              <w:t>AD, SNOW, DUO, PSDB</w:t>
            </w:r>
          </w:p>
        </w:tc>
      </w:tr>
      <w:tr w:rsidR="00A7143A" w14:paraId="21B4D320" w14:textId="77777777">
        <w:tc>
          <w:tcPr>
            <w:tcW w:w="3120" w:type="dxa"/>
            <w:shd w:val="clear" w:color="auto" w:fill="auto"/>
            <w:tcMar>
              <w:top w:w="100" w:type="dxa"/>
              <w:left w:w="100" w:type="dxa"/>
              <w:bottom w:w="100" w:type="dxa"/>
              <w:right w:w="100" w:type="dxa"/>
            </w:tcMar>
          </w:tcPr>
          <w:p w:rsidR="00A7143A" w:rsidRDefault="00A7143A" w14:paraId="0000020B" w14:textId="2E84CF41">
            <w:pPr>
              <w:widowControl w:val="0"/>
              <w:pBdr>
                <w:top w:val="nil"/>
                <w:left w:val="nil"/>
                <w:bottom w:val="nil"/>
                <w:right w:val="nil"/>
                <w:between w:val="nil"/>
              </w:pBdr>
            </w:pPr>
          </w:p>
        </w:tc>
        <w:tc>
          <w:tcPr>
            <w:tcW w:w="2966" w:type="dxa"/>
            <w:shd w:val="clear" w:color="auto" w:fill="auto"/>
            <w:tcMar>
              <w:top w:w="100" w:type="dxa"/>
              <w:left w:w="100" w:type="dxa"/>
              <w:bottom w:w="100" w:type="dxa"/>
              <w:right w:w="100" w:type="dxa"/>
            </w:tcMar>
          </w:tcPr>
          <w:p w:rsidR="00A7143A" w:rsidRDefault="00A7143A" w14:paraId="0000020D" w14:textId="77777777">
            <w:pPr>
              <w:widowControl w:val="0"/>
              <w:pBdr>
                <w:top w:val="nil"/>
                <w:left w:val="nil"/>
                <w:bottom w:val="nil"/>
                <w:right w:val="nil"/>
                <w:between w:val="nil"/>
              </w:pBdr>
            </w:pPr>
          </w:p>
        </w:tc>
        <w:tc>
          <w:tcPr>
            <w:tcW w:w="3274" w:type="dxa"/>
            <w:shd w:val="clear" w:color="auto" w:fill="auto"/>
            <w:tcMar>
              <w:top w:w="100" w:type="dxa"/>
              <w:left w:w="100" w:type="dxa"/>
              <w:bottom w:w="100" w:type="dxa"/>
              <w:right w:w="100" w:type="dxa"/>
            </w:tcMar>
          </w:tcPr>
          <w:p w:rsidR="00A7143A" w:rsidRDefault="00A7143A" w14:paraId="0000020E" w14:textId="22EA26C6">
            <w:pPr>
              <w:widowControl w:val="0"/>
              <w:pBdr>
                <w:top w:val="nil"/>
                <w:left w:val="nil"/>
                <w:bottom w:val="nil"/>
                <w:right w:val="nil"/>
                <w:between w:val="nil"/>
              </w:pBdr>
            </w:pPr>
          </w:p>
        </w:tc>
      </w:tr>
      <w:tr w:rsidR="00A7143A" w14:paraId="311449FE" w14:textId="77777777">
        <w:tc>
          <w:tcPr>
            <w:tcW w:w="3120" w:type="dxa"/>
            <w:shd w:val="clear" w:color="auto" w:fill="auto"/>
            <w:tcMar>
              <w:top w:w="100" w:type="dxa"/>
              <w:left w:w="100" w:type="dxa"/>
              <w:bottom w:w="100" w:type="dxa"/>
              <w:right w:w="100" w:type="dxa"/>
            </w:tcMar>
          </w:tcPr>
          <w:p w:rsidR="00A7143A" w:rsidRDefault="008C136C" w14:paraId="0000020F" w14:textId="77777777">
            <w:pPr>
              <w:widowControl w:val="0"/>
              <w:pBdr>
                <w:top w:val="nil"/>
                <w:left w:val="nil"/>
                <w:bottom w:val="nil"/>
                <w:right w:val="nil"/>
                <w:between w:val="nil"/>
              </w:pBdr>
            </w:pPr>
            <w:r>
              <w:t xml:space="preserve">TR: Birthright Access to </w:t>
            </w:r>
            <w:proofErr w:type="spellStart"/>
            <w:r>
              <w:t>PTL_Groups_Employees</w:t>
            </w:r>
            <w:proofErr w:type="spellEnd"/>
          </w:p>
        </w:tc>
        <w:tc>
          <w:tcPr>
            <w:tcW w:w="2966" w:type="dxa"/>
            <w:shd w:val="clear" w:color="auto" w:fill="auto"/>
            <w:tcMar>
              <w:top w:w="100" w:type="dxa"/>
              <w:left w:w="100" w:type="dxa"/>
              <w:bottom w:w="100" w:type="dxa"/>
              <w:right w:w="100" w:type="dxa"/>
            </w:tcMar>
          </w:tcPr>
          <w:p w:rsidR="00A7143A" w:rsidRDefault="008C136C" w14:paraId="00000210" w14:textId="77777777">
            <w:pPr>
              <w:widowControl w:val="0"/>
              <w:pBdr>
                <w:top w:val="nil"/>
                <w:left w:val="nil"/>
                <w:bottom w:val="nil"/>
                <w:right w:val="nil"/>
                <w:between w:val="nil"/>
              </w:pBdr>
            </w:pPr>
            <w:proofErr w:type="spellStart"/>
            <w:r>
              <w:t>Usertype</w:t>
            </w:r>
            <w:proofErr w:type="spellEnd"/>
            <w:r>
              <w:t>=employee</w:t>
            </w:r>
          </w:p>
        </w:tc>
        <w:tc>
          <w:tcPr>
            <w:tcW w:w="3274" w:type="dxa"/>
            <w:shd w:val="clear" w:color="auto" w:fill="auto"/>
            <w:tcMar>
              <w:top w:w="100" w:type="dxa"/>
              <w:left w:w="100" w:type="dxa"/>
              <w:bottom w:w="100" w:type="dxa"/>
              <w:right w:w="100" w:type="dxa"/>
            </w:tcMar>
          </w:tcPr>
          <w:p w:rsidR="00A7143A" w:rsidRDefault="008C136C" w14:paraId="00000211" w14:textId="77777777">
            <w:pPr>
              <w:widowControl w:val="0"/>
              <w:pBdr>
                <w:top w:val="nil"/>
                <w:left w:val="nil"/>
                <w:bottom w:val="nil"/>
                <w:right w:val="nil"/>
                <w:between w:val="nil"/>
              </w:pBdr>
            </w:pPr>
            <w:r>
              <w:t>Enterprise Role “</w:t>
            </w:r>
            <w:proofErr w:type="spellStart"/>
            <w:r>
              <w:t>ENTRole_Employee</w:t>
            </w:r>
            <w:proofErr w:type="spellEnd"/>
            <w:r>
              <w:t xml:space="preserve">” to provide access to AD groups </w:t>
            </w:r>
            <w:proofErr w:type="spellStart"/>
            <w:r>
              <w:t>PTL_Employees</w:t>
            </w:r>
            <w:proofErr w:type="spellEnd"/>
            <w:r>
              <w:t>, ANYCON_IT, DSG_GLOBAL_SHAREVOL01</w:t>
            </w:r>
          </w:p>
        </w:tc>
      </w:tr>
      <w:tr w:rsidR="00A7143A" w14:paraId="7267672B" w14:textId="77777777">
        <w:tc>
          <w:tcPr>
            <w:tcW w:w="3120" w:type="dxa"/>
            <w:shd w:val="clear" w:color="auto" w:fill="auto"/>
            <w:tcMar>
              <w:top w:w="100" w:type="dxa"/>
              <w:left w:w="100" w:type="dxa"/>
              <w:bottom w:w="100" w:type="dxa"/>
              <w:right w:w="100" w:type="dxa"/>
            </w:tcMar>
          </w:tcPr>
          <w:p w:rsidR="00A7143A" w:rsidRDefault="008C136C" w14:paraId="00000212" w14:textId="77777777">
            <w:pPr>
              <w:widowControl w:val="0"/>
              <w:pBdr>
                <w:top w:val="nil"/>
                <w:left w:val="nil"/>
                <w:bottom w:val="nil"/>
                <w:right w:val="nil"/>
                <w:between w:val="nil"/>
              </w:pBdr>
            </w:pPr>
            <w:r>
              <w:t xml:space="preserve">TR: Birthright Access to </w:t>
            </w:r>
            <w:proofErr w:type="spellStart"/>
            <w:r>
              <w:t>PTL_Groups_NONEmployees</w:t>
            </w:r>
            <w:proofErr w:type="spellEnd"/>
          </w:p>
        </w:tc>
        <w:tc>
          <w:tcPr>
            <w:tcW w:w="2966" w:type="dxa"/>
            <w:shd w:val="clear" w:color="auto" w:fill="auto"/>
            <w:tcMar>
              <w:top w:w="100" w:type="dxa"/>
              <w:left w:w="100" w:type="dxa"/>
              <w:bottom w:w="100" w:type="dxa"/>
              <w:right w:w="100" w:type="dxa"/>
            </w:tcMar>
          </w:tcPr>
          <w:p w:rsidR="00A7143A" w:rsidRDefault="008C136C" w14:paraId="00000213" w14:textId="77777777">
            <w:pPr>
              <w:widowControl w:val="0"/>
              <w:pBdr>
                <w:top w:val="nil"/>
                <w:left w:val="nil"/>
                <w:bottom w:val="nil"/>
                <w:right w:val="nil"/>
                <w:between w:val="nil"/>
              </w:pBdr>
            </w:pPr>
            <w:proofErr w:type="spellStart"/>
            <w:r>
              <w:t>Usertype</w:t>
            </w:r>
            <w:proofErr w:type="spellEnd"/>
            <w:r>
              <w:t xml:space="preserve"> = contingent worker</w:t>
            </w:r>
          </w:p>
        </w:tc>
        <w:tc>
          <w:tcPr>
            <w:tcW w:w="3274" w:type="dxa"/>
            <w:shd w:val="clear" w:color="auto" w:fill="auto"/>
            <w:tcMar>
              <w:top w:w="100" w:type="dxa"/>
              <w:left w:w="100" w:type="dxa"/>
              <w:bottom w:w="100" w:type="dxa"/>
              <w:right w:w="100" w:type="dxa"/>
            </w:tcMar>
          </w:tcPr>
          <w:p w:rsidR="00A7143A" w:rsidRDefault="008C136C" w14:paraId="00000214" w14:textId="77777777">
            <w:pPr>
              <w:widowControl w:val="0"/>
              <w:pBdr>
                <w:top w:val="nil"/>
                <w:left w:val="nil"/>
                <w:bottom w:val="nil"/>
                <w:right w:val="nil"/>
                <w:between w:val="nil"/>
              </w:pBdr>
            </w:pPr>
            <w:r>
              <w:t>Enterprise Role “</w:t>
            </w:r>
            <w:proofErr w:type="spellStart"/>
            <w:r>
              <w:t>ENTRole_NonEmployee</w:t>
            </w:r>
            <w:proofErr w:type="spellEnd"/>
            <w:r>
              <w:t xml:space="preserve">” to provide access to AD groups </w:t>
            </w:r>
            <w:proofErr w:type="spellStart"/>
            <w:r>
              <w:t>PTL_NonEmployee</w:t>
            </w:r>
            <w:proofErr w:type="spellEnd"/>
            <w:r>
              <w:t>, ANYCON_IT, DSG_GLOBAL_SHAREVOL01</w:t>
            </w:r>
          </w:p>
        </w:tc>
      </w:tr>
      <w:tr w:rsidR="00A7143A" w14:paraId="03EDCAEB" w14:textId="77777777">
        <w:tc>
          <w:tcPr>
            <w:tcW w:w="3120" w:type="dxa"/>
            <w:shd w:val="clear" w:color="auto" w:fill="auto"/>
            <w:tcMar>
              <w:top w:w="100" w:type="dxa"/>
              <w:left w:w="100" w:type="dxa"/>
              <w:bottom w:w="100" w:type="dxa"/>
              <w:right w:w="100" w:type="dxa"/>
            </w:tcMar>
          </w:tcPr>
          <w:p w:rsidR="00A7143A" w:rsidRDefault="008C136C" w14:paraId="00000215" w14:textId="77777777">
            <w:pPr>
              <w:widowControl w:val="0"/>
              <w:pBdr>
                <w:top w:val="nil"/>
                <w:left w:val="nil"/>
                <w:bottom w:val="nil"/>
                <w:right w:val="nil"/>
                <w:between w:val="nil"/>
              </w:pBdr>
            </w:pPr>
            <w:r>
              <w:t>TR: Birthright Access to E3_License</w:t>
            </w:r>
          </w:p>
        </w:tc>
        <w:tc>
          <w:tcPr>
            <w:tcW w:w="2966" w:type="dxa"/>
            <w:shd w:val="clear" w:color="auto" w:fill="auto"/>
            <w:tcMar>
              <w:top w:w="100" w:type="dxa"/>
              <w:left w:w="100" w:type="dxa"/>
              <w:bottom w:w="100" w:type="dxa"/>
              <w:right w:w="100" w:type="dxa"/>
            </w:tcMar>
          </w:tcPr>
          <w:p w:rsidR="00A7143A" w:rsidRDefault="008C136C" w14:paraId="00000216" w14:textId="6DC95595">
            <w:pPr>
              <w:widowControl w:val="0"/>
              <w:pBdr>
                <w:top w:val="nil"/>
                <w:left w:val="nil"/>
                <w:bottom w:val="nil"/>
                <w:right w:val="nil"/>
                <w:between w:val="nil"/>
              </w:pBdr>
            </w:pPr>
            <w:r>
              <w:t>(Job Category = Registered Nurse AND Job Level = Band 5 Expert)</w:t>
            </w:r>
            <w:r>
              <w:br/>
            </w:r>
            <w:r>
              <w:t>OR</w:t>
            </w:r>
            <w:r>
              <w:br/>
            </w:r>
            <w:r>
              <w:t>(Job Category = Allied Health Professional AND Job Family Group = Clinical Nursing)</w:t>
            </w:r>
            <w:r>
              <w:br/>
            </w:r>
            <w:r>
              <w:t>OR</w:t>
            </w:r>
            <w:r>
              <w:br/>
            </w:r>
            <w:r>
              <w:t xml:space="preserve">(Job Category = Clerical-Business Support AND (Job Profile Description not like </w:t>
            </w:r>
            <w:r w:rsidR="005D69B0">
              <w:t>‘</w:t>
            </w:r>
            <w:r>
              <w:t>Student</w:t>
            </w:r>
            <w:r w:rsidR="005D69B0">
              <w:t>’</w:t>
            </w:r>
            <w:r>
              <w:t xml:space="preserve"> OR Job profile!=102350)</w:t>
            </w:r>
            <w:r>
              <w:br/>
            </w:r>
            <w:r>
              <w:t>OR</w:t>
            </w:r>
            <w:r>
              <w:br/>
            </w:r>
            <w:r>
              <w:t>(Job Category= Clerical-Patient Support AND Job Family Group in (Corporate ,Health Plan))</w:t>
            </w:r>
            <w:r>
              <w:br/>
            </w:r>
            <w:r>
              <w:t>OR</w:t>
            </w:r>
            <w:r>
              <w:br/>
            </w:r>
            <w:r>
              <w:t>(Job Category= Clerical-Patient Support AND (Job Profile Description not in [</w:t>
            </w:r>
            <w:r w:rsidR="005D69B0">
              <w:t>‘</w:t>
            </w:r>
            <w:r>
              <w:t>Student</w:t>
            </w:r>
            <w:r w:rsidR="005D69B0">
              <w:t>’</w:t>
            </w:r>
            <w:r>
              <w:t xml:space="preserve">, </w:t>
            </w:r>
            <w:r w:rsidR="005D69B0">
              <w:t>‘</w:t>
            </w:r>
            <w:r>
              <w:t>Intern</w:t>
            </w:r>
            <w:r w:rsidR="005D69B0">
              <w:t>’</w:t>
            </w:r>
            <w:r>
              <w:t xml:space="preserve">, </w:t>
            </w:r>
            <w:r w:rsidR="005D69B0">
              <w:t>‘</w:t>
            </w:r>
            <w:r>
              <w:t>Scheduling Coordinator, Business Support</w:t>
            </w:r>
            <w:r w:rsidR="005D69B0">
              <w:t>’</w:t>
            </w:r>
            <w:r>
              <w:t>]</w:t>
            </w:r>
            <w:r>
              <w:br/>
            </w:r>
            <w:r>
              <w:t>OR Job Family Group in (Corporate, Health Plan))</w:t>
            </w:r>
          </w:p>
        </w:tc>
        <w:tc>
          <w:tcPr>
            <w:tcW w:w="3274" w:type="dxa"/>
            <w:shd w:val="clear" w:color="auto" w:fill="auto"/>
            <w:tcMar>
              <w:top w:w="100" w:type="dxa"/>
              <w:left w:w="100" w:type="dxa"/>
              <w:bottom w:w="100" w:type="dxa"/>
              <w:right w:w="100" w:type="dxa"/>
            </w:tcMar>
          </w:tcPr>
          <w:p w:rsidR="00A7143A" w:rsidRDefault="008C136C" w14:paraId="00000217" w14:textId="77777777">
            <w:pPr>
              <w:widowControl w:val="0"/>
              <w:pBdr>
                <w:top w:val="nil"/>
                <w:left w:val="nil"/>
                <w:bottom w:val="nil"/>
                <w:right w:val="nil"/>
                <w:between w:val="nil"/>
              </w:pBdr>
            </w:pPr>
            <w:r>
              <w:t>SG_O365_E3_ExchangeOnline</w:t>
            </w:r>
          </w:p>
        </w:tc>
      </w:tr>
      <w:tr w:rsidR="00A7143A" w14:paraId="548E5B3B" w14:textId="77777777">
        <w:tc>
          <w:tcPr>
            <w:tcW w:w="3120" w:type="dxa"/>
            <w:shd w:val="clear" w:color="auto" w:fill="auto"/>
            <w:tcMar>
              <w:top w:w="100" w:type="dxa"/>
              <w:left w:w="100" w:type="dxa"/>
              <w:bottom w:w="100" w:type="dxa"/>
              <w:right w:w="100" w:type="dxa"/>
            </w:tcMar>
          </w:tcPr>
          <w:p w:rsidR="00A7143A" w:rsidRDefault="008C136C" w14:paraId="00000218" w14:textId="77777777">
            <w:pPr>
              <w:widowControl w:val="0"/>
              <w:pBdr>
                <w:top w:val="nil"/>
                <w:left w:val="nil"/>
                <w:bottom w:val="nil"/>
                <w:right w:val="nil"/>
                <w:between w:val="nil"/>
              </w:pBdr>
            </w:pPr>
            <w:r>
              <w:t>TR: Birthright Access to E5_License</w:t>
            </w:r>
          </w:p>
        </w:tc>
        <w:tc>
          <w:tcPr>
            <w:tcW w:w="2966" w:type="dxa"/>
            <w:shd w:val="clear" w:color="auto" w:fill="auto"/>
            <w:tcMar>
              <w:top w:w="100" w:type="dxa"/>
              <w:left w:w="100" w:type="dxa"/>
              <w:bottom w:w="100" w:type="dxa"/>
              <w:right w:w="100" w:type="dxa"/>
            </w:tcMar>
          </w:tcPr>
          <w:p w:rsidR="00A7143A" w:rsidRDefault="008C136C" w14:paraId="00000219" w14:textId="77777777">
            <w:pPr>
              <w:widowControl w:val="0"/>
              <w:pBdr>
                <w:top w:val="nil"/>
                <w:left w:val="nil"/>
                <w:bottom w:val="nil"/>
                <w:right w:val="nil"/>
                <w:between w:val="nil"/>
              </w:pBdr>
            </w:pPr>
            <w:r>
              <w:t xml:space="preserve">Company Reference ID = CM101 AND Reporting Division ID = RD1004 </w:t>
            </w:r>
          </w:p>
          <w:p w:rsidR="00A7143A" w:rsidRDefault="008C136C" w14:paraId="0000021A" w14:textId="77777777">
            <w:pPr>
              <w:widowControl w:val="0"/>
              <w:pBdr>
                <w:top w:val="nil"/>
                <w:left w:val="nil"/>
                <w:bottom w:val="nil"/>
                <w:right w:val="nil"/>
                <w:between w:val="nil"/>
              </w:pBdr>
            </w:pPr>
            <w:r>
              <w:t xml:space="preserve">AND Cost </w:t>
            </w:r>
            <w:proofErr w:type="spellStart"/>
            <w:r>
              <w:t>Center</w:t>
            </w:r>
            <w:proofErr w:type="spellEnd"/>
            <w:r>
              <w:t xml:space="preserve"> Reference ID = CC27091004 AND User Type = </w:t>
            </w:r>
            <w:proofErr w:type="gramStart"/>
            <w:r>
              <w:t>Employee;</w:t>
            </w:r>
            <w:proofErr w:type="gramEnd"/>
            <w:r>
              <w:t xml:space="preserve"> </w:t>
            </w:r>
          </w:p>
          <w:p w:rsidR="00A7143A" w:rsidRDefault="008C136C" w14:paraId="0000021B" w14:textId="77777777">
            <w:pPr>
              <w:widowControl w:val="0"/>
              <w:pBdr>
                <w:top w:val="nil"/>
                <w:left w:val="nil"/>
                <w:bottom w:val="nil"/>
                <w:right w:val="nil"/>
                <w:between w:val="nil"/>
              </w:pBdr>
            </w:pPr>
            <w:r>
              <w:t>OR</w:t>
            </w:r>
          </w:p>
          <w:p w:rsidR="00A7143A" w:rsidRDefault="008C136C" w14:paraId="0000021C" w14:textId="77777777">
            <w:pPr>
              <w:widowControl w:val="0"/>
              <w:pBdr>
                <w:top w:val="nil"/>
                <w:left w:val="nil"/>
                <w:bottom w:val="nil"/>
                <w:right w:val="nil"/>
                <w:between w:val="nil"/>
              </w:pBdr>
            </w:pPr>
            <w:r>
              <w:t xml:space="preserve">Company Reference ID = CM117 </w:t>
            </w:r>
          </w:p>
          <w:p w:rsidR="00A7143A" w:rsidRDefault="008C136C" w14:paraId="0000021D" w14:textId="77777777">
            <w:pPr>
              <w:widowControl w:val="0"/>
              <w:pBdr>
                <w:top w:val="nil"/>
                <w:left w:val="nil"/>
                <w:bottom w:val="nil"/>
                <w:right w:val="nil"/>
                <w:between w:val="nil"/>
              </w:pBdr>
            </w:pPr>
            <w:r>
              <w:t xml:space="preserve">AND Reporting Division ID = RD1004 </w:t>
            </w:r>
          </w:p>
          <w:p w:rsidR="00A7143A" w:rsidRDefault="008C136C" w14:paraId="0000021E" w14:textId="77777777">
            <w:pPr>
              <w:widowControl w:val="0"/>
              <w:pBdr>
                <w:top w:val="nil"/>
                <w:left w:val="nil"/>
                <w:bottom w:val="nil"/>
                <w:right w:val="nil"/>
                <w:between w:val="nil"/>
              </w:pBdr>
            </w:pPr>
            <w:r>
              <w:t xml:space="preserve">AND Cost </w:t>
            </w:r>
            <w:proofErr w:type="spellStart"/>
            <w:r>
              <w:t>Center</w:t>
            </w:r>
            <w:proofErr w:type="spellEnd"/>
            <w:r>
              <w:t xml:space="preserve"> Reference ID = CC27091004 AND User Type = Employee;</w:t>
            </w:r>
          </w:p>
        </w:tc>
        <w:tc>
          <w:tcPr>
            <w:tcW w:w="3274" w:type="dxa"/>
            <w:shd w:val="clear" w:color="auto" w:fill="auto"/>
            <w:tcMar>
              <w:top w:w="100" w:type="dxa"/>
              <w:left w:w="100" w:type="dxa"/>
              <w:bottom w:w="100" w:type="dxa"/>
              <w:right w:w="100" w:type="dxa"/>
            </w:tcMar>
          </w:tcPr>
          <w:p w:rsidR="00A7143A" w:rsidRDefault="008C136C" w14:paraId="0000021F" w14:textId="77777777">
            <w:pPr>
              <w:widowControl w:val="0"/>
              <w:pBdr>
                <w:top w:val="nil"/>
                <w:left w:val="nil"/>
                <w:bottom w:val="nil"/>
                <w:right w:val="nil"/>
                <w:between w:val="nil"/>
              </w:pBdr>
            </w:pPr>
            <w:r>
              <w:t>SG_O365_E5_ExchangeOnline</w:t>
            </w:r>
          </w:p>
        </w:tc>
      </w:tr>
      <w:tr w:rsidR="00A7143A" w14:paraId="744ED9AC" w14:textId="77777777">
        <w:tc>
          <w:tcPr>
            <w:tcW w:w="3120" w:type="dxa"/>
            <w:shd w:val="clear" w:color="auto" w:fill="auto"/>
            <w:tcMar>
              <w:top w:w="100" w:type="dxa"/>
              <w:left w:w="100" w:type="dxa"/>
              <w:bottom w:w="100" w:type="dxa"/>
              <w:right w:w="100" w:type="dxa"/>
            </w:tcMar>
          </w:tcPr>
          <w:p w:rsidR="00A7143A" w:rsidRDefault="008C136C" w14:paraId="00000220" w14:textId="77777777">
            <w:pPr>
              <w:widowControl w:val="0"/>
              <w:pBdr>
                <w:top w:val="nil"/>
                <w:left w:val="nil"/>
                <w:bottom w:val="nil"/>
                <w:right w:val="nil"/>
                <w:between w:val="nil"/>
              </w:pBdr>
            </w:pPr>
            <w:r>
              <w:t>TR: Birthright Access to F3_License</w:t>
            </w:r>
          </w:p>
        </w:tc>
        <w:tc>
          <w:tcPr>
            <w:tcW w:w="2966" w:type="dxa"/>
            <w:shd w:val="clear" w:color="auto" w:fill="auto"/>
            <w:tcMar>
              <w:top w:w="100" w:type="dxa"/>
              <w:left w:w="100" w:type="dxa"/>
              <w:bottom w:w="100" w:type="dxa"/>
              <w:right w:w="100" w:type="dxa"/>
            </w:tcMar>
          </w:tcPr>
          <w:p w:rsidR="00A7143A" w:rsidRDefault="008C136C" w14:paraId="00000221" w14:textId="77777777">
            <w:pPr>
              <w:widowControl w:val="0"/>
              <w:pBdr>
                <w:top w:val="nil"/>
                <w:left w:val="nil"/>
                <w:bottom w:val="nil"/>
                <w:right w:val="nil"/>
                <w:between w:val="nil"/>
              </w:pBdr>
            </w:pPr>
            <w:r>
              <w:t xml:space="preserve">Not </w:t>
            </w:r>
            <w:proofErr w:type="gramStart"/>
            <w:r>
              <w:t>in  (</w:t>
            </w:r>
            <w:proofErr w:type="gramEnd"/>
            <w:r>
              <w:t>Users in TR: Birthright Access to E3_License , Users in TR: Birthright Access to E5_License)</w:t>
            </w:r>
          </w:p>
        </w:tc>
        <w:tc>
          <w:tcPr>
            <w:tcW w:w="3274" w:type="dxa"/>
            <w:shd w:val="clear" w:color="auto" w:fill="auto"/>
            <w:tcMar>
              <w:top w:w="100" w:type="dxa"/>
              <w:left w:w="100" w:type="dxa"/>
              <w:bottom w:w="100" w:type="dxa"/>
              <w:right w:w="100" w:type="dxa"/>
            </w:tcMar>
          </w:tcPr>
          <w:p w:rsidR="00A7143A" w:rsidRDefault="008C136C" w14:paraId="00000222" w14:textId="77777777">
            <w:pPr>
              <w:widowControl w:val="0"/>
              <w:pBdr>
                <w:top w:val="nil"/>
                <w:left w:val="nil"/>
                <w:bottom w:val="nil"/>
                <w:right w:val="nil"/>
                <w:between w:val="nil"/>
              </w:pBdr>
            </w:pPr>
            <w:r>
              <w:t>SG_O365_F3_ExchangeOnline</w:t>
            </w:r>
          </w:p>
        </w:tc>
      </w:tr>
      <w:tr w:rsidR="00A7143A" w14:paraId="10018343" w14:textId="77777777">
        <w:tc>
          <w:tcPr>
            <w:tcW w:w="3120" w:type="dxa"/>
            <w:shd w:val="clear" w:color="auto" w:fill="auto"/>
            <w:tcMar>
              <w:top w:w="100" w:type="dxa"/>
              <w:left w:w="100" w:type="dxa"/>
              <w:bottom w:w="100" w:type="dxa"/>
              <w:right w:w="100" w:type="dxa"/>
            </w:tcMar>
          </w:tcPr>
          <w:p w:rsidR="00A7143A" w:rsidRDefault="008C136C" w14:paraId="00000223" w14:textId="77777777">
            <w:pPr>
              <w:widowControl w:val="0"/>
              <w:pBdr>
                <w:top w:val="nil"/>
                <w:left w:val="nil"/>
                <w:bottom w:val="nil"/>
                <w:right w:val="nil"/>
                <w:between w:val="nil"/>
              </w:pBdr>
            </w:pPr>
            <w:r>
              <w:t>TR: Birthright Rule to Grant Persona Based Access</w:t>
            </w:r>
          </w:p>
        </w:tc>
        <w:tc>
          <w:tcPr>
            <w:tcW w:w="2966" w:type="dxa"/>
            <w:shd w:val="clear" w:color="auto" w:fill="auto"/>
            <w:tcMar>
              <w:top w:w="100" w:type="dxa"/>
              <w:left w:w="100" w:type="dxa"/>
              <w:bottom w:w="100" w:type="dxa"/>
              <w:right w:w="100" w:type="dxa"/>
            </w:tcMar>
          </w:tcPr>
          <w:p w:rsidR="00A7143A" w:rsidRDefault="008C136C" w14:paraId="00000224" w14:textId="0A78192D">
            <w:pPr>
              <w:widowControl w:val="0"/>
              <w:pBdr>
                <w:top w:val="nil"/>
                <w:left w:val="nil"/>
                <w:bottom w:val="nil"/>
                <w:right w:val="nil"/>
                <w:between w:val="nil"/>
              </w:pBdr>
            </w:pPr>
            <w:r>
              <w:t xml:space="preserve">If </w:t>
            </w:r>
            <w:proofErr w:type="spellStart"/>
            <w:r>
              <w:t>User.C</w:t>
            </w:r>
            <w:r w:rsidR="005D69B0">
              <w:t>p</w:t>
            </w:r>
            <w:r>
              <w:t>relationship</w:t>
            </w:r>
            <w:proofErr w:type="spellEnd"/>
            <w:r>
              <w:t xml:space="preserve"> contains (Persona1) OR</w:t>
            </w:r>
          </w:p>
          <w:p w:rsidR="00A7143A" w:rsidRDefault="008C136C" w14:paraId="00000225" w14:textId="6004E454">
            <w:pPr>
              <w:widowControl w:val="0"/>
              <w:pBdr>
                <w:top w:val="nil"/>
                <w:left w:val="nil"/>
                <w:bottom w:val="nil"/>
                <w:right w:val="nil"/>
                <w:between w:val="nil"/>
              </w:pBdr>
            </w:pPr>
            <w:r>
              <w:t xml:space="preserve">If </w:t>
            </w:r>
            <w:proofErr w:type="spellStart"/>
            <w:r>
              <w:t>User.C</w:t>
            </w:r>
            <w:r w:rsidR="005D69B0">
              <w:t>p</w:t>
            </w:r>
            <w:r>
              <w:t>relationship</w:t>
            </w:r>
            <w:proofErr w:type="spellEnd"/>
            <w:r>
              <w:t xml:space="preserve"> contains (Persona2) OR</w:t>
            </w:r>
          </w:p>
          <w:p w:rsidR="00A7143A" w:rsidRDefault="008C136C" w14:paraId="00000226" w14:textId="586AAE7A">
            <w:pPr>
              <w:widowControl w:val="0"/>
              <w:pBdr>
                <w:top w:val="nil"/>
                <w:left w:val="nil"/>
                <w:bottom w:val="nil"/>
                <w:right w:val="nil"/>
                <w:between w:val="nil"/>
              </w:pBdr>
            </w:pPr>
            <w:r>
              <w:t xml:space="preserve">If </w:t>
            </w:r>
            <w:proofErr w:type="spellStart"/>
            <w:r>
              <w:t>User.C</w:t>
            </w:r>
            <w:r w:rsidR="005D69B0">
              <w:t>p</w:t>
            </w:r>
            <w:r>
              <w:t>relationship</w:t>
            </w:r>
            <w:proofErr w:type="spellEnd"/>
            <w:r>
              <w:t xml:space="preserve"> contains (Persona3) OR</w:t>
            </w:r>
          </w:p>
          <w:p w:rsidR="00A7143A" w:rsidRDefault="008C136C" w14:paraId="00000227" w14:textId="77777777">
            <w:pPr>
              <w:widowControl w:val="0"/>
              <w:pBdr>
                <w:top w:val="nil"/>
                <w:left w:val="nil"/>
                <w:bottom w:val="nil"/>
                <w:right w:val="nil"/>
                <w:between w:val="nil"/>
              </w:pBdr>
            </w:pPr>
            <w:r>
              <w:t>….so on</w:t>
            </w:r>
          </w:p>
        </w:tc>
        <w:tc>
          <w:tcPr>
            <w:tcW w:w="3274" w:type="dxa"/>
            <w:shd w:val="clear" w:color="auto" w:fill="auto"/>
            <w:tcMar>
              <w:top w:w="100" w:type="dxa"/>
              <w:left w:w="100" w:type="dxa"/>
              <w:bottom w:w="100" w:type="dxa"/>
              <w:right w:w="100" w:type="dxa"/>
            </w:tcMar>
          </w:tcPr>
          <w:p w:rsidR="00A7143A" w:rsidRDefault="008C136C" w14:paraId="00000228" w14:textId="77777777">
            <w:pPr>
              <w:widowControl w:val="0"/>
              <w:pBdr>
                <w:top w:val="nil"/>
                <w:left w:val="nil"/>
                <w:bottom w:val="nil"/>
                <w:right w:val="nil"/>
                <w:between w:val="nil"/>
              </w:pBdr>
            </w:pPr>
            <w:r>
              <w:t>Refer Persona based User management</w:t>
            </w:r>
          </w:p>
        </w:tc>
      </w:tr>
      <w:tr w:rsidR="00A7143A" w14:paraId="25156AD9" w14:textId="77777777">
        <w:tc>
          <w:tcPr>
            <w:tcW w:w="3120" w:type="dxa"/>
            <w:shd w:val="clear" w:color="auto" w:fill="auto"/>
            <w:tcMar>
              <w:top w:w="100" w:type="dxa"/>
              <w:left w:w="100" w:type="dxa"/>
              <w:bottom w:w="100" w:type="dxa"/>
              <w:right w:w="100" w:type="dxa"/>
            </w:tcMar>
          </w:tcPr>
          <w:p w:rsidR="00A7143A" w:rsidRDefault="008C136C" w14:paraId="00000229" w14:textId="77777777">
            <w:pPr>
              <w:widowControl w:val="0"/>
              <w:pBdr>
                <w:top w:val="nil"/>
                <w:left w:val="nil"/>
                <w:bottom w:val="nil"/>
                <w:right w:val="nil"/>
                <w:between w:val="nil"/>
              </w:pBdr>
            </w:pPr>
            <w:r>
              <w:t>UR: Generate Unique System Login and Email</w:t>
            </w:r>
          </w:p>
        </w:tc>
        <w:tc>
          <w:tcPr>
            <w:tcW w:w="2966" w:type="dxa"/>
            <w:shd w:val="clear" w:color="auto" w:fill="auto"/>
            <w:tcMar>
              <w:top w:w="100" w:type="dxa"/>
              <w:left w:w="100" w:type="dxa"/>
              <w:bottom w:w="100" w:type="dxa"/>
              <w:right w:w="100" w:type="dxa"/>
            </w:tcMar>
          </w:tcPr>
          <w:p w:rsidR="00A7143A" w:rsidRDefault="008C136C" w14:paraId="0000022A" w14:textId="77777777">
            <w:pPr>
              <w:widowControl w:val="0"/>
              <w:pBdr>
                <w:top w:val="nil"/>
                <w:left w:val="nil"/>
                <w:bottom w:val="nil"/>
                <w:right w:val="nil"/>
                <w:between w:val="nil"/>
              </w:pBdr>
            </w:pPr>
            <w:proofErr w:type="spellStart"/>
            <w:r>
              <w:t>Systemusername</w:t>
            </w:r>
            <w:proofErr w:type="spellEnd"/>
            <w:r>
              <w:t xml:space="preserve"> is not null (unique identifier is present for the user) </w:t>
            </w:r>
          </w:p>
        </w:tc>
        <w:tc>
          <w:tcPr>
            <w:tcW w:w="3274" w:type="dxa"/>
            <w:shd w:val="clear" w:color="auto" w:fill="auto"/>
            <w:tcMar>
              <w:top w:w="100" w:type="dxa"/>
              <w:left w:w="100" w:type="dxa"/>
              <w:bottom w:w="100" w:type="dxa"/>
              <w:right w:w="100" w:type="dxa"/>
            </w:tcMar>
          </w:tcPr>
          <w:p w:rsidR="00A7143A" w:rsidRDefault="008C136C" w14:paraId="0000022B" w14:textId="77777777">
            <w:pPr>
              <w:widowControl w:val="0"/>
              <w:pBdr>
                <w:top w:val="nil"/>
                <w:left w:val="nil"/>
                <w:bottom w:val="nil"/>
                <w:right w:val="nil"/>
                <w:between w:val="nil"/>
              </w:pBdr>
            </w:pPr>
            <w:r>
              <w:t>Trigger when user is created via import and call the custom jar code</w:t>
            </w:r>
          </w:p>
        </w:tc>
      </w:tr>
      <w:tr w:rsidR="00A7143A" w14:paraId="41B0C193" w14:textId="77777777">
        <w:tc>
          <w:tcPr>
            <w:tcW w:w="3120" w:type="dxa"/>
            <w:shd w:val="clear" w:color="auto" w:fill="auto"/>
            <w:tcMar>
              <w:top w:w="100" w:type="dxa"/>
              <w:left w:w="100" w:type="dxa"/>
              <w:bottom w:w="100" w:type="dxa"/>
              <w:right w:w="100" w:type="dxa"/>
            </w:tcMar>
          </w:tcPr>
          <w:p w:rsidR="00A7143A" w:rsidRDefault="008C136C" w14:paraId="0000022C" w14:textId="77777777">
            <w:pPr>
              <w:widowControl w:val="0"/>
              <w:pBdr>
                <w:top w:val="nil"/>
                <w:left w:val="nil"/>
                <w:bottom w:val="nil"/>
                <w:right w:val="nil"/>
                <w:between w:val="nil"/>
              </w:pBdr>
            </w:pPr>
            <w:r>
              <w:t xml:space="preserve">UR: Notify </w:t>
            </w:r>
            <w:proofErr w:type="spellStart"/>
            <w:r>
              <w:t>IAM_Operations_UniqueID_missing</w:t>
            </w:r>
            <w:proofErr w:type="spellEnd"/>
          </w:p>
        </w:tc>
        <w:tc>
          <w:tcPr>
            <w:tcW w:w="2966" w:type="dxa"/>
            <w:shd w:val="clear" w:color="auto" w:fill="auto"/>
            <w:tcMar>
              <w:top w:w="100" w:type="dxa"/>
              <w:left w:w="100" w:type="dxa"/>
              <w:bottom w:w="100" w:type="dxa"/>
              <w:right w:w="100" w:type="dxa"/>
            </w:tcMar>
          </w:tcPr>
          <w:p w:rsidR="00A7143A" w:rsidRDefault="008C136C" w14:paraId="0000022D" w14:textId="77777777">
            <w:pPr>
              <w:widowControl w:val="0"/>
              <w:pBdr>
                <w:top w:val="nil"/>
                <w:left w:val="nil"/>
                <w:bottom w:val="nil"/>
                <w:right w:val="nil"/>
                <w:between w:val="nil"/>
              </w:pBdr>
            </w:pPr>
            <w:proofErr w:type="spellStart"/>
            <w:r>
              <w:t>Systemusername</w:t>
            </w:r>
            <w:proofErr w:type="spellEnd"/>
            <w:r>
              <w:t xml:space="preserve"> is null (unique identifier is not present for the user)</w:t>
            </w:r>
          </w:p>
        </w:tc>
        <w:tc>
          <w:tcPr>
            <w:tcW w:w="3274" w:type="dxa"/>
            <w:shd w:val="clear" w:color="auto" w:fill="auto"/>
            <w:tcMar>
              <w:top w:w="100" w:type="dxa"/>
              <w:left w:w="100" w:type="dxa"/>
              <w:bottom w:w="100" w:type="dxa"/>
              <w:right w:w="100" w:type="dxa"/>
            </w:tcMar>
          </w:tcPr>
          <w:p w:rsidR="00A7143A" w:rsidRDefault="008C136C" w14:paraId="0000022E" w14:textId="77777777">
            <w:pPr>
              <w:widowControl w:val="0"/>
              <w:pBdr>
                <w:top w:val="nil"/>
                <w:left w:val="nil"/>
                <w:bottom w:val="nil"/>
                <w:right w:val="nil"/>
                <w:between w:val="nil"/>
              </w:pBdr>
            </w:pPr>
            <w:r>
              <w:t>Trigger when user created via import and call the notify via email method</w:t>
            </w:r>
          </w:p>
        </w:tc>
      </w:tr>
    </w:tbl>
    <w:p w:rsidR="00A7143A" w:rsidRDefault="00A7143A" w14:paraId="0000022F" w14:textId="77777777"/>
    <w:p w:rsidR="00A7143A" w:rsidRDefault="008C136C" w14:paraId="00000230" w14:textId="20C5CBD2">
      <w:pPr>
        <w:pStyle w:val="Heading3"/>
      </w:pPr>
      <w:bookmarkStart w:name="_Toc167026890" w:id="36"/>
      <w:r>
        <w:t xml:space="preserve">Enterprise role – Based on </w:t>
      </w:r>
      <w:r w:rsidR="000A197B">
        <w:t>SECZETTA</w:t>
      </w:r>
      <w:bookmarkEnd w:id="36"/>
    </w:p>
    <w:tbl>
      <w:tblPr>
        <w:tblW w:w="9881"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100" w:type="dxa"/>
          <w:left w:w="100" w:type="dxa"/>
          <w:bottom w:w="100" w:type="dxa"/>
          <w:right w:w="100" w:type="dxa"/>
        </w:tblCellMar>
        <w:tblLook w:val="0600" w:firstRow="0" w:lastRow="0" w:firstColumn="0" w:lastColumn="0" w:noHBand="1" w:noVBand="1"/>
        <w:tblPrChange w:author="SUE K YARRINGTON" w:date="2024-08-15T13:30:44.422Z" w16du:dateUtc="2024-08-15T13:30:44.422Z" w:id="744253527">
          <w:tblPr>
            <w:tblW w:w="9881"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00" w:firstRow="0" w:lastRow="0" w:firstColumn="0" w:lastColumn="0" w:noHBand="1" w:noVBand="1"/>
          </w:tblPr>
        </w:tblPrChange>
      </w:tblPr>
      <w:tblGrid>
        <w:gridCol w:w="3109"/>
        <w:gridCol w:w="3402"/>
        <w:gridCol w:w="3370"/>
      </w:tblGrid>
      <w:tr w:rsidR="00A7143A" w:rsidTr="51BB99C2" w14:paraId="34FF0DD4" w14:textId="77777777">
        <w:trPr>
          <w:trHeight w:val="194"/>
        </w:trPr>
        <w:tc>
          <w:tcPr>
            <w:tcW w:w="3109" w:type="dxa"/>
            <w:shd w:val="clear" w:color="auto" w:fill="6D9EEB"/>
            <w:tcMar>
              <w:top w:w="100" w:type="dxa"/>
              <w:left w:w="100" w:type="dxa"/>
              <w:bottom w:w="100" w:type="dxa"/>
              <w:right w:w="100" w:type="dxa"/>
            </w:tcMar>
          </w:tcPr>
          <w:p w:rsidR="00A7143A" w:rsidRDefault="008C136C" w14:paraId="00000231" w14:textId="77777777">
            <w:pPr>
              <w:widowControl w:val="0"/>
              <w:rPr>
                <w:b/>
                <w:smallCaps/>
                <w:color w:val="FFFFFF"/>
              </w:rPr>
            </w:pPr>
            <w:bookmarkStart w:name="_heading=h.2grqrue" w:colFirst="0" w:colLast="0" w:id="37"/>
            <w:bookmarkEnd w:id="37"/>
            <w:r>
              <w:rPr>
                <w:b/>
                <w:smallCaps/>
                <w:color w:val="FFFFFF"/>
              </w:rPr>
              <w:t>Role name</w:t>
            </w:r>
          </w:p>
        </w:tc>
        <w:tc>
          <w:tcPr>
            <w:tcW w:w="3402" w:type="dxa"/>
            <w:shd w:val="clear" w:color="auto" w:fill="6D9EEB"/>
            <w:tcMar>
              <w:top w:w="100" w:type="dxa"/>
              <w:left w:w="100" w:type="dxa"/>
              <w:bottom w:w="100" w:type="dxa"/>
              <w:right w:w="100" w:type="dxa"/>
            </w:tcMar>
          </w:tcPr>
          <w:p w:rsidR="00A7143A" w:rsidRDefault="008C136C" w14:paraId="00000232" w14:textId="77777777">
            <w:pPr>
              <w:widowControl w:val="0"/>
              <w:rPr>
                <w:b/>
                <w:smallCaps/>
                <w:color w:val="FFFFFF"/>
              </w:rPr>
            </w:pPr>
            <w:r>
              <w:rPr>
                <w:b/>
                <w:smallCaps/>
                <w:color w:val="FFFFFF"/>
              </w:rPr>
              <w:t>Entitlements</w:t>
            </w:r>
          </w:p>
        </w:tc>
        <w:tc>
          <w:tcPr>
            <w:tcW w:w="3370" w:type="dxa"/>
            <w:shd w:val="clear" w:color="auto" w:fill="6D9EEB"/>
            <w:tcMar/>
          </w:tcPr>
          <w:p w:rsidR="00A7143A" w:rsidRDefault="00A7143A" w14:paraId="00000233" w14:textId="77777777">
            <w:pPr>
              <w:widowControl w:val="0"/>
              <w:rPr>
                <w:b/>
                <w:smallCaps/>
                <w:color w:val="FFFFFF"/>
              </w:rPr>
            </w:pPr>
          </w:p>
        </w:tc>
      </w:tr>
      <w:tr w:rsidR="00A7143A" w:rsidTr="51BB99C2" w14:paraId="37C2474C" w14:textId="77777777">
        <w:trPr>
          <w:trHeight w:val="694"/>
        </w:trPr>
        <w:tc>
          <w:tcPr>
            <w:tcW w:w="3109" w:type="dxa"/>
            <w:shd w:val="clear" w:color="auto" w:fill="auto"/>
            <w:tcMar>
              <w:top w:w="100" w:type="dxa"/>
              <w:left w:w="100" w:type="dxa"/>
              <w:bottom w:w="100" w:type="dxa"/>
              <w:right w:w="100" w:type="dxa"/>
            </w:tcMar>
            <w:vAlign w:val="center"/>
          </w:tcPr>
          <w:p w:rsidR="00A7143A" w:rsidRDefault="008C136C" w14:paraId="00000234" w14:textId="77777777">
            <w:proofErr w:type="spellStart"/>
            <w:r>
              <w:rPr>
                <w:color w:val="000000"/>
                <w:sz w:val="22"/>
                <w:szCs w:val="22"/>
              </w:rPr>
              <w:t>ENTRole_Physician</w:t>
            </w:r>
            <w:proofErr w:type="spellEnd"/>
          </w:p>
        </w:tc>
        <w:tc>
          <w:tcPr>
            <w:tcW w:w="3402" w:type="dxa"/>
            <w:shd w:val="clear" w:color="auto" w:fill="auto"/>
            <w:tcMar>
              <w:top w:w="100" w:type="dxa"/>
              <w:left w:w="100" w:type="dxa"/>
              <w:bottom w:w="100" w:type="dxa"/>
              <w:right w:w="100" w:type="dxa"/>
            </w:tcMar>
            <w:vAlign w:val="center"/>
          </w:tcPr>
          <w:p w:rsidR="00A7143A" w:rsidRDefault="008C136C" w14:paraId="00000235" w14:textId="77777777">
            <w:r>
              <w:rPr>
                <w:color w:val="000000"/>
                <w:sz w:val="22"/>
                <w:szCs w:val="22"/>
              </w:rPr>
              <w:t>Community Connect Physician</w:t>
            </w:r>
          </w:p>
        </w:tc>
        <w:tc>
          <w:tcPr>
            <w:tcW w:w="3370" w:type="dxa"/>
            <w:tcMar/>
            <w:vAlign w:val="center"/>
          </w:tcPr>
          <w:p w:rsidR="00A7143A" w:rsidRDefault="008C136C" w14:paraId="00000236" w14:textId="77777777">
            <w:r>
              <w:rPr>
                <w:color w:val="000000"/>
                <w:sz w:val="22"/>
                <w:szCs w:val="22"/>
              </w:rPr>
              <w:t>PTL_PHYSICIAN</w:t>
            </w:r>
          </w:p>
        </w:tc>
      </w:tr>
      <w:tr w:rsidR="00A7143A" w:rsidTr="51BB99C2" w14:paraId="3335FAD0" w14:textId="77777777">
        <w:trPr>
          <w:trHeight w:val="703"/>
        </w:trPr>
        <w:tc>
          <w:tcPr>
            <w:tcW w:w="3109" w:type="dxa"/>
            <w:shd w:val="clear" w:color="auto" w:fill="auto"/>
            <w:tcMar>
              <w:top w:w="100" w:type="dxa"/>
              <w:left w:w="100" w:type="dxa"/>
              <w:bottom w:w="100" w:type="dxa"/>
              <w:right w:w="100" w:type="dxa"/>
            </w:tcMar>
            <w:vAlign w:val="center"/>
          </w:tcPr>
          <w:p w:rsidR="00A7143A" w:rsidRDefault="008C136C" w14:paraId="00000237" w14:textId="77777777">
            <w:proofErr w:type="spellStart"/>
            <w:r>
              <w:rPr>
                <w:color w:val="000000"/>
                <w:sz w:val="22"/>
                <w:szCs w:val="22"/>
              </w:rPr>
              <w:t>ENTRole_Community_Physician</w:t>
            </w:r>
            <w:proofErr w:type="spellEnd"/>
          </w:p>
        </w:tc>
        <w:tc>
          <w:tcPr>
            <w:tcW w:w="3402" w:type="dxa"/>
            <w:shd w:val="clear" w:color="auto" w:fill="auto"/>
            <w:tcMar>
              <w:top w:w="100" w:type="dxa"/>
              <w:left w:w="100" w:type="dxa"/>
              <w:bottom w:w="100" w:type="dxa"/>
              <w:right w:w="100" w:type="dxa"/>
            </w:tcMar>
            <w:vAlign w:val="center"/>
          </w:tcPr>
          <w:p w:rsidR="00A7143A" w:rsidRDefault="008C136C" w14:paraId="00000238" w14:textId="77777777">
            <w:r>
              <w:rPr>
                <w:color w:val="000000"/>
                <w:sz w:val="22"/>
                <w:szCs w:val="22"/>
              </w:rPr>
              <w:t>Community Physician</w:t>
            </w:r>
          </w:p>
        </w:tc>
        <w:tc>
          <w:tcPr>
            <w:tcW w:w="3370" w:type="dxa"/>
            <w:tcMar/>
            <w:vAlign w:val="center"/>
          </w:tcPr>
          <w:p w:rsidR="00A7143A" w:rsidRDefault="008C136C" w14:paraId="00000239" w14:textId="77777777">
            <w:r>
              <w:rPr>
                <w:color w:val="000000"/>
                <w:sz w:val="22"/>
                <w:szCs w:val="22"/>
              </w:rPr>
              <w:t>PTL_PHYSICIAN</w:t>
            </w:r>
          </w:p>
        </w:tc>
      </w:tr>
      <w:tr w:rsidR="00A7143A" w:rsidTr="51BB99C2" w14:paraId="38E3CCFD" w14:textId="77777777">
        <w:trPr>
          <w:trHeight w:val="703"/>
        </w:trPr>
        <w:tc>
          <w:tcPr>
            <w:tcW w:w="3109" w:type="dxa"/>
            <w:shd w:val="clear" w:color="auto" w:fill="auto"/>
            <w:tcMar>
              <w:top w:w="100" w:type="dxa"/>
              <w:left w:w="100" w:type="dxa"/>
              <w:bottom w:w="100" w:type="dxa"/>
              <w:right w:w="100" w:type="dxa"/>
            </w:tcMar>
            <w:vAlign w:val="center"/>
          </w:tcPr>
          <w:p w:rsidR="00A7143A" w:rsidRDefault="008C136C" w14:paraId="0000023A" w14:textId="77777777">
            <w:proofErr w:type="spellStart"/>
            <w:r>
              <w:rPr>
                <w:color w:val="000000"/>
                <w:sz w:val="22"/>
                <w:szCs w:val="22"/>
              </w:rPr>
              <w:t>ENTRole_CEMR</w:t>
            </w:r>
            <w:proofErr w:type="spellEnd"/>
            <w:r>
              <w:rPr>
                <w:color w:val="000000"/>
                <w:sz w:val="22"/>
                <w:szCs w:val="22"/>
              </w:rPr>
              <w:t xml:space="preserve"> Clinical staff</w:t>
            </w:r>
          </w:p>
        </w:tc>
        <w:tc>
          <w:tcPr>
            <w:tcW w:w="3402" w:type="dxa"/>
            <w:shd w:val="clear" w:color="auto" w:fill="auto"/>
            <w:tcMar>
              <w:top w:w="100" w:type="dxa"/>
              <w:left w:w="100" w:type="dxa"/>
              <w:bottom w:w="100" w:type="dxa"/>
              <w:right w:w="100" w:type="dxa"/>
            </w:tcMar>
            <w:vAlign w:val="center"/>
          </w:tcPr>
          <w:p w:rsidR="00A7143A" w:rsidRDefault="008C136C" w14:paraId="0000023B" w14:textId="77777777">
            <w:r>
              <w:rPr>
                <w:color w:val="000000"/>
                <w:sz w:val="22"/>
                <w:szCs w:val="22"/>
              </w:rPr>
              <w:t>CEMR Clinical staff</w:t>
            </w:r>
          </w:p>
        </w:tc>
        <w:tc>
          <w:tcPr>
            <w:tcW w:w="3370" w:type="dxa"/>
            <w:tcMar/>
            <w:vAlign w:val="center"/>
          </w:tcPr>
          <w:p w:rsidR="00A7143A" w:rsidRDefault="008C136C" w14:paraId="0000023C" w14:textId="77777777">
            <w:r>
              <w:rPr>
                <w:color w:val="000000"/>
                <w:sz w:val="22"/>
                <w:szCs w:val="22"/>
              </w:rPr>
              <w:t>PTL_MD_STAFF</w:t>
            </w:r>
          </w:p>
        </w:tc>
      </w:tr>
      <w:tr w:rsidR="00A7143A" w:rsidTr="51BB99C2" w14:paraId="163BCE12"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23D" w14:textId="77777777">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23E" w14:textId="77777777">
            <w:pPr>
              <w:rPr>
                <w:color w:val="000000"/>
                <w:sz w:val="22"/>
                <w:szCs w:val="22"/>
              </w:rPr>
            </w:pPr>
          </w:p>
        </w:tc>
        <w:tc>
          <w:tcPr>
            <w:tcW w:w="3370" w:type="dxa"/>
            <w:tcMar/>
            <w:vAlign w:val="center"/>
          </w:tcPr>
          <w:p w:rsidR="00A7143A" w:rsidRDefault="008C136C" w14:paraId="0000023F" w14:textId="77777777">
            <w:pPr>
              <w:rPr>
                <w:color w:val="000000"/>
                <w:sz w:val="22"/>
                <w:szCs w:val="22"/>
              </w:rPr>
            </w:pPr>
            <w:r>
              <w:rPr>
                <w:color w:val="000000"/>
                <w:sz w:val="22"/>
                <w:szCs w:val="22"/>
              </w:rPr>
              <w:t>PTL_MD_STAFF_CLNICAL</w:t>
            </w:r>
          </w:p>
        </w:tc>
      </w:tr>
      <w:tr w:rsidR="00A7143A" w:rsidTr="51BB99C2" w14:paraId="0F5D38F2" w14:textId="77777777">
        <w:trPr>
          <w:trHeight w:val="703"/>
        </w:trPr>
        <w:tc>
          <w:tcPr>
            <w:tcW w:w="3109" w:type="dxa"/>
            <w:shd w:val="clear" w:color="auto" w:fill="auto"/>
            <w:tcMar>
              <w:top w:w="100" w:type="dxa"/>
              <w:left w:w="100" w:type="dxa"/>
              <w:bottom w:w="100" w:type="dxa"/>
              <w:right w:w="100" w:type="dxa"/>
            </w:tcMar>
            <w:vAlign w:val="center"/>
          </w:tcPr>
          <w:p w:rsidR="00A7143A" w:rsidRDefault="008C136C" w14:paraId="00000240" w14:textId="77777777">
            <w:pPr>
              <w:rPr>
                <w:color w:val="000000"/>
                <w:sz w:val="22"/>
                <w:szCs w:val="22"/>
              </w:rPr>
            </w:pPr>
            <w:proofErr w:type="spellStart"/>
            <w:r>
              <w:rPr>
                <w:color w:val="000000"/>
                <w:sz w:val="22"/>
                <w:szCs w:val="22"/>
              </w:rPr>
              <w:t>ENTRole</w:t>
            </w:r>
            <w:proofErr w:type="spellEnd"/>
            <w:r>
              <w:rPr>
                <w:color w:val="000000"/>
                <w:sz w:val="22"/>
                <w:szCs w:val="22"/>
              </w:rPr>
              <w:t xml:space="preserve">_ </w:t>
            </w:r>
            <w:proofErr w:type="spellStart"/>
            <w:r>
              <w:rPr>
                <w:color w:val="000000"/>
                <w:sz w:val="22"/>
                <w:szCs w:val="22"/>
              </w:rPr>
              <w:t>Community_Clinical</w:t>
            </w:r>
            <w:proofErr w:type="spellEnd"/>
            <w:r>
              <w:rPr>
                <w:color w:val="000000"/>
                <w:sz w:val="22"/>
                <w:szCs w:val="22"/>
              </w:rPr>
              <w:t xml:space="preserve"> staff</w:t>
            </w:r>
          </w:p>
        </w:tc>
        <w:tc>
          <w:tcPr>
            <w:tcW w:w="3402" w:type="dxa"/>
            <w:shd w:val="clear" w:color="auto" w:fill="auto"/>
            <w:tcMar>
              <w:top w:w="100" w:type="dxa"/>
              <w:left w:w="100" w:type="dxa"/>
              <w:bottom w:w="100" w:type="dxa"/>
              <w:right w:w="100" w:type="dxa"/>
            </w:tcMar>
            <w:vAlign w:val="center"/>
          </w:tcPr>
          <w:p w:rsidR="00A7143A" w:rsidRDefault="008C136C" w14:paraId="00000241" w14:textId="77777777">
            <w:pPr>
              <w:rPr>
                <w:color w:val="000000"/>
                <w:sz w:val="22"/>
                <w:szCs w:val="22"/>
              </w:rPr>
            </w:pPr>
            <w:r>
              <w:rPr>
                <w:color w:val="000000"/>
                <w:sz w:val="22"/>
                <w:szCs w:val="22"/>
              </w:rPr>
              <w:t>Community Clinical staff</w:t>
            </w:r>
          </w:p>
        </w:tc>
        <w:tc>
          <w:tcPr>
            <w:tcW w:w="3370" w:type="dxa"/>
            <w:tcMar/>
            <w:vAlign w:val="center"/>
          </w:tcPr>
          <w:p w:rsidR="00A7143A" w:rsidRDefault="008C136C" w14:paraId="00000242" w14:textId="77777777">
            <w:pPr>
              <w:rPr>
                <w:color w:val="000000"/>
                <w:sz w:val="22"/>
                <w:szCs w:val="22"/>
              </w:rPr>
            </w:pPr>
            <w:r>
              <w:rPr>
                <w:color w:val="000000"/>
                <w:sz w:val="22"/>
                <w:szCs w:val="22"/>
              </w:rPr>
              <w:t>PTL_MD_STAFF</w:t>
            </w:r>
          </w:p>
        </w:tc>
      </w:tr>
      <w:tr w:rsidR="00A7143A" w:rsidTr="51BB99C2" w14:paraId="065E5C6E"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243" w14:textId="77777777">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244" w14:textId="77777777">
            <w:pPr>
              <w:rPr>
                <w:color w:val="000000"/>
                <w:sz w:val="22"/>
                <w:szCs w:val="22"/>
              </w:rPr>
            </w:pPr>
          </w:p>
        </w:tc>
        <w:tc>
          <w:tcPr>
            <w:tcW w:w="3370" w:type="dxa"/>
            <w:tcMar/>
            <w:vAlign w:val="center"/>
          </w:tcPr>
          <w:p w:rsidR="00A7143A" w:rsidRDefault="008C136C" w14:paraId="00000245" w14:textId="77777777">
            <w:pPr>
              <w:rPr>
                <w:color w:val="000000"/>
                <w:sz w:val="22"/>
                <w:szCs w:val="22"/>
              </w:rPr>
            </w:pPr>
            <w:r>
              <w:rPr>
                <w:color w:val="000000"/>
                <w:sz w:val="22"/>
                <w:szCs w:val="22"/>
              </w:rPr>
              <w:t>PTL_MD_STAFF_CLNICAL</w:t>
            </w:r>
          </w:p>
        </w:tc>
      </w:tr>
      <w:tr w:rsidR="00A7143A" w:rsidTr="51BB99C2" w14:paraId="6D0CAA7F" w14:textId="77777777">
        <w:trPr>
          <w:trHeight w:val="703"/>
        </w:trPr>
        <w:tc>
          <w:tcPr>
            <w:tcW w:w="3109" w:type="dxa"/>
            <w:shd w:val="clear" w:color="auto" w:fill="auto"/>
            <w:tcMar>
              <w:top w:w="100" w:type="dxa"/>
              <w:left w:w="100" w:type="dxa"/>
              <w:bottom w:w="100" w:type="dxa"/>
              <w:right w:w="100" w:type="dxa"/>
            </w:tcMar>
            <w:vAlign w:val="center"/>
          </w:tcPr>
          <w:p w:rsidR="00A7143A" w:rsidRDefault="008C136C" w14:paraId="00000246" w14:textId="42D86C89">
            <w:pPr>
              <w:rPr>
                <w:color w:val="000000"/>
                <w:sz w:val="22"/>
                <w:szCs w:val="22"/>
              </w:rPr>
            </w:pPr>
            <w:r w:rsidRPr="37E96CB7" w:rsidR="7701D0C8">
              <w:rPr>
                <w:color w:val="000000" w:themeColor="text1" w:themeTint="FF" w:themeShade="FF"/>
                <w:sz w:val="22"/>
                <w:szCs w:val="22"/>
              </w:rPr>
              <w:t>ENTRole_</w:t>
            </w:r>
            <w:r w:rsidRPr="37E96CB7" w:rsidR="055B19AA">
              <w:rPr>
                <w:color w:val="000000" w:themeColor="text1" w:themeTint="FF" w:themeShade="FF"/>
                <w:sz w:val="22"/>
                <w:szCs w:val="22"/>
              </w:rPr>
              <w:t>EVMS</w:t>
            </w:r>
            <w:r w:rsidRPr="37E96CB7" w:rsidR="15970589">
              <w:rPr>
                <w:color w:val="000000" w:themeColor="text1" w:themeTint="FF" w:themeShade="FF"/>
                <w:sz w:val="22"/>
                <w:szCs w:val="22"/>
              </w:rPr>
              <w:t>_</w:t>
            </w:r>
            <w:ins w:author="SUE K YARRINGTON" w:date="2024-08-15T13:29:26.319Z" w:id="877359508">
              <w:r w:rsidRPr="37E96CB7" w:rsidR="2360C5E6">
                <w:rPr>
                  <w:color w:val="000000" w:themeColor="text1" w:themeTint="FF" w:themeShade="FF"/>
                  <w:sz w:val="22"/>
                  <w:szCs w:val="22"/>
                </w:rPr>
                <w:t xml:space="preserve">Medical </w:t>
              </w:r>
            </w:ins>
            <w:r w:rsidRPr="37E96CB7" w:rsidR="7701D0C8">
              <w:rPr>
                <w:color w:val="000000" w:themeColor="text1" w:themeTint="FF" w:themeShade="FF"/>
                <w:sz w:val="22"/>
                <w:szCs w:val="22"/>
              </w:rPr>
              <w:t>Student</w:t>
            </w:r>
          </w:p>
        </w:tc>
        <w:tc>
          <w:tcPr>
            <w:tcW w:w="3402" w:type="dxa"/>
            <w:shd w:val="clear" w:color="auto" w:fill="auto"/>
            <w:tcMar>
              <w:top w:w="100" w:type="dxa"/>
              <w:left w:w="100" w:type="dxa"/>
              <w:bottom w:w="100" w:type="dxa"/>
              <w:right w:w="100" w:type="dxa"/>
            </w:tcMar>
            <w:vAlign w:val="center"/>
          </w:tcPr>
          <w:p w:rsidR="00A7143A" w:rsidRDefault="008C136C" w14:paraId="00000247" w14:textId="3DB99B83">
            <w:pPr>
              <w:rPr>
                <w:color w:val="000000"/>
                <w:sz w:val="22"/>
                <w:szCs w:val="22"/>
              </w:rPr>
            </w:pPr>
            <w:r>
              <w:rPr>
                <w:color w:val="000000"/>
                <w:sz w:val="22"/>
                <w:szCs w:val="22"/>
              </w:rPr>
              <w:t xml:space="preserve">Student </w:t>
            </w:r>
            <w:r w:rsidR="005D69B0">
              <w:rPr>
                <w:color w:val="000000"/>
                <w:sz w:val="22"/>
                <w:szCs w:val="22"/>
              </w:rPr>
              <w:t>–</w:t>
            </w:r>
            <w:r>
              <w:rPr>
                <w:color w:val="000000"/>
                <w:sz w:val="22"/>
                <w:szCs w:val="22"/>
              </w:rPr>
              <w:t xml:space="preserve"> via </w:t>
            </w:r>
            <w:proofErr w:type="spellStart"/>
            <w:r>
              <w:rPr>
                <w:color w:val="000000"/>
                <w:sz w:val="22"/>
                <w:szCs w:val="22"/>
              </w:rPr>
              <w:t>MDOffice</w:t>
            </w:r>
            <w:proofErr w:type="spellEnd"/>
          </w:p>
        </w:tc>
        <w:tc>
          <w:tcPr>
            <w:tcW w:w="3370" w:type="dxa"/>
            <w:tcMar/>
            <w:vAlign w:val="center"/>
          </w:tcPr>
          <w:p w:rsidR="00A7143A" w:rsidRDefault="008C136C" w14:paraId="00000248" w14:textId="77777777">
            <w:pPr>
              <w:rPr>
                <w:color w:val="000000"/>
                <w:sz w:val="22"/>
                <w:szCs w:val="22"/>
              </w:rPr>
            </w:pPr>
            <w:r>
              <w:rPr>
                <w:color w:val="000000"/>
                <w:sz w:val="22"/>
                <w:szCs w:val="22"/>
              </w:rPr>
              <w:t>PTL_MD_STAFF</w:t>
            </w:r>
          </w:p>
        </w:tc>
      </w:tr>
      <w:tr w:rsidR="00A7143A" w:rsidTr="51BB99C2" w14:paraId="19F5AF5E" w14:textId="77777777">
        <w:trPr>
          <w:trHeight w:val="420"/>
          <w:trPrChange w:author="SUE K YARRINGTON" w:date="2024-08-15T13:33:33.868Z" w16du:dateUtc="2024-08-15T13:33:33.868Z" w:id="662956510">
            <w:trPr>
              <w:trHeight w:val="703"/>
            </w:trPr>
          </w:trPrChange>
        </w:trPr>
        <w:tc>
          <w:tcPr>
            <w:tcW w:w="3109" w:type="dxa"/>
            <w:shd w:val="clear" w:color="auto" w:fill="auto"/>
            <w:tcMar>
              <w:top w:w="100" w:type="dxa"/>
              <w:left w:w="100" w:type="dxa"/>
              <w:bottom w:w="100" w:type="dxa"/>
              <w:right w:w="100" w:type="dxa"/>
            </w:tcMar>
            <w:vAlign w:val="center"/>
            <w:tcPrChange w:author="SUE K YARRINGTON" w:date="2024-08-15T13:33:09.822Z" w:id="1235296147">
              <w:tcPr>
                <w:shd w:val="clear" w:color="auto" w:fill="auto"/>
                <w:tcMar>
                  <w:top w:w="100" w:type="dxa"/>
                  <w:left w:w="100" w:type="dxa"/>
                  <w:bottom w:w="100" w:type="dxa"/>
                  <w:right w:w="100" w:type="dxa"/>
                </w:tcMar>
                <w:vAlign w:val="center"/>
              </w:tcPr>
            </w:tcPrChange>
          </w:tcPr>
          <w:p w:rsidR="00A7143A" w:rsidRDefault="00A7143A" w14:paraId="00000249" w14:textId="77777777">
            <w:pPr>
              <w:rPr>
                <w:color w:val="000000"/>
                <w:sz w:val="22"/>
                <w:szCs w:val="22"/>
              </w:rPr>
            </w:pPr>
          </w:p>
        </w:tc>
        <w:tc>
          <w:tcPr>
            <w:tcW w:w="3402" w:type="dxa"/>
            <w:shd w:val="clear" w:color="auto" w:fill="auto"/>
            <w:tcMar>
              <w:top w:w="100" w:type="dxa"/>
              <w:left w:w="100" w:type="dxa"/>
              <w:bottom w:w="100" w:type="dxa"/>
              <w:right w:w="100" w:type="dxa"/>
            </w:tcMar>
            <w:vAlign w:val="center"/>
            <w:tcPrChange w:author="SUE K YARRINGTON" w:date="2024-08-15T13:33:09.823Z" w:id="773181470">
              <w:tcPr>
                <w:shd w:val="clear" w:color="auto" w:fill="auto"/>
                <w:tcMar>
                  <w:top w:w="100" w:type="dxa"/>
                  <w:left w:w="100" w:type="dxa"/>
                  <w:bottom w:w="100" w:type="dxa"/>
                  <w:right w:w="100" w:type="dxa"/>
                </w:tcMar>
                <w:vAlign w:val="center"/>
              </w:tcPr>
            </w:tcPrChange>
          </w:tcPr>
          <w:p w:rsidR="00A7143A" w:rsidRDefault="00A7143A" w14:paraId="0000024A" w14:textId="77777777">
            <w:pPr>
              <w:rPr>
                <w:color w:val="000000"/>
                <w:sz w:val="22"/>
                <w:szCs w:val="22"/>
              </w:rPr>
            </w:pPr>
          </w:p>
        </w:tc>
        <w:tc>
          <w:tcPr>
            <w:tcW w:w="3370" w:type="dxa"/>
            <w:tcMar/>
            <w:vAlign w:val="center"/>
            <w:tcPrChange w:author="SUE K YARRINGTON" w:date="2024-08-15T13:33:09.823Z" w:id="1740533409">
              <w:tcPr>
                <w:tcMar/>
                <w:vAlign w:val="center"/>
              </w:tcPr>
            </w:tcPrChange>
          </w:tcPr>
          <w:p w:rsidR="00A7143A" w:rsidRDefault="008C136C" w14:paraId="0000024B" w14:textId="77777777">
            <w:pPr>
              <w:rPr>
                <w:color w:val="000000"/>
                <w:sz w:val="22"/>
                <w:szCs w:val="22"/>
              </w:rPr>
            </w:pPr>
            <w:r>
              <w:rPr>
                <w:color w:val="000000"/>
                <w:sz w:val="22"/>
                <w:szCs w:val="22"/>
              </w:rPr>
              <w:t>PTL_MD_STAFF_CLNICAL</w:t>
            </w:r>
          </w:p>
        </w:tc>
      </w:tr>
      <w:tr w:rsidR="37E96CB7" w:rsidTr="51BB99C2" w14:paraId="0475896C">
        <w:trPr>
          <w:trHeight w:val="1320"/>
          <w:trPrChange w:author="SUE K YARRINGTON" w:date="2024-08-15T13:33:44.249Z" w16du:dateUtc="2024-08-15T13:33:44.249Z" w:id="1260611184">
            <w:trPr>
              <w:trHeight w:val="703"/>
            </w:trPr>
          </w:trPrChange>
          <w:ins w:author="SUE K YARRINGTON" w:date="2024-08-15T13:29:39.139Z" w:id="1879867433"/>
        </w:trPr>
        <w:tc>
          <w:tcPr>
            <w:tcW w:w="3109" w:type="dxa"/>
            <w:shd w:val="clear" w:color="auto" w:fill="auto"/>
            <w:tcMar>
              <w:top w:w="100" w:type="dxa"/>
              <w:left w:w="100" w:type="dxa"/>
              <w:bottom w:w="100" w:type="dxa"/>
              <w:right w:w="100" w:type="dxa"/>
            </w:tcMar>
            <w:vAlign w:val="center"/>
            <w:tcPrChange w:author="SUE K YARRINGTON" w:date="2024-08-15T13:30:44.42Z" w:id="1884339330">
              <w:tcPr>
                <w:tcW w:w="3109" w:type="dxa"/>
                <w:shd w:val="clear" w:color="auto" w:fill="auto"/>
                <w:tcMar>
                  <w:top w:w="100" w:type="dxa"/>
                  <w:left w:w="100" w:type="dxa"/>
                  <w:bottom w:w="100" w:type="dxa"/>
                  <w:right w:w="100" w:type="dxa"/>
                </w:tcMar>
                <w:vAlign w:val="center"/>
              </w:tcPr>
            </w:tcPrChange>
          </w:tcPr>
          <w:p w:rsidR="65D5A8FD" w:rsidP="37E96CB7" w:rsidRDefault="65D5A8FD" w14:paraId="64EAFDB4" w14:textId="492188D7">
            <w:pPr>
              <w:rPr>
                <w:color w:val="000000" w:themeColor="text1" w:themeTint="FF" w:themeShade="FF"/>
                <w:sz w:val="22"/>
                <w:szCs w:val="22"/>
              </w:rPr>
            </w:pPr>
            <w:ins w:author="SUE K YARRINGTON" w:date="2024-08-15T13:30:04.655Z" w:id="709229027">
              <w:r w:rsidRPr="37E96CB7" w:rsidR="65D5A8FD">
                <w:rPr>
                  <w:color w:val="000000" w:themeColor="text1" w:themeTint="FF" w:themeShade="FF"/>
                  <w:sz w:val="22"/>
                  <w:szCs w:val="22"/>
                </w:rPr>
                <w:t>ENTRole_EVMS_Resident</w:t>
              </w:r>
            </w:ins>
          </w:p>
        </w:tc>
        <w:tc>
          <w:tcPr>
            <w:tcW w:w="3402" w:type="dxa"/>
            <w:shd w:val="clear" w:color="auto" w:fill="auto"/>
            <w:tcMar>
              <w:top w:w="100" w:type="dxa"/>
              <w:left w:w="100" w:type="dxa"/>
              <w:bottom w:w="100" w:type="dxa"/>
              <w:right w:w="100" w:type="dxa"/>
            </w:tcMar>
            <w:vAlign w:val="center"/>
            <w:tcPrChange w:author="SUE K YARRINGTON" w:date="2024-08-15T13:30:44.42Z" w:id="771187907">
              <w:tcPr>
                <w:tcW w:w="3402" w:type="dxa"/>
                <w:shd w:val="clear" w:color="auto" w:fill="auto"/>
                <w:tcMar>
                  <w:top w:w="100" w:type="dxa"/>
                  <w:left w:w="100" w:type="dxa"/>
                  <w:bottom w:w="100" w:type="dxa"/>
                  <w:right w:w="100" w:type="dxa"/>
                </w:tcMar>
                <w:vAlign w:val="center"/>
              </w:tcPr>
            </w:tcPrChange>
          </w:tcPr>
          <w:p w:rsidR="65D5A8FD" w:rsidP="37E96CB7" w:rsidRDefault="65D5A8FD" w14:paraId="2DF7C926" w14:textId="75F7DBCD">
            <w:pPr>
              <w:pStyle w:val="Normal"/>
              <w:rPr>
                <w:color w:val="000000" w:themeColor="text1" w:themeTint="FF" w:themeShade="FF"/>
                <w:sz w:val="22"/>
                <w:szCs w:val="22"/>
              </w:rPr>
            </w:pPr>
            <w:ins w:author="SUE K YARRINGTON" w:date="2024-08-15T13:30:23.879Z" w:id="1232874231">
              <w:r w:rsidRPr="37E96CB7" w:rsidR="65D5A8FD">
                <w:rPr>
                  <w:color w:val="000000" w:themeColor="text1" w:themeTint="FF" w:themeShade="FF"/>
                  <w:sz w:val="22"/>
                  <w:szCs w:val="22"/>
                </w:rPr>
                <w:t>Resident – via MDOffice</w:t>
              </w:r>
            </w:ins>
          </w:p>
        </w:tc>
        <w:tc>
          <w:tcPr>
            <w:tcW w:w="3370" w:type="dxa"/>
            <w:tcMar/>
            <w:vAlign w:val="center"/>
            <w:tcPrChange w:author="SUE K YARRINGTON" w:date="2024-08-15T13:30:44.421Z" w:id="1949210066">
              <w:tcPr>
                <w:tcW w:w="3370" w:type="dxa"/>
                <w:tcMar/>
                <w:vAlign w:val="center"/>
              </w:tcPr>
            </w:tcPrChange>
          </w:tcPr>
          <w:p w:rsidR="37E96CB7" w:rsidP="37E96CB7" w:rsidRDefault="37E96CB7" w14:paraId="17000D02" w14:textId="7C9D4A9F">
            <w:pPr>
              <w:rPr>
                <w:ins w:author="SUE K YARRINGTON" w:date="2024-08-15T13:31:53.417Z" w16du:dateUtc="2024-08-15T13:31:53.417Z" w:id="307736293"/>
                <w:color w:val="000000" w:themeColor="text1" w:themeTint="FF" w:themeShade="FF"/>
                <w:sz w:val="22"/>
                <w:szCs w:val="22"/>
              </w:rPr>
            </w:pPr>
          </w:p>
          <w:p w:rsidR="65D5A8FD" w:rsidRDefault="65D5A8FD" w14:noSpellErr="1" w14:paraId="275C4ADA">
            <w:pPr>
              <w:rPr>
                <w:ins w:author="SUE K YARRINGTON" w:date="2024-08-15T13:30:33.807Z" w16du:dateUtc="2024-08-15T13:30:33.807Z" w:id="1669380149"/>
              </w:rPr>
            </w:pPr>
            <w:ins w:author="SUE K YARRINGTON" w:date="2024-08-15T13:30:33.807Z" w:id="520496951">
              <w:r w:rsidRPr="37E96CB7" w:rsidR="65D5A8FD">
                <w:rPr>
                  <w:color w:val="000000" w:themeColor="text1" w:themeTint="FF" w:themeShade="FF"/>
                  <w:sz w:val="22"/>
                  <w:szCs w:val="22"/>
                </w:rPr>
                <w:t>PTL_PHYSICIAN</w:t>
              </w:r>
            </w:ins>
          </w:p>
          <w:p w:rsidR="37E96CB7" w:rsidP="37E96CB7" w:rsidRDefault="37E96CB7" w14:paraId="35E6B716" w14:textId="2D2B17B0">
            <w:pPr>
              <w:pStyle w:val="Normal"/>
              <w:rPr>
                <w:color w:val="000000" w:themeColor="text1" w:themeTint="FF" w:themeShade="FF"/>
                <w:sz w:val="22"/>
                <w:szCs w:val="22"/>
              </w:rPr>
            </w:pPr>
          </w:p>
        </w:tc>
      </w:tr>
      <w:tr w:rsidR="00A7143A" w:rsidTr="51BB99C2" w14:paraId="01556BEA" w14:textId="77777777">
        <w:trPr>
          <w:trHeight w:val="703"/>
        </w:trPr>
        <w:tc>
          <w:tcPr>
            <w:tcW w:w="3109" w:type="dxa"/>
            <w:shd w:val="clear" w:color="auto" w:fill="auto"/>
            <w:tcMar>
              <w:top w:w="100" w:type="dxa"/>
              <w:left w:w="100" w:type="dxa"/>
              <w:bottom w:w="100" w:type="dxa"/>
              <w:right w:w="100" w:type="dxa"/>
            </w:tcMar>
            <w:vAlign w:val="center"/>
          </w:tcPr>
          <w:p w:rsidR="00A7143A" w:rsidRDefault="008C136C" w14:paraId="0000024C" w14:textId="77777777">
            <w:pPr>
              <w:rPr>
                <w:color w:val="000000"/>
                <w:sz w:val="22"/>
                <w:szCs w:val="22"/>
              </w:rPr>
            </w:pPr>
            <w:proofErr w:type="spellStart"/>
            <w:r>
              <w:rPr>
                <w:color w:val="000000"/>
                <w:sz w:val="22"/>
                <w:szCs w:val="22"/>
              </w:rPr>
              <w:t>ENTRole_OHP</w:t>
            </w:r>
            <w:proofErr w:type="spellEnd"/>
            <w:r>
              <w:rPr>
                <w:color w:val="000000"/>
                <w:sz w:val="22"/>
                <w:szCs w:val="22"/>
              </w:rPr>
              <w:t xml:space="preserve"> Broker</w:t>
            </w:r>
          </w:p>
        </w:tc>
        <w:tc>
          <w:tcPr>
            <w:tcW w:w="3402" w:type="dxa"/>
            <w:shd w:val="clear" w:color="auto" w:fill="auto"/>
            <w:tcMar>
              <w:top w:w="100" w:type="dxa"/>
              <w:left w:w="100" w:type="dxa"/>
              <w:bottom w:w="100" w:type="dxa"/>
              <w:right w:w="100" w:type="dxa"/>
            </w:tcMar>
            <w:vAlign w:val="center"/>
          </w:tcPr>
          <w:p w:rsidR="00A7143A" w:rsidRDefault="008C136C" w14:paraId="0000024D" w14:textId="77777777">
            <w:pPr>
              <w:rPr>
                <w:color w:val="000000"/>
                <w:sz w:val="22"/>
                <w:szCs w:val="22"/>
              </w:rPr>
            </w:pPr>
            <w:r>
              <w:rPr>
                <w:color w:val="000000"/>
                <w:sz w:val="22"/>
                <w:szCs w:val="22"/>
              </w:rPr>
              <w:t>OHP Broker</w:t>
            </w:r>
          </w:p>
        </w:tc>
        <w:tc>
          <w:tcPr>
            <w:tcW w:w="3370" w:type="dxa"/>
            <w:tcMar/>
            <w:vAlign w:val="center"/>
          </w:tcPr>
          <w:p w:rsidR="00A7143A" w:rsidRDefault="008C136C" w14:paraId="0000024E" w14:textId="77777777">
            <w:pPr>
              <w:rPr>
                <w:color w:val="000000"/>
                <w:sz w:val="22"/>
                <w:szCs w:val="22"/>
              </w:rPr>
            </w:pPr>
            <w:r>
              <w:rPr>
                <w:color w:val="000000"/>
                <w:sz w:val="22"/>
                <w:szCs w:val="22"/>
              </w:rPr>
              <w:t>PTL_OHW_BROKER</w:t>
            </w:r>
          </w:p>
        </w:tc>
      </w:tr>
      <w:tr w:rsidR="00A7143A" w:rsidTr="51BB99C2" w14:paraId="45199D6A" w14:textId="77777777">
        <w:trPr>
          <w:trHeight w:val="703"/>
        </w:trPr>
        <w:tc>
          <w:tcPr>
            <w:tcW w:w="3109" w:type="dxa"/>
            <w:shd w:val="clear" w:color="auto" w:fill="auto"/>
            <w:tcMar>
              <w:top w:w="100" w:type="dxa"/>
              <w:left w:w="100" w:type="dxa"/>
              <w:bottom w:w="100" w:type="dxa"/>
              <w:right w:w="100" w:type="dxa"/>
            </w:tcMar>
            <w:vAlign w:val="center"/>
          </w:tcPr>
          <w:p w:rsidR="00A7143A" w:rsidRDefault="008C136C" w14:paraId="0000024F" w14:textId="77777777">
            <w:pPr>
              <w:rPr>
                <w:color w:val="000000"/>
                <w:sz w:val="22"/>
                <w:szCs w:val="22"/>
              </w:rPr>
            </w:pPr>
            <w:proofErr w:type="spellStart"/>
            <w:r>
              <w:rPr>
                <w:color w:val="000000"/>
                <w:sz w:val="22"/>
                <w:szCs w:val="22"/>
              </w:rPr>
              <w:t>ENTRole_VAP</w:t>
            </w:r>
            <w:proofErr w:type="spellEnd"/>
            <w:r>
              <w:rPr>
                <w:color w:val="000000"/>
                <w:sz w:val="22"/>
                <w:szCs w:val="22"/>
              </w:rPr>
              <w:t xml:space="preserve"> Broker</w:t>
            </w:r>
          </w:p>
        </w:tc>
        <w:tc>
          <w:tcPr>
            <w:tcW w:w="3402" w:type="dxa"/>
            <w:shd w:val="clear" w:color="auto" w:fill="auto"/>
            <w:tcMar>
              <w:top w:w="100" w:type="dxa"/>
              <w:left w:w="100" w:type="dxa"/>
              <w:bottom w:w="100" w:type="dxa"/>
              <w:right w:w="100" w:type="dxa"/>
            </w:tcMar>
            <w:vAlign w:val="center"/>
          </w:tcPr>
          <w:p w:rsidR="00A7143A" w:rsidRDefault="008C136C" w14:paraId="00000250" w14:textId="77777777">
            <w:pPr>
              <w:rPr>
                <w:color w:val="000000"/>
                <w:sz w:val="22"/>
                <w:szCs w:val="22"/>
              </w:rPr>
            </w:pPr>
            <w:r>
              <w:rPr>
                <w:color w:val="000000"/>
                <w:sz w:val="22"/>
                <w:szCs w:val="22"/>
              </w:rPr>
              <w:t>VAP Broker</w:t>
            </w:r>
          </w:p>
        </w:tc>
        <w:tc>
          <w:tcPr>
            <w:tcW w:w="3370" w:type="dxa"/>
            <w:tcMar/>
            <w:vAlign w:val="center"/>
          </w:tcPr>
          <w:p w:rsidR="00A7143A" w:rsidRDefault="008C136C" w14:paraId="00000251" w14:textId="77777777">
            <w:pPr>
              <w:rPr>
                <w:color w:val="000000"/>
                <w:sz w:val="22"/>
                <w:szCs w:val="22"/>
              </w:rPr>
            </w:pPr>
            <w:r>
              <w:rPr>
                <w:color w:val="000000"/>
                <w:sz w:val="22"/>
                <w:szCs w:val="22"/>
              </w:rPr>
              <w:t>PTL_VPHP_BROKER</w:t>
            </w:r>
          </w:p>
        </w:tc>
      </w:tr>
      <w:tr w:rsidR="00A7143A" w:rsidTr="51BB99C2" w14:paraId="02B8C833" w14:textId="77777777">
        <w:trPr>
          <w:trHeight w:val="703"/>
        </w:trPr>
        <w:tc>
          <w:tcPr>
            <w:tcW w:w="3109" w:type="dxa"/>
            <w:shd w:val="clear" w:color="auto" w:fill="auto"/>
            <w:tcMar>
              <w:top w:w="100" w:type="dxa"/>
              <w:left w:w="100" w:type="dxa"/>
              <w:bottom w:w="100" w:type="dxa"/>
              <w:right w:w="100" w:type="dxa"/>
            </w:tcMar>
            <w:vAlign w:val="center"/>
          </w:tcPr>
          <w:p w:rsidR="00A7143A" w:rsidRDefault="008C136C" w14:paraId="00000252" w14:textId="77777777">
            <w:pPr>
              <w:rPr>
                <w:color w:val="000000"/>
                <w:sz w:val="22"/>
                <w:szCs w:val="22"/>
              </w:rPr>
            </w:pPr>
            <w:proofErr w:type="spellStart"/>
            <w:r>
              <w:rPr>
                <w:color w:val="000000"/>
                <w:sz w:val="22"/>
                <w:szCs w:val="22"/>
              </w:rPr>
              <w:t>ENTRole_Benefits</w:t>
            </w:r>
            <w:proofErr w:type="spellEnd"/>
            <w:r>
              <w:rPr>
                <w:color w:val="000000"/>
                <w:sz w:val="22"/>
                <w:szCs w:val="22"/>
              </w:rPr>
              <w:t xml:space="preserve"> Administrators</w:t>
            </w:r>
          </w:p>
        </w:tc>
        <w:tc>
          <w:tcPr>
            <w:tcW w:w="3402" w:type="dxa"/>
            <w:shd w:val="clear" w:color="auto" w:fill="auto"/>
            <w:tcMar>
              <w:top w:w="100" w:type="dxa"/>
              <w:left w:w="100" w:type="dxa"/>
              <w:bottom w:w="100" w:type="dxa"/>
              <w:right w:w="100" w:type="dxa"/>
            </w:tcMar>
            <w:vAlign w:val="center"/>
          </w:tcPr>
          <w:p w:rsidR="00A7143A" w:rsidRDefault="008C136C" w14:paraId="00000253" w14:textId="77777777">
            <w:pPr>
              <w:rPr>
                <w:color w:val="000000"/>
                <w:sz w:val="22"/>
                <w:szCs w:val="22"/>
              </w:rPr>
            </w:pPr>
            <w:r>
              <w:rPr>
                <w:color w:val="000000"/>
                <w:sz w:val="22"/>
                <w:szCs w:val="22"/>
              </w:rPr>
              <w:t>Benefits Administrators</w:t>
            </w:r>
          </w:p>
        </w:tc>
        <w:tc>
          <w:tcPr>
            <w:tcW w:w="3370" w:type="dxa"/>
            <w:tcMar/>
            <w:vAlign w:val="center"/>
          </w:tcPr>
          <w:p w:rsidR="00A7143A" w:rsidRDefault="008C136C" w14:paraId="00000254" w14:textId="77777777">
            <w:pPr>
              <w:rPr>
                <w:color w:val="000000"/>
                <w:sz w:val="22"/>
                <w:szCs w:val="22"/>
              </w:rPr>
            </w:pPr>
            <w:r>
              <w:rPr>
                <w:color w:val="000000"/>
                <w:sz w:val="22"/>
                <w:szCs w:val="22"/>
              </w:rPr>
              <w:t>PTL_OHW_BRM</w:t>
            </w:r>
          </w:p>
        </w:tc>
      </w:tr>
      <w:tr w:rsidR="00A7143A" w:rsidTr="51BB99C2" w14:paraId="05E4FF8F" w14:textId="77777777">
        <w:trPr>
          <w:trHeight w:val="703"/>
        </w:trPr>
        <w:tc>
          <w:tcPr>
            <w:tcW w:w="3109" w:type="dxa"/>
            <w:shd w:val="clear" w:color="auto" w:fill="auto"/>
            <w:tcMar>
              <w:top w:w="100" w:type="dxa"/>
              <w:left w:w="100" w:type="dxa"/>
              <w:bottom w:w="100" w:type="dxa"/>
              <w:right w:w="100" w:type="dxa"/>
            </w:tcMar>
            <w:vAlign w:val="center"/>
          </w:tcPr>
          <w:p w:rsidR="00A7143A" w:rsidRDefault="008C136C" w14:paraId="00000255" w14:textId="77777777">
            <w:pPr>
              <w:rPr>
                <w:color w:val="000000"/>
                <w:sz w:val="22"/>
                <w:szCs w:val="22"/>
              </w:rPr>
            </w:pPr>
            <w:proofErr w:type="spellStart"/>
            <w:r>
              <w:rPr>
                <w:color w:val="000000"/>
                <w:sz w:val="22"/>
                <w:szCs w:val="22"/>
              </w:rPr>
              <w:t>ENTRole_OHW</w:t>
            </w:r>
            <w:proofErr w:type="spellEnd"/>
            <w:r>
              <w:rPr>
                <w:color w:val="000000"/>
                <w:sz w:val="22"/>
                <w:szCs w:val="22"/>
              </w:rPr>
              <w:t xml:space="preserve"> Provider</w:t>
            </w:r>
          </w:p>
        </w:tc>
        <w:tc>
          <w:tcPr>
            <w:tcW w:w="3402" w:type="dxa"/>
            <w:shd w:val="clear" w:color="auto" w:fill="auto"/>
            <w:tcMar>
              <w:top w:w="100" w:type="dxa"/>
              <w:left w:w="100" w:type="dxa"/>
              <w:bottom w:w="100" w:type="dxa"/>
              <w:right w:w="100" w:type="dxa"/>
            </w:tcMar>
            <w:vAlign w:val="center"/>
          </w:tcPr>
          <w:p w:rsidR="00A7143A" w:rsidRDefault="008C136C" w14:paraId="00000256" w14:textId="77777777">
            <w:pPr>
              <w:rPr>
                <w:color w:val="000000"/>
                <w:sz w:val="22"/>
                <w:szCs w:val="22"/>
              </w:rPr>
            </w:pPr>
            <w:r>
              <w:rPr>
                <w:color w:val="000000"/>
                <w:sz w:val="22"/>
                <w:szCs w:val="22"/>
              </w:rPr>
              <w:t>OHW Provider</w:t>
            </w:r>
          </w:p>
        </w:tc>
        <w:tc>
          <w:tcPr>
            <w:tcW w:w="3370" w:type="dxa"/>
            <w:tcMar/>
            <w:vAlign w:val="center"/>
          </w:tcPr>
          <w:p w:rsidR="00A7143A" w:rsidRDefault="008C136C" w14:paraId="00000257" w14:textId="77777777">
            <w:pPr>
              <w:rPr>
                <w:color w:val="000000"/>
                <w:sz w:val="22"/>
                <w:szCs w:val="22"/>
              </w:rPr>
            </w:pPr>
            <w:r>
              <w:rPr>
                <w:color w:val="000000"/>
                <w:sz w:val="22"/>
                <w:szCs w:val="22"/>
              </w:rPr>
              <w:t>PTL_PHYSICIAN</w:t>
            </w:r>
          </w:p>
        </w:tc>
      </w:tr>
      <w:tr w:rsidR="00A7143A" w:rsidTr="51BB99C2" w14:paraId="3D2CB8D0"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258" w14:textId="77777777">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259" w14:textId="77777777">
            <w:pPr>
              <w:rPr>
                <w:color w:val="000000"/>
                <w:sz w:val="22"/>
                <w:szCs w:val="22"/>
              </w:rPr>
            </w:pPr>
          </w:p>
        </w:tc>
        <w:tc>
          <w:tcPr>
            <w:tcW w:w="3370" w:type="dxa"/>
            <w:tcMar/>
            <w:vAlign w:val="center"/>
          </w:tcPr>
          <w:p w:rsidR="00A7143A" w:rsidRDefault="008C136C" w14:paraId="0000025A" w14:textId="77777777">
            <w:pPr>
              <w:rPr>
                <w:color w:val="000000"/>
                <w:sz w:val="22"/>
                <w:szCs w:val="22"/>
              </w:rPr>
            </w:pPr>
            <w:r>
              <w:rPr>
                <w:color w:val="000000"/>
                <w:sz w:val="22"/>
                <w:szCs w:val="22"/>
              </w:rPr>
              <w:t>PTL_MD_STAFF_CLINICAL</w:t>
            </w:r>
          </w:p>
        </w:tc>
      </w:tr>
      <w:tr w:rsidR="00A7143A" w:rsidTr="51BB99C2" w14:paraId="77BAE64E"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25B" w14:textId="77777777">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25C" w14:textId="77777777">
            <w:pPr>
              <w:rPr>
                <w:color w:val="000000"/>
                <w:sz w:val="22"/>
                <w:szCs w:val="22"/>
              </w:rPr>
            </w:pPr>
          </w:p>
        </w:tc>
        <w:tc>
          <w:tcPr>
            <w:tcW w:w="3370" w:type="dxa"/>
            <w:tcMar/>
            <w:vAlign w:val="center"/>
          </w:tcPr>
          <w:p w:rsidR="00A7143A" w:rsidRDefault="008C136C" w14:paraId="0000025D" w14:textId="77777777">
            <w:pPr>
              <w:rPr>
                <w:color w:val="000000"/>
                <w:sz w:val="22"/>
                <w:szCs w:val="22"/>
              </w:rPr>
            </w:pPr>
            <w:r>
              <w:rPr>
                <w:color w:val="000000"/>
                <w:sz w:val="22"/>
                <w:szCs w:val="22"/>
              </w:rPr>
              <w:t>PTL_MD_STAFF</w:t>
            </w:r>
          </w:p>
        </w:tc>
      </w:tr>
      <w:tr w:rsidR="00A7143A" w:rsidTr="51BB99C2" w14:paraId="58223EB0"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25E" w14:textId="77777777">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25F" w14:textId="77777777">
            <w:pPr>
              <w:rPr>
                <w:color w:val="000000"/>
                <w:sz w:val="22"/>
                <w:szCs w:val="22"/>
              </w:rPr>
            </w:pPr>
          </w:p>
        </w:tc>
        <w:tc>
          <w:tcPr>
            <w:tcW w:w="3370" w:type="dxa"/>
            <w:tcMar/>
            <w:vAlign w:val="center"/>
          </w:tcPr>
          <w:p w:rsidR="00A7143A" w:rsidRDefault="008C136C" w14:paraId="00000260" w14:textId="77777777">
            <w:pPr>
              <w:rPr>
                <w:color w:val="000000"/>
                <w:sz w:val="22"/>
                <w:szCs w:val="22"/>
              </w:rPr>
            </w:pPr>
            <w:r>
              <w:rPr>
                <w:color w:val="000000"/>
                <w:sz w:val="22"/>
                <w:szCs w:val="22"/>
              </w:rPr>
              <w:t>PTL_OHW_PHYSICIANS</w:t>
            </w:r>
          </w:p>
        </w:tc>
      </w:tr>
      <w:tr w:rsidR="00A7143A" w:rsidTr="51BB99C2" w14:paraId="34CBC59F"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261" w14:textId="77777777">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262" w14:textId="77777777">
            <w:pPr>
              <w:rPr>
                <w:color w:val="000000"/>
                <w:sz w:val="22"/>
                <w:szCs w:val="22"/>
              </w:rPr>
            </w:pPr>
          </w:p>
        </w:tc>
        <w:tc>
          <w:tcPr>
            <w:tcW w:w="3370" w:type="dxa"/>
            <w:tcMar/>
            <w:vAlign w:val="center"/>
          </w:tcPr>
          <w:p w:rsidR="00A7143A" w:rsidRDefault="008C136C" w14:paraId="00000263" w14:textId="77777777">
            <w:pPr>
              <w:rPr>
                <w:color w:val="000000"/>
                <w:sz w:val="22"/>
                <w:szCs w:val="22"/>
              </w:rPr>
            </w:pPr>
            <w:r>
              <w:rPr>
                <w:color w:val="000000"/>
                <w:sz w:val="22"/>
                <w:szCs w:val="22"/>
              </w:rPr>
              <w:t>PTL_SBHS_PHYSICIAN</w:t>
            </w:r>
          </w:p>
        </w:tc>
      </w:tr>
      <w:tr w:rsidR="00A7143A" w:rsidTr="51BB99C2" w14:paraId="08693CE2" w14:textId="77777777">
        <w:trPr>
          <w:trHeight w:val="703"/>
        </w:trPr>
        <w:tc>
          <w:tcPr>
            <w:tcW w:w="3109" w:type="dxa"/>
            <w:shd w:val="clear" w:color="auto" w:fill="auto"/>
            <w:tcMar>
              <w:top w:w="100" w:type="dxa"/>
              <w:left w:w="100" w:type="dxa"/>
              <w:bottom w:w="100" w:type="dxa"/>
              <w:right w:w="100" w:type="dxa"/>
            </w:tcMar>
            <w:vAlign w:val="center"/>
          </w:tcPr>
          <w:p w:rsidR="00A7143A" w:rsidRDefault="008C136C" w14:paraId="00000264" w14:textId="77777777">
            <w:pPr>
              <w:rPr>
                <w:color w:val="000000"/>
                <w:sz w:val="22"/>
                <w:szCs w:val="22"/>
              </w:rPr>
            </w:pPr>
            <w:proofErr w:type="spellStart"/>
            <w:r>
              <w:rPr>
                <w:color w:val="000000"/>
                <w:sz w:val="22"/>
                <w:szCs w:val="22"/>
              </w:rPr>
              <w:t>ENTRole_OHW</w:t>
            </w:r>
            <w:proofErr w:type="spellEnd"/>
            <w:r>
              <w:rPr>
                <w:color w:val="000000"/>
                <w:sz w:val="22"/>
                <w:szCs w:val="22"/>
              </w:rPr>
              <w:t xml:space="preserve"> Staff</w:t>
            </w:r>
          </w:p>
        </w:tc>
        <w:tc>
          <w:tcPr>
            <w:tcW w:w="3402" w:type="dxa"/>
            <w:shd w:val="clear" w:color="auto" w:fill="auto"/>
            <w:tcMar>
              <w:top w:w="100" w:type="dxa"/>
              <w:left w:w="100" w:type="dxa"/>
              <w:bottom w:w="100" w:type="dxa"/>
              <w:right w:w="100" w:type="dxa"/>
            </w:tcMar>
            <w:vAlign w:val="center"/>
          </w:tcPr>
          <w:p w:rsidR="00A7143A" w:rsidRDefault="008C136C" w14:paraId="00000265" w14:textId="77777777">
            <w:pPr>
              <w:rPr>
                <w:color w:val="000000"/>
                <w:sz w:val="22"/>
                <w:szCs w:val="22"/>
              </w:rPr>
            </w:pPr>
            <w:r>
              <w:rPr>
                <w:color w:val="000000"/>
                <w:sz w:val="22"/>
                <w:szCs w:val="22"/>
              </w:rPr>
              <w:t>OHW Staff</w:t>
            </w:r>
          </w:p>
        </w:tc>
        <w:tc>
          <w:tcPr>
            <w:tcW w:w="3370" w:type="dxa"/>
            <w:tcMar/>
            <w:vAlign w:val="center"/>
          </w:tcPr>
          <w:p w:rsidR="00A7143A" w:rsidRDefault="008C136C" w14:paraId="00000266" w14:textId="77777777">
            <w:pPr>
              <w:rPr>
                <w:color w:val="000000"/>
                <w:sz w:val="22"/>
                <w:szCs w:val="22"/>
              </w:rPr>
            </w:pPr>
            <w:r>
              <w:rPr>
                <w:color w:val="000000"/>
                <w:sz w:val="22"/>
                <w:szCs w:val="22"/>
              </w:rPr>
              <w:t>PTL_MD_STAFF</w:t>
            </w:r>
          </w:p>
        </w:tc>
      </w:tr>
      <w:tr w:rsidR="00A7143A" w:rsidTr="51BB99C2" w14:paraId="48514E97"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267" w14:textId="77777777">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268" w14:textId="77777777">
            <w:pPr>
              <w:rPr>
                <w:color w:val="000000"/>
                <w:sz w:val="22"/>
                <w:szCs w:val="22"/>
              </w:rPr>
            </w:pPr>
          </w:p>
        </w:tc>
        <w:tc>
          <w:tcPr>
            <w:tcW w:w="3370" w:type="dxa"/>
            <w:tcMar/>
            <w:vAlign w:val="center"/>
          </w:tcPr>
          <w:p w:rsidR="00A7143A" w:rsidRDefault="008C136C" w14:paraId="00000269" w14:textId="77777777">
            <w:pPr>
              <w:rPr>
                <w:color w:val="000000"/>
                <w:sz w:val="22"/>
                <w:szCs w:val="22"/>
              </w:rPr>
            </w:pPr>
            <w:r>
              <w:rPr>
                <w:color w:val="000000"/>
                <w:sz w:val="22"/>
                <w:szCs w:val="22"/>
              </w:rPr>
              <w:t>PTL_MD_STAFF_CLNICAL</w:t>
            </w:r>
          </w:p>
        </w:tc>
      </w:tr>
      <w:tr w:rsidR="00A7143A" w:rsidTr="51BB99C2" w14:paraId="7240E24D"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26A" w14:textId="3434A6A5">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26B" w14:textId="06CBA708">
            <w:pPr>
              <w:rPr>
                <w:color w:val="000000"/>
                <w:sz w:val="22"/>
                <w:szCs w:val="22"/>
              </w:rPr>
            </w:pPr>
          </w:p>
        </w:tc>
        <w:tc>
          <w:tcPr>
            <w:tcW w:w="3370" w:type="dxa"/>
            <w:tcMar/>
            <w:vAlign w:val="center"/>
          </w:tcPr>
          <w:p w:rsidR="00A7143A" w:rsidRDefault="00A7143A" w14:paraId="0000026C" w14:textId="5918D45D">
            <w:pPr>
              <w:rPr>
                <w:color w:val="000000"/>
                <w:sz w:val="22"/>
                <w:szCs w:val="22"/>
              </w:rPr>
            </w:pPr>
          </w:p>
        </w:tc>
      </w:tr>
      <w:tr w:rsidR="00A7143A" w:rsidTr="51BB99C2" w14:paraId="3E368FF2"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26D" w14:textId="77777777">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26E" w14:textId="77777777">
            <w:pPr>
              <w:rPr>
                <w:color w:val="000000"/>
                <w:sz w:val="22"/>
                <w:szCs w:val="22"/>
              </w:rPr>
            </w:pPr>
          </w:p>
        </w:tc>
        <w:tc>
          <w:tcPr>
            <w:tcW w:w="3370" w:type="dxa"/>
            <w:tcMar/>
            <w:vAlign w:val="center"/>
          </w:tcPr>
          <w:p w:rsidR="00A7143A" w:rsidRDefault="00A7143A" w14:paraId="0000026F" w14:textId="7A4DBE29">
            <w:pPr>
              <w:rPr>
                <w:color w:val="000000"/>
                <w:sz w:val="22"/>
                <w:szCs w:val="22"/>
              </w:rPr>
            </w:pPr>
          </w:p>
        </w:tc>
      </w:tr>
      <w:tr w:rsidR="00A7143A" w:rsidTr="51BB99C2" w14:paraId="4E3D0703"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270" w14:textId="77777777">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271" w14:textId="77777777">
            <w:pPr>
              <w:rPr>
                <w:color w:val="000000"/>
                <w:sz w:val="22"/>
                <w:szCs w:val="22"/>
              </w:rPr>
            </w:pPr>
          </w:p>
        </w:tc>
        <w:tc>
          <w:tcPr>
            <w:tcW w:w="3370" w:type="dxa"/>
            <w:tcMar/>
            <w:vAlign w:val="center"/>
          </w:tcPr>
          <w:p w:rsidR="00A7143A" w:rsidRDefault="00A7143A" w14:paraId="00000272" w14:textId="3D7D10A3">
            <w:pPr>
              <w:rPr>
                <w:color w:val="000000"/>
                <w:sz w:val="22"/>
                <w:szCs w:val="22"/>
              </w:rPr>
            </w:pPr>
          </w:p>
        </w:tc>
      </w:tr>
      <w:tr w:rsidR="00A7143A" w:rsidTr="51BB99C2" w14:paraId="1642DE9A"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273" w14:textId="77777777">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274" w14:textId="77777777">
            <w:pPr>
              <w:rPr>
                <w:color w:val="000000"/>
                <w:sz w:val="22"/>
                <w:szCs w:val="22"/>
              </w:rPr>
            </w:pPr>
          </w:p>
        </w:tc>
        <w:tc>
          <w:tcPr>
            <w:tcW w:w="3370" w:type="dxa"/>
            <w:tcMar/>
            <w:vAlign w:val="center"/>
          </w:tcPr>
          <w:p w:rsidR="00A7143A" w:rsidRDefault="00A7143A" w14:paraId="00000275" w14:textId="00CACF6C">
            <w:pPr>
              <w:rPr>
                <w:color w:val="000000"/>
                <w:sz w:val="22"/>
                <w:szCs w:val="22"/>
              </w:rPr>
            </w:pPr>
          </w:p>
        </w:tc>
      </w:tr>
      <w:tr w:rsidR="00A7143A" w:rsidTr="51BB99C2" w14:paraId="1E626BA0"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276" w14:textId="77777777">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277" w14:textId="77777777">
            <w:pPr>
              <w:rPr>
                <w:color w:val="000000"/>
                <w:sz w:val="22"/>
                <w:szCs w:val="22"/>
              </w:rPr>
            </w:pPr>
          </w:p>
        </w:tc>
        <w:tc>
          <w:tcPr>
            <w:tcW w:w="3370" w:type="dxa"/>
            <w:tcMar/>
            <w:vAlign w:val="center"/>
          </w:tcPr>
          <w:p w:rsidR="00A7143A" w:rsidRDefault="00A7143A" w14:paraId="00000278" w14:textId="04819D78">
            <w:pPr>
              <w:rPr>
                <w:color w:val="000000"/>
                <w:sz w:val="22"/>
                <w:szCs w:val="22"/>
              </w:rPr>
            </w:pPr>
          </w:p>
        </w:tc>
      </w:tr>
    </w:tbl>
    <w:p w:rsidR="00A7143A" w:rsidRDefault="008C136C" w14:paraId="00000279" w14:textId="3B79F273">
      <w:pPr>
        <w:pStyle w:val="Heading4"/>
      </w:pPr>
      <w:bookmarkStart w:name="_Toc167026891" w:id="38"/>
      <w:r>
        <w:t xml:space="preserve">Provisioning rules for new hire- </w:t>
      </w:r>
      <w:r w:rsidR="000A197B">
        <w:t>SecZetta</w:t>
      </w:r>
      <w:bookmarkEnd w:id="38"/>
    </w:p>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3120"/>
        <w:gridCol w:w="3120"/>
        <w:gridCol w:w="3120"/>
      </w:tblGrid>
      <w:tr w:rsidR="00A7143A" w14:paraId="40C79D03" w14:textId="77777777">
        <w:tc>
          <w:tcPr>
            <w:tcW w:w="3120" w:type="dxa"/>
            <w:shd w:val="clear" w:color="auto" w:fill="6D9EEB"/>
            <w:tcMar>
              <w:top w:w="100" w:type="dxa"/>
              <w:left w:w="100" w:type="dxa"/>
              <w:bottom w:w="100" w:type="dxa"/>
              <w:right w:w="100" w:type="dxa"/>
            </w:tcMar>
          </w:tcPr>
          <w:p w:rsidR="00A7143A" w:rsidRDefault="008C136C" w14:paraId="0000027A" w14:textId="77777777">
            <w:pPr>
              <w:widowControl w:val="0"/>
              <w:rPr>
                <w:b/>
                <w:color w:val="FFFFFF"/>
              </w:rPr>
            </w:pPr>
            <w:r>
              <w:rPr>
                <w:b/>
                <w:color w:val="FFFFFF"/>
              </w:rPr>
              <w:t>Provisioning rule name</w:t>
            </w:r>
          </w:p>
        </w:tc>
        <w:tc>
          <w:tcPr>
            <w:tcW w:w="3120" w:type="dxa"/>
            <w:shd w:val="clear" w:color="auto" w:fill="6D9EEB"/>
            <w:tcMar>
              <w:top w:w="100" w:type="dxa"/>
              <w:left w:w="100" w:type="dxa"/>
              <w:bottom w:w="100" w:type="dxa"/>
              <w:right w:w="100" w:type="dxa"/>
            </w:tcMar>
          </w:tcPr>
          <w:p w:rsidR="00A7143A" w:rsidRDefault="008C136C" w14:paraId="0000027B" w14:textId="77777777">
            <w:pPr>
              <w:widowControl w:val="0"/>
              <w:rPr>
                <w:b/>
                <w:color w:val="FFFFFF"/>
              </w:rPr>
            </w:pPr>
            <w:r>
              <w:rPr>
                <w:b/>
                <w:color w:val="FFFFFF"/>
              </w:rPr>
              <w:t>Condition</w:t>
            </w:r>
          </w:p>
        </w:tc>
        <w:tc>
          <w:tcPr>
            <w:tcW w:w="3120" w:type="dxa"/>
            <w:shd w:val="clear" w:color="auto" w:fill="6D9EEB"/>
            <w:tcMar>
              <w:top w:w="100" w:type="dxa"/>
              <w:left w:w="100" w:type="dxa"/>
              <w:bottom w:w="100" w:type="dxa"/>
              <w:right w:w="100" w:type="dxa"/>
            </w:tcMar>
          </w:tcPr>
          <w:p w:rsidR="00A7143A" w:rsidRDefault="008C136C" w14:paraId="0000027C" w14:textId="77777777">
            <w:pPr>
              <w:widowControl w:val="0"/>
              <w:rPr>
                <w:b/>
                <w:color w:val="FFFFFF"/>
              </w:rPr>
            </w:pPr>
            <w:r>
              <w:rPr>
                <w:b/>
                <w:color w:val="FFFFFF"/>
              </w:rPr>
              <w:t>Provisioning target</w:t>
            </w:r>
          </w:p>
        </w:tc>
      </w:tr>
      <w:tr w:rsidR="00A7143A" w14:paraId="44DF454B" w14:textId="77777777">
        <w:tc>
          <w:tcPr>
            <w:tcW w:w="3120" w:type="dxa"/>
            <w:shd w:val="clear" w:color="auto" w:fill="auto"/>
            <w:tcMar>
              <w:top w:w="100" w:type="dxa"/>
              <w:left w:w="100" w:type="dxa"/>
              <w:bottom w:w="100" w:type="dxa"/>
              <w:right w:w="100" w:type="dxa"/>
            </w:tcMar>
          </w:tcPr>
          <w:p w:rsidR="00A7143A" w:rsidRDefault="008C136C" w14:paraId="0000027D" w14:textId="77777777">
            <w:pPr>
              <w:widowControl w:val="0"/>
            </w:pPr>
            <w:r>
              <w:t xml:space="preserve">TR: Birthright </w:t>
            </w:r>
            <w:proofErr w:type="spellStart"/>
            <w:r>
              <w:t>Access_Extended</w:t>
            </w:r>
            <w:proofErr w:type="spellEnd"/>
            <w:r>
              <w:t xml:space="preserve"> Learners</w:t>
            </w:r>
          </w:p>
        </w:tc>
        <w:tc>
          <w:tcPr>
            <w:tcW w:w="3120" w:type="dxa"/>
            <w:shd w:val="clear" w:color="auto" w:fill="auto"/>
            <w:tcMar>
              <w:top w:w="100" w:type="dxa"/>
              <w:left w:w="100" w:type="dxa"/>
              <w:bottom w:w="100" w:type="dxa"/>
              <w:right w:w="100" w:type="dxa"/>
            </w:tcMar>
          </w:tcPr>
          <w:p w:rsidR="00A7143A" w:rsidRDefault="008C136C" w14:paraId="0000027E" w14:textId="77777777">
            <w:pPr>
              <w:widowControl w:val="0"/>
            </w:pPr>
            <w:r>
              <w:t xml:space="preserve">Employee type= Extended Learner and </w:t>
            </w:r>
            <w:proofErr w:type="spellStart"/>
            <w:r>
              <w:t>statuskey</w:t>
            </w:r>
            <w:proofErr w:type="spellEnd"/>
            <w:r>
              <w:t>=1</w:t>
            </w:r>
          </w:p>
        </w:tc>
        <w:tc>
          <w:tcPr>
            <w:tcW w:w="3120" w:type="dxa"/>
            <w:shd w:val="clear" w:color="auto" w:fill="auto"/>
            <w:tcMar>
              <w:top w:w="100" w:type="dxa"/>
              <w:left w:w="100" w:type="dxa"/>
              <w:bottom w:w="100" w:type="dxa"/>
              <w:right w:w="100" w:type="dxa"/>
            </w:tcMar>
          </w:tcPr>
          <w:p w:rsidR="00A7143A" w:rsidRDefault="008C136C" w14:paraId="0000027F" w14:textId="77777777">
            <w:pPr>
              <w:widowControl w:val="0"/>
            </w:pPr>
            <w:proofErr w:type="gramStart"/>
            <w:r>
              <w:t>AD,SNOW</w:t>
            </w:r>
            <w:proofErr w:type="gramEnd"/>
            <w:r>
              <w:t>,DUO,PSDB</w:t>
            </w:r>
          </w:p>
        </w:tc>
      </w:tr>
      <w:tr w:rsidR="00A7143A" w14:paraId="447239D8" w14:textId="77777777">
        <w:tc>
          <w:tcPr>
            <w:tcW w:w="3120" w:type="dxa"/>
            <w:shd w:val="clear" w:color="auto" w:fill="auto"/>
            <w:tcMar>
              <w:top w:w="100" w:type="dxa"/>
              <w:left w:w="100" w:type="dxa"/>
              <w:bottom w:w="100" w:type="dxa"/>
              <w:right w:w="100" w:type="dxa"/>
            </w:tcMar>
          </w:tcPr>
          <w:p w:rsidR="00A7143A" w:rsidRDefault="008C136C" w14:paraId="00000280" w14:textId="77777777">
            <w:pPr>
              <w:widowControl w:val="0"/>
            </w:pPr>
            <w:r>
              <w:t>TR: Birthright Rule to Grant Persona Based Access</w:t>
            </w:r>
          </w:p>
        </w:tc>
        <w:tc>
          <w:tcPr>
            <w:tcW w:w="3120" w:type="dxa"/>
            <w:shd w:val="clear" w:color="auto" w:fill="auto"/>
            <w:tcMar>
              <w:top w:w="100" w:type="dxa"/>
              <w:left w:w="100" w:type="dxa"/>
              <w:bottom w:w="100" w:type="dxa"/>
              <w:right w:w="100" w:type="dxa"/>
            </w:tcMar>
          </w:tcPr>
          <w:p w:rsidR="00A7143A" w:rsidRDefault="008C136C" w14:paraId="00000281" w14:textId="52171F42">
            <w:pPr>
              <w:widowControl w:val="0"/>
              <w:pBdr>
                <w:top w:val="nil"/>
                <w:left w:val="nil"/>
                <w:bottom w:val="nil"/>
                <w:right w:val="nil"/>
                <w:between w:val="nil"/>
              </w:pBdr>
            </w:pPr>
            <w:r>
              <w:t xml:space="preserve">If </w:t>
            </w:r>
            <w:proofErr w:type="spellStart"/>
            <w:r>
              <w:t>User.C</w:t>
            </w:r>
            <w:r w:rsidR="005D69B0">
              <w:t>p</w:t>
            </w:r>
            <w:r>
              <w:t>relationship</w:t>
            </w:r>
            <w:proofErr w:type="spellEnd"/>
            <w:r>
              <w:t xml:space="preserve"> contains (Persona1) OR</w:t>
            </w:r>
          </w:p>
          <w:p w:rsidR="00A7143A" w:rsidRDefault="008C136C" w14:paraId="00000282" w14:textId="7A16DD21">
            <w:pPr>
              <w:widowControl w:val="0"/>
              <w:pBdr>
                <w:top w:val="nil"/>
                <w:left w:val="nil"/>
                <w:bottom w:val="nil"/>
                <w:right w:val="nil"/>
                <w:between w:val="nil"/>
              </w:pBdr>
            </w:pPr>
            <w:r>
              <w:t xml:space="preserve">If </w:t>
            </w:r>
            <w:proofErr w:type="spellStart"/>
            <w:r>
              <w:t>User.C</w:t>
            </w:r>
            <w:r w:rsidR="005D69B0">
              <w:t>p</w:t>
            </w:r>
            <w:r>
              <w:t>relationship</w:t>
            </w:r>
            <w:proofErr w:type="spellEnd"/>
            <w:r>
              <w:t xml:space="preserve"> contains (Persona2) OR</w:t>
            </w:r>
          </w:p>
          <w:p w:rsidR="00A7143A" w:rsidRDefault="008C136C" w14:paraId="00000283" w14:textId="386E31E5">
            <w:pPr>
              <w:widowControl w:val="0"/>
              <w:pBdr>
                <w:top w:val="nil"/>
                <w:left w:val="nil"/>
                <w:bottom w:val="nil"/>
                <w:right w:val="nil"/>
                <w:between w:val="nil"/>
              </w:pBdr>
            </w:pPr>
            <w:r>
              <w:t xml:space="preserve">If </w:t>
            </w:r>
            <w:proofErr w:type="spellStart"/>
            <w:r>
              <w:t>User.C</w:t>
            </w:r>
            <w:r w:rsidR="005D69B0">
              <w:t>p</w:t>
            </w:r>
            <w:r>
              <w:t>relationship</w:t>
            </w:r>
            <w:proofErr w:type="spellEnd"/>
            <w:r>
              <w:t xml:space="preserve"> contains (Persona3) OR</w:t>
            </w:r>
          </w:p>
          <w:p w:rsidR="00A7143A" w:rsidRDefault="008C136C" w14:paraId="00000284" w14:textId="77777777">
            <w:pPr>
              <w:widowControl w:val="0"/>
            </w:pPr>
            <w:r>
              <w:t>….so on</w:t>
            </w:r>
          </w:p>
        </w:tc>
        <w:tc>
          <w:tcPr>
            <w:tcW w:w="3120" w:type="dxa"/>
            <w:shd w:val="clear" w:color="auto" w:fill="auto"/>
            <w:tcMar>
              <w:top w:w="100" w:type="dxa"/>
              <w:left w:w="100" w:type="dxa"/>
              <w:bottom w:w="100" w:type="dxa"/>
              <w:right w:w="100" w:type="dxa"/>
            </w:tcMar>
          </w:tcPr>
          <w:p w:rsidR="00A7143A" w:rsidRDefault="008C136C" w14:paraId="00000285" w14:textId="77777777">
            <w:pPr>
              <w:widowControl w:val="0"/>
            </w:pPr>
            <w:r>
              <w:t>Refer Persona based User management</w:t>
            </w:r>
          </w:p>
        </w:tc>
      </w:tr>
    </w:tbl>
    <w:p w:rsidR="00A7143A" w:rsidRDefault="00A7143A" w14:paraId="00000290" w14:textId="77777777"/>
    <w:p w:rsidR="00A7143A" w:rsidRDefault="00A7143A" w14:paraId="00000291" w14:textId="77777777"/>
    <w:p w:rsidR="00A7143A" w:rsidRDefault="00A7143A" w14:paraId="00000292" w14:textId="77777777"/>
    <w:p w:rsidR="00A7143A" w:rsidRDefault="008C136C" w14:paraId="00000293" w14:textId="77777777">
      <w:pPr>
        <w:pStyle w:val="Heading1"/>
        <w:numPr>
          <w:ilvl w:val="0"/>
          <w:numId w:val="27"/>
        </w:numPr>
      </w:pPr>
      <w:bookmarkStart w:name="_Toc167026892" w:id="39"/>
      <w:r>
        <w:t>User update</w:t>
      </w:r>
      <w:bookmarkEnd w:id="39"/>
      <w:r>
        <w:t xml:space="preserve"> </w:t>
      </w:r>
    </w:p>
    <w:p w:rsidR="00A7143A" w:rsidRDefault="00A7143A" w14:paraId="00000294" w14:textId="77777777"/>
    <w:p w:rsidR="00A7143A" w:rsidRDefault="00A7143A" w14:paraId="00000295" w14:textId="6E2534BF"/>
    <w:p w:rsidR="00B97B07" w:rsidRDefault="00B97B07" w14:paraId="463A4C96" w14:textId="2DA3CB64">
      <w:r>
        <w:rPr>
          <w:noProof/>
        </w:rPr>
        <w:drawing>
          <wp:inline distT="0" distB="0" distL="0" distR="0" wp14:anchorId="161C63DB" wp14:editId="20C82ACF">
            <wp:extent cx="5943600" cy="3536315"/>
            <wp:effectExtent l="0" t="0" r="0" b="6985"/>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536315"/>
                    </a:xfrm>
                    <a:prstGeom prst="rect">
                      <a:avLst/>
                    </a:prstGeom>
                    <a:noFill/>
                    <a:ln>
                      <a:noFill/>
                    </a:ln>
                  </pic:spPr>
                </pic:pic>
              </a:graphicData>
            </a:graphic>
          </wp:inline>
        </w:drawing>
      </w:r>
    </w:p>
    <w:p w:rsidR="00A7143A" w:rsidRDefault="008C136C" w14:paraId="00000296" w14:textId="77777777">
      <w:r>
        <w:t xml:space="preserve">Saviynt will reconcile the updates from workday for employees and workers using the User import job as mentioned in </w:t>
      </w:r>
      <w:proofErr w:type="gramStart"/>
      <w:r>
        <w:t>New</w:t>
      </w:r>
      <w:proofErr w:type="gramEnd"/>
      <w:r>
        <w:t xml:space="preserve"> hire section.</w:t>
      </w:r>
    </w:p>
    <w:p w:rsidR="00A7143A" w:rsidRDefault="008C136C" w14:paraId="00000297" w14:textId="77777777">
      <w:pPr>
        <w:pStyle w:val="Heading3"/>
      </w:pPr>
      <w:bookmarkStart w:name="_Toc167026893" w:id="40"/>
      <w:r>
        <w:t>Provisioning rules for user update</w:t>
      </w:r>
      <w:bookmarkEnd w:id="40"/>
    </w:p>
    <w:tbl>
      <w:tblPr>
        <w:tblW w:w="1004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2512"/>
        <w:gridCol w:w="2512"/>
        <w:gridCol w:w="2512"/>
        <w:gridCol w:w="2512"/>
      </w:tblGrid>
      <w:tr w:rsidR="00A7143A" w14:paraId="6D21E703" w14:textId="77777777">
        <w:trPr>
          <w:trHeight w:val="247"/>
        </w:trPr>
        <w:tc>
          <w:tcPr>
            <w:tcW w:w="2512" w:type="dxa"/>
            <w:shd w:val="clear" w:color="auto" w:fill="6D9EEB"/>
            <w:tcMar>
              <w:top w:w="100" w:type="dxa"/>
              <w:left w:w="100" w:type="dxa"/>
              <w:bottom w:w="100" w:type="dxa"/>
              <w:right w:w="100" w:type="dxa"/>
            </w:tcMar>
          </w:tcPr>
          <w:p w:rsidR="00A7143A" w:rsidRDefault="008C136C" w14:paraId="00000298" w14:textId="77777777">
            <w:pPr>
              <w:widowControl w:val="0"/>
              <w:rPr>
                <w:b/>
                <w:color w:val="FFFFFF"/>
              </w:rPr>
            </w:pPr>
            <w:r>
              <w:rPr>
                <w:b/>
                <w:color w:val="FFFFFF"/>
              </w:rPr>
              <w:t>Provisioning rule name</w:t>
            </w:r>
          </w:p>
        </w:tc>
        <w:tc>
          <w:tcPr>
            <w:tcW w:w="2512" w:type="dxa"/>
            <w:shd w:val="clear" w:color="auto" w:fill="6D9EEB"/>
            <w:tcMar>
              <w:top w:w="100" w:type="dxa"/>
              <w:left w:w="100" w:type="dxa"/>
              <w:bottom w:w="100" w:type="dxa"/>
              <w:right w:w="100" w:type="dxa"/>
            </w:tcMar>
          </w:tcPr>
          <w:p w:rsidR="00A7143A" w:rsidRDefault="008C136C" w14:paraId="00000299" w14:textId="77777777">
            <w:pPr>
              <w:widowControl w:val="0"/>
              <w:rPr>
                <w:b/>
                <w:color w:val="FFFFFF"/>
              </w:rPr>
            </w:pPr>
            <w:r>
              <w:rPr>
                <w:b/>
                <w:color w:val="FFFFFF"/>
              </w:rPr>
              <w:t>Condition</w:t>
            </w:r>
          </w:p>
        </w:tc>
        <w:tc>
          <w:tcPr>
            <w:tcW w:w="2512" w:type="dxa"/>
            <w:shd w:val="clear" w:color="auto" w:fill="6D9EEB"/>
            <w:tcMar>
              <w:top w:w="100" w:type="dxa"/>
              <w:left w:w="100" w:type="dxa"/>
              <w:bottom w:w="100" w:type="dxa"/>
              <w:right w:w="100" w:type="dxa"/>
            </w:tcMar>
          </w:tcPr>
          <w:p w:rsidR="00A7143A" w:rsidRDefault="008C136C" w14:paraId="0000029A" w14:textId="77777777">
            <w:pPr>
              <w:widowControl w:val="0"/>
              <w:rPr>
                <w:b/>
                <w:color w:val="FFFFFF"/>
              </w:rPr>
            </w:pPr>
            <w:r>
              <w:rPr>
                <w:b/>
                <w:color w:val="FFFFFF"/>
              </w:rPr>
              <w:t>Provisioning target</w:t>
            </w:r>
          </w:p>
        </w:tc>
        <w:tc>
          <w:tcPr>
            <w:tcW w:w="2512" w:type="dxa"/>
            <w:shd w:val="clear" w:color="auto" w:fill="6D9EEB"/>
          </w:tcPr>
          <w:p w:rsidR="00A7143A" w:rsidRDefault="008C136C" w14:paraId="0000029B" w14:textId="77777777">
            <w:pPr>
              <w:widowControl w:val="0"/>
              <w:rPr>
                <w:b/>
                <w:color w:val="FFFFFF"/>
              </w:rPr>
            </w:pPr>
            <w:r>
              <w:rPr>
                <w:b/>
                <w:smallCaps/>
                <w:color w:val="FFFFFF"/>
              </w:rPr>
              <w:t>Event Trigger</w:t>
            </w:r>
          </w:p>
        </w:tc>
      </w:tr>
      <w:tr w:rsidR="00A7143A" w14:paraId="48A84C3C" w14:textId="77777777">
        <w:trPr>
          <w:trHeight w:val="752"/>
        </w:trPr>
        <w:tc>
          <w:tcPr>
            <w:tcW w:w="2512" w:type="dxa"/>
            <w:shd w:val="clear" w:color="auto" w:fill="auto"/>
            <w:tcMar>
              <w:top w:w="100" w:type="dxa"/>
              <w:left w:w="100" w:type="dxa"/>
              <w:bottom w:w="100" w:type="dxa"/>
              <w:right w:w="100" w:type="dxa"/>
            </w:tcMar>
          </w:tcPr>
          <w:p w:rsidR="00A7143A" w:rsidRDefault="008C136C" w14:paraId="0000029C" w14:textId="77777777">
            <w:pPr>
              <w:widowControl w:val="0"/>
            </w:pPr>
            <w:proofErr w:type="spellStart"/>
            <w:proofErr w:type="gramStart"/>
            <w:r>
              <w:t>UR:Update</w:t>
            </w:r>
            <w:proofErr w:type="gramEnd"/>
            <w:r>
              <w:t>_Accounts</w:t>
            </w:r>
            <w:proofErr w:type="spellEnd"/>
          </w:p>
        </w:tc>
        <w:tc>
          <w:tcPr>
            <w:tcW w:w="2512" w:type="dxa"/>
            <w:shd w:val="clear" w:color="auto" w:fill="auto"/>
            <w:tcMar>
              <w:top w:w="100" w:type="dxa"/>
              <w:left w:w="100" w:type="dxa"/>
              <w:bottom w:w="100" w:type="dxa"/>
              <w:right w:w="100" w:type="dxa"/>
            </w:tcMar>
          </w:tcPr>
          <w:p w:rsidR="00A7143A" w:rsidRDefault="008C136C" w14:paraId="0000029D" w14:textId="77777777">
            <w:pPr>
              <w:widowControl w:val="0"/>
            </w:pPr>
            <w:r>
              <w:t>Consider TBD attributes that need to be updated in various target applications</w:t>
            </w:r>
          </w:p>
        </w:tc>
        <w:tc>
          <w:tcPr>
            <w:tcW w:w="2512" w:type="dxa"/>
            <w:shd w:val="clear" w:color="auto" w:fill="auto"/>
            <w:tcMar>
              <w:top w:w="100" w:type="dxa"/>
              <w:left w:w="100" w:type="dxa"/>
              <w:bottom w:w="100" w:type="dxa"/>
              <w:right w:w="100" w:type="dxa"/>
            </w:tcMar>
          </w:tcPr>
          <w:p w:rsidR="00A7143A" w:rsidRDefault="008C136C" w14:paraId="0000029E" w14:textId="77777777">
            <w:pPr>
              <w:widowControl w:val="0"/>
            </w:pPr>
            <w:proofErr w:type="gramStart"/>
            <w:r>
              <w:t>AD,SNOW</w:t>
            </w:r>
            <w:proofErr w:type="gramEnd"/>
            <w:r>
              <w:t>,DUO,PSDB</w:t>
            </w:r>
          </w:p>
        </w:tc>
        <w:tc>
          <w:tcPr>
            <w:tcW w:w="2512" w:type="dxa"/>
          </w:tcPr>
          <w:p w:rsidR="00A7143A" w:rsidRDefault="008C136C" w14:paraId="0000029F" w14:textId="77777777">
            <w:pPr>
              <w:widowControl w:val="0"/>
            </w:pPr>
            <w:r>
              <w:rPr>
                <w:color w:val="000000"/>
              </w:rPr>
              <w:t xml:space="preserve">Trigger when </w:t>
            </w:r>
            <w:proofErr w:type="gramStart"/>
            <w:r>
              <w:rPr>
                <w:color w:val="000000"/>
              </w:rPr>
              <w:t>Updated</w:t>
            </w:r>
            <w:proofErr w:type="gramEnd"/>
            <w:r>
              <w:rPr>
                <w:color w:val="000000"/>
              </w:rPr>
              <w:t xml:space="preserve"> via import </w:t>
            </w:r>
          </w:p>
        </w:tc>
      </w:tr>
      <w:tr w:rsidR="00A7143A" w14:paraId="7B81743B" w14:textId="77777777">
        <w:trPr>
          <w:trHeight w:val="505"/>
        </w:trPr>
        <w:tc>
          <w:tcPr>
            <w:tcW w:w="2512" w:type="dxa"/>
            <w:shd w:val="clear" w:color="auto" w:fill="auto"/>
            <w:tcMar>
              <w:top w:w="100" w:type="dxa"/>
              <w:left w:w="100" w:type="dxa"/>
              <w:bottom w:w="100" w:type="dxa"/>
              <w:right w:w="100" w:type="dxa"/>
            </w:tcMar>
          </w:tcPr>
          <w:p w:rsidR="00A7143A" w:rsidRDefault="008C136C" w14:paraId="000002A0" w14:textId="77777777">
            <w:pPr>
              <w:widowControl w:val="0"/>
            </w:pPr>
            <w:r>
              <w:t>UR: Retrigger Technical Rules for Persona</w:t>
            </w:r>
          </w:p>
        </w:tc>
        <w:tc>
          <w:tcPr>
            <w:tcW w:w="2512" w:type="dxa"/>
            <w:shd w:val="clear" w:color="auto" w:fill="auto"/>
            <w:tcMar>
              <w:top w:w="100" w:type="dxa"/>
              <w:left w:w="100" w:type="dxa"/>
              <w:bottom w:w="100" w:type="dxa"/>
              <w:right w:w="100" w:type="dxa"/>
            </w:tcMar>
          </w:tcPr>
          <w:p w:rsidR="00A7143A" w:rsidRDefault="008C136C" w14:paraId="000002A1" w14:textId="77777777">
            <w:pPr>
              <w:widowControl w:val="0"/>
            </w:pPr>
            <w:proofErr w:type="spellStart"/>
            <w:r>
              <w:t>CP</w:t>
            </w:r>
            <w:r>
              <w:rPr>
                <w:vertAlign w:val="subscript"/>
              </w:rPr>
              <w:t>relationship</w:t>
            </w:r>
            <w:proofErr w:type="spellEnd"/>
            <w:r>
              <w:t xml:space="preserve"> is updated</w:t>
            </w:r>
          </w:p>
        </w:tc>
        <w:tc>
          <w:tcPr>
            <w:tcW w:w="2512" w:type="dxa"/>
            <w:shd w:val="clear" w:color="auto" w:fill="auto"/>
            <w:tcMar>
              <w:top w:w="100" w:type="dxa"/>
              <w:left w:w="100" w:type="dxa"/>
              <w:bottom w:w="100" w:type="dxa"/>
              <w:right w:w="100" w:type="dxa"/>
            </w:tcMar>
          </w:tcPr>
          <w:p w:rsidR="00A7143A" w:rsidRDefault="008C136C" w14:paraId="000002A2" w14:textId="77777777">
            <w:pPr>
              <w:widowControl w:val="0"/>
            </w:pPr>
            <w:r>
              <w:t>Re-run technical rules for the Enterprise role assignment</w:t>
            </w:r>
          </w:p>
        </w:tc>
        <w:tc>
          <w:tcPr>
            <w:tcW w:w="2512" w:type="dxa"/>
          </w:tcPr>
          <w:p w:rsidR="00A7143A" w:rsidRDefault="008C136C" w14:paraId="000002A3" w14:textId="77777777">
            <w:pPr>
              <w:widowControl w:val="0"/>
            </w:pPr>
            <w:r>
              <w:rPr>
                <w:color w:val="000000"/>
              </w:rPr>
              <w:t xml:space="preserve">Trigger when </w:t>
            </w:r>
            <w:proofErr w:type="gramStart"/>
            <w:r>
              <w:rPr>
                <w:color w:val="000000"/>
              </w:rPr>
              <w:t>Updated</w:t>
            </w:r>
            <w:proofErr w:type="gramEnd"/>
            <w:r>
              <w:rPr>
                <w:color w:val="000000"/>
              </w:rPr>
              <w:t xml:space="preserve"> via import </w:t>
            </w:r>
          </w:p>
        </w:tc>
      </w:tr>
    </w:tbl>
    <w:p w:rsidR="00A7143A" w:rsidRDefault="00A7143A" w14:paraId="000002A7" w14:textId="77777777"/>
    <w:p w:rsidR="00A7143A" w:rsidRDefault="00A7143A" w14:paraId="000002A8" w14:textId="77777777"/>
    <w:p w:rsidR="00A7143A" w:rsidRDefault="008C136C" w14:paraId="000002A9" w14:textId="1F5D70D5">
      <w:pPr>
        <w:pStyle w:val="Heading1"/>
        <w:numPr>
          <w:ilvl w:val="0"/>
          <w:numId w:val="27"/>
        </w:numPr>
      </w:pPr>
      <w:bookmarkStart w:name="_Toc167026894" w:id="41"/>
      <w:r>
        <w:t>Termination</w:t>
      </w:r>
      <w:bookmarkEnd w:id="41"/>
    </w:p>
    <w:p w:rsidR="00A7143A" w:rsidRDefault="00A7143A" w14:paraId="000002AA" w14:textId="77777777">
      <w:pPr>
        <w:pBdr>
          <w:top w:val="nil"/>
          <w:left w:val="nil"/>
          <w:bottom w:val="nil"/>
          <w:right w:val="nil"/>
          <w:between w:val="nil"/>
        </w:pBdr>
        <w:ind w:left="480"/>
        <w:rPr>
          <w:color w:val="000000"/>
        </w:rPr>
      </w:pPr>
    </w:p>
    <w:p w:rsidR="00A7143A" w:rsidRDefault="00A7143A" w14:paraId="000002AB" w14:textId="6FD020DB"/>
    <w:p w:rsidR="00464528" w:rsidRDefault="000F53E8" w14:paraId="283FB447" w14:textId="099F5D4C">
      <w:r>
        <w:rPr>
          <w:noProof/>
        </w:rPr>
        <w:drawing>
          <wp:inline distT="0" distB="0" distL="0" distR="0" wp14:anchorId="2414F001" wp14:editId="2288D5B1">
            <wp:extent cx="5943600" cy="3748405"/>
            <wp:effectExtent l="0" t="0" r="0" b="4445"/>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748405"/>
                    </a:xfrm>
                    <a:prstGeom prst="rect">
                      <a:avLst/>
                    </a:prstGeom>
                    <a:noFill/>
                    <a:ln>
                      <a:noFill/>
                    </a:ln>
                  </pic:spPr>
                </pic:pic>
              </a:graphicData>
            </a:graphic>
          </wp:inline>
        </w:drawing>
      </w:r>
    </w:p>
    <w:p w:rsidR="00A7143A" w:rsidRDefault="008C136C" w14:paraId="000002AC" w14:textId="77777777">
      <w:pPr>
        <w:pStyle w:val="Heading4"/>
      </w:pPr>
      <w:bookmarkStart w:name="_Toc167026895" w:id="42"/>
      <w:r>
        <w:t>Provisioning rules for Termination</w:t>
      </w:r>
      <w:bookmarkEnd w:id="42"/>
      <w:r>
        <w:t xml:space="preserve"> </w:t>
      </w:r>
    </w:p>
    <w:tbl>
      <w:tblPr>
        <w:tblW w:w="97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2425"/>
        <w:gridCol w:w="2425"/>
        <w:gridCol w:w="2425"/>
        <w:gridCol w:w="2425"/>
      </w:tblGrid>
      <w:tr w:rsidR="00A7143A" w14:paraId="305504DA" w14:textId="77777777">
        <w:trPr>
          <w:trHeight w:val="190"/>
        </w:trPr>
        <w:tc>
          <w:tcPr>
            <w:tcW w:w="2425" w:type="dxa"/>
            <w:shd w:val="clear" w:color="auto" w:fill="6D9EEB"/>
            <w:tcMar>
              <w:top w:w="100" w:type="dxa"/>
              <w:left w:w="100" w:type="dxa"/>
              <w:bottom w:w="100" w:type="dxa"/>
              <w:right w:w="100" w:type="dxa"/>
            </w:tcMar>
          </w:tcPr>
          <w:p w:rsidR="00A7143A" w:rsidRDefault="008C136C" w14:paraId="000002AD" w14:textId="77777777">
            <w:pPr>
              <w:widowControl w:val="0"/>
              <w:rPr>
                <w:b/>
                <w:color w:val="FFFFFF"/>
              </w:rPr>
            </w:pPr>
            <w:r>
              <w:rPr>
                <w:b/>
                <w:color w:val="FFFFFF"/>
              </w:rPr>
              <w:t>Provisioning rule name</w:t>
            </w:r>
          </w:p>
        </w:tc>
        <w:tc>
          <w:tcPr>
            <w:tcW w:w="2425" w:type="dxa"/>
            <w:shd w:val="clear" w:color="auto" w:fill="6D9EEB"/>
            <w:tcMar>
              <w:top w:w="100" w:type="dxa"/>
              <w:left w:w="100" w:type="dxa"/>
              <w:bottom w:w="100" w:type="dxa"/>
              <w:right w:w="100" w:type="dxa"/>
            </w:tcMar>
          </w:tcPr>
          <w:p w:rsidR="00A7143A" w:rsidRDefault="008C136C" w14:paraId="000002AE" w14:textId="77777777">
            <w:pPr>
              <w:widowControl w:val="0"/>
              <w:rPr>
                <w:b/>
                <w:color w:val="FFFFFF"/>
              </w:rPr>
            </w:pPr>
            <w:r>
              <w:rPr>
                <w:b/>
                <w:color w:val="FFFFFF"/>
              </w:rPr>
              <w:t>Condition</w:t>
            </w:r>
          </w:p>
        </w:tc>
        <w:tc>
          <w:tcPr>
            <w:tcW w:w="2425" w:type="dxa"/>
            <w:shd w:val="clear" w:color="auto" w:fill="6D9EEB"/>
            <w:tcMar>
              <w:top w:w="100" w:type="dxa"/>
              <w:left w:w="100" w:type="dxa"/>
              <w:bottom w:w="100" w:type="dxa"/>
              <w:right w:w="100" w:type="dxa"/>
            </w:tcMar>
          </w:tcPr>
          <w:p w:rsidR="00A7143A" w:rsidRDefault="008C136C" w14:paraId="000002AF" w14:textId="77777777">
            <w:pPr>
              <w:widowControl w:val="0"/>
              <w:rPr>
                <w:b/>
                <w:color w:val="FFFFFF"/>
              </w:rPr>
            </w:pPr>
            <w:r>
              <w:rPr>
                <w:b/>
                <w:color w:val="FFFFFF"/>
              </w:rPr>
              <w:t>Provisioning target</w:t>
            </w:r>
          </w:p>
        </w:tc>
        <w:tc>
          <w:tcPr>
            <w:tcW w:w="2425" w:type="dxa"/>
            <w:shd w:val="clear" w:color="auto" w:fill="6D9EEB"/>
          </w:tcPr>
          <w:p w:rsidR="00A7143A" w:rsidRDefault="008C136C" w14:paraId="000002B0" w14:textId="77777777">
            <w:pPr>
              <w:widowControl w:val="0"/>
              <w:rPr>
                <w:b/>
                <w:color w:val="FFFFFF"/>
              </w:rPr>
            </w:pPr>
            <w:r>
              <w:rPr>
                <w:b/>
                <w:smallCaps/>
                <w:color w:val="FFFFFF"/>
              </w:rPr>
              <w:t>Event Trigger</w:t>
            </w:r>
          </w:p>
        </w:tc>
      </w:tr>
      <w:tr w:rsidR="00A7143A" w14:paraId="48A7FE21" w14:textId="77777777">
        <w:trPr>
          <w:trHeight w:val="581"/>
        </w:trPr>
        <w:tc>
          <w:tcPr>
            <w:tcW w:w="2425" w:type="dxa"/>
            <w:shd w:val="clear" w:color="auto" w:fill="auto"/>
            <w:tcMar>
              <w:top w:w="100" w:type="dxa"/>
              <w:left w:w="100" w:type="dxa"/>
              <w:bottom w:w="100" w:type="dxa"/>
              <w:right w:w="100" w:type="dxa"/>
            </w:tcMar>
          </w:tcPr>
          <w:p w:rsidR="00A7143A" w:rsidRDefault="008C136C" w14:paraId="000002B1" w14:textId="1D508109">
            <w:pPr>
              <w:widowControl w:val="0"/>
            </w:pPr>
            <w:proofErr w:type="spellStart"/>
            <w:proofErr w:type="gramStart"/>
            <w:r>
              <w:t>UR:Termination</w:t>
            </w:r>
            <w:proofErr w:type="gramEnd"/>
            <w:r>
              <w:t>_</w:t>
            </w:r>
            <w:r w:rsidR="00174822">
              <w:t>Workday</w:t>
            </w:r>
            <w:proofErr w:type="spellEnd"/>
          </w:p>
        </w:tc>
        <w:tc>
          <w:tcPr>
            <w:tcW w:w="2425" w:type="dxa"/>
            <w:shd w:val="clear" w:color="auto" w:fill="auto"/>
            <w:tcMar>
              <w:top w:w="100" w:type="dxa"/>
              <w:left w:w="100" w:type="dxa"/>
              <w:bottom w:w="100" w:type="dxa"/>
              <w:right w:w="100" w:type="dxa"/>
            </w:tcMar>
          </w:tcPr>
          <w:p w:rsidR="00A7143A" w:rsidRDefault="008C136C" w14:paraId="000002B2" w14:textId="6FB78CCB">
            <w:pPr>
              <w:widowControl w:val="0"/>
            </w:pPr>
            <w:proofErr w:type="spellStart"/>
            <w:r>
              <w:t>Statuskey</w:t>
            </w:r>
            <w:proofErr w:type="spellEnd"/>
            <w:r>
              <w:t xml:space="preserve">=0 and </w:t>
            </w:r>
            <w:proofErr w:type="spellStart"/>
            <w:r>
              <w:t>CP</w:t>
            </w:r>
            <w:r>
              <w:rPr>
                <w:vertAlign w:val="subscript"/>
              </w:rPr>
              <w:t>relationship</w:t>
            </w:r>
            <w:proofErr w:type="spellEnd"/>
            <w:r>
              <w:rPr>
                <w:vertAlign w:val="subscript"/>
              </w:rPr>
              <w:t xml:space="preserve"> </w:t>
            </w:r>
            <w:r>
              <w:t>is null/blank</w:t>
            </w:r>
            <w:r w:rsidR="00BB439A">
              <w:t xml:space="preserve"> or </w:t>
            </w:r>
            <w:r w:rsidR="00BB439A">
              <w:rPr>
                <w:rStyle w:val="ui-provider"/>
              </w:rPr>
              <w:t xml:space="preserve">cost </w:t>
            </w:r>
            <w:proofErr w:type="spellStart"/>
            <w:r w:rsidR="00BB439A">
              <w:rPr>
                <w:rStyle w:val="ui-provider"/>
              </w:rPr>
              <w:t>center</w:t>
            </w:r>
            <w:proofErr w:type="spellEnd"/>
            <w:r w:rsidR="00BB439A">
              <w:rPr>
                <w:rStyle w:val="ui-provider"/>
              </w:rPr>
              <w:t xml:space="preserve"> =25341900</w:t>
            </w:r>
          </w:p>
        </w:tc>
        <w:tc>
          <w:tcPr>
            <w:tcW w:w="2425" w:type="dxa"/>
            <w:shd w:val="clear" w:color="auto" w:fill="auto"/>
            <w:tcMar>
              <w:top w:w="100" w:type="dxa"/>
              <w:left w:w="100" w:type="dxa"/>
              <w:bottom w:w="100" w:type="dxa"/>
              <w:right w:w="100" w:type="dxa"/>
            </w:tcMar>
          </w:tcPr>
          <w:p w:rsidR="00A7143A" w:rsidRDefault="008C136C" w14:paraId="000002B3" w14:textId="77777777">
            <w:pPr>
              <w:widowControl w:val="0"/>
            </w:pPr>
            <w:r>
              <w:rPr>
                <w:color w:val="000000"/>
              </w:rPr>
              <w:t xml:space="preserve">create tasks to disable and deprovision </w:t>
            </w:r>
            <w:proofErr w:type="gramStart"/>
            <w:r>
              <w:rPr>
                <w:color w:val="000000"/>
              </w:rPr>
              <w:t>AD,SNOW</w:t>
            </w:r>
            <w:proofErr w:type="gramEnd"/>
            <w:r>
              <w:rPr>
                <w:color w:val="000000"/>
              </w:rPr>
              <w:t>,DUO,PSDB</w:t>
            </w:r>
          </w:p>
        </w:tc>
        <w:tc>
          <w:tcPr>
            <w:tcW w:w="2425" w:type="dxa"/>
          </w:tcPr>
          <w:p w:rsidR="00A7143A" w:rsidRDefault="008C136C" w14:paraId="000002B4" w14:textId="77777777">
            <w:pPr>
              <w:widowControl w:val="0"/>
            </w:pPr>
            <w:r>
              <w:rPr>
                <w:color w:val="000000"/>
              </w:rPr>
              <w:t xml:space="preserve">Trigger when </w:t>
            </w:r>
            <w:proofErr w:type="gramStart"/>
            <w:r>
              <w:rPr>
                <w:color w:val="000000"/>
              </w:rPr>
              <w:t>Updated</w:t>
            </w:r>
            <w:proofErr w:type="gramEnd"/>
            <w:r>
              <w:rPr>
                <w:color w:val="000000"/>
              </w:rPr>
              <w:t xml:space="preserve"> via import </w:t>
            </w:r>
          </w:p>
        </w:tc>
      </w:tr>
      <w:tr w:rsidR="00174822" w14:paraId="6282FAF0" w14:textId="77777777">
        <w:trPr>
          <w:trHeight w:val="581"/>
        </w:trPr>
        <w:tc>
          <w:tcPr>
            <w:tcW w:w="2425" w:type="dxa"/>
            <w:shd w:val="clear" w:color="auto" w:fill="auto"/>
            <w:tcMar>
              <w:top w:w="100" w:type="dxa"/>
              <w:left w:w="100" w:type="dxa"/>
              <w:bottom w:w="100" w:type="dxa"/>
              <w:right w:w="100" w:type="dxa"/>
            </w:tcMar>
          </w:tcPr>
          <w:p w:rsidR="00174822" w:rsidRDefault="00174822" w14:paraId="098BB755" w14:textId="75E51E0C">
            <w:pPr>
              <w:widowControl w:val="0"/>
            </w:pPr>
            <w:proofErr w:type="spellStart"/>
            <w:proofErr w:type="gramStart"/>
            <w:r>
              <w:t>UR:Termination</w:t>
            </w:r>
            <w:proofErr w:type="gramEnd"/>
            <w:r>
              <w:t>_Extended</w:t>
            </w:r>
            <w:r w:rsidR="00BB439A">
              <w:t>Learner</w:t>
            </w:r>
            <w:proofErr w:type="spellEnd"/>
          </w:p>
        </w:tc>
        <w:tc>
          <w:tcPr>
            <w:tcW w:w="2425" w:type="dxa"/>
            <w:shd w:val="clear" w:color="auto" w:fill="auto"/>
            <w:tcMar>
              <w:top w:w="100" w:type="dxa"/>
              <w:left w:w="100" w:type="dxa"/>
              <w:bottom w:w="100" w:type="dxa"/>
              <w:right w:w="100" w:type="dxa"/>
            </w:tcMar>
          </w:tcPr>
          <w:p w:rsidR="00174822" w:rsidRDefault="003D1254" w14:paraId="5004E4E9" w14:textId="100A08F0">
            <w:pPr>
              <w:widowControl w:val="0"/>
            </w:pPr>
            <w:proofErr w:type="spellStart"/>
            <w:r>
              <w:t>TermDate</w:t>
            </w:r>
            <w:proofErr w:type="spellEnd"/>
            <w:r>
              <w:t xml:space="preserve"> &lt;= Today’s date</w:t>
            </w:r>
            <w:r w:rsidR="00877E10">
              <w:t xml:space="preserve"> and </w:t>
            </w:r>
            <w:proofErr w:type="spellStart"/>
            <w:r w:rsidR="00877E10">
              <w:t>CPrele</w:t>
            </w:r>
            <w:r w:rsidR="00AC3330">
              <w:t>tioshipel</w:t>
            </w:r>
            <w:proofErr w:type="spellEnd"/>
            <w:r w:rsidR="00AC3330">
              <w:t xml:space="preserve"> is null or blank</w:t>
            </w:r>
          </w:p>
        </w:tc>
        <w:tc>
          <w:tcPr>
            <w:tcW w:w="2425" w:type="dxa"/>
            <w:shd w:val="clear" w:color="auto" w:fill="auto"/>
            <w:tcMar>
              <w:top w:w="100" w:type="dxa"/>
              <w:left w:w="100" w:type="dxa"/>
              <w:bottom w:w="100" w:type="dxa"/>
              <w:right w:w="100" w:type="dxa"/>
            </w:tcMar>
          </w:tcPr>
          <w:p w:rsidR="00174822" w:rsidRDefault="00AC3330" w14:paraId="66CE9EDA" w14:textId="31D3D6AA">
            <w:pPr>
              <w:widowControl w:val="0"/>
              <w:rPr>
                <w:color w:val="000000"/>
              </w:rPr>
            </w:pPr>
            <w:r>
              <w:rPr>
                <w:color w:val="000000"/>
              </w:rPr>
              <w:t xml:space="preserve">create tasks to disable and deprovision </w:t>
            </w:r>
            <w:proofErr w:type="gramStart"/>
            <w:r>
              <w:rPr>
                <w:color w:val="000000"/>
              </w:rPr>
              <w:t>AD,SNOW</w:t>
            </w:r>
            <w:proofErr w:type="gramEnd"/>
            <w:r>
              <w:rPr>
                <w:color w:val="000000"/>
              </w:rPr>
              <w:t>,DUO,PSDB</w:t>
            </w:r>
          </w:p>
        </w:tc>
        <w:tc>
          <w:tcPr>
            <w:tcW w:w="2425" w:type="dxa"/>
          </w:tcPr>
          <w:p w:rsidR="00174822" w:rsidRDefault="00AC3330" w14:paraId="1FB0F3BA" w14:textId="3F9A44D5">
            <w:pPr>
              <w:widowControl w:val="0"/>
              <w:rPr>
                <w:color w:val="000000"/>
              </w:rPr>
            </w:pPr>
            <w:r>
              <w:rPr>
                <w:color w:val="000000"/>
              </w:rPr>
              <w:t xml:space="preserve">Trigger when </w:t>
            </w:r>
            <w:proofErr w:type="gramStart"/>
            <w:r>
              <w:rPr>
                <w:color w:val="000000"/>
              </w:rPr>
              <w:t>Updated</w:t>
            </w:r>
            <w:proofErr w:type="gramEnd"/>
            <w:r>
              <w:rPr>
                <w:color w:val="000000"/>
              </w:rPr>
              <w:t xml:space="preserve"> via import or </w:t>
            </w:r>
            <w:proofErr w:type="spellStart"/>
            <w:r>
              <w:rPr>
                <w:color w:val="000000"/>
              </w:rPr>
              <w:t>api</w:t>
            </w:r>
            <w:proofErr w:type="spellEnd"/>
          </w:p>
        </w:tc>
      </w:tr>
    </w:tbl>
    <w:p w:rsidR="00A7143A" w:rsidRDefault="00A7143A" w14:paraId="000002B5" w14:textId="77777777"/>
    <w:tbl>
      <w:tblPr>
        <w:tblW w:w="935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100" w:type="dxa"/>
          <w:left w:w="100" w:type="dxa"/>
          <w:bottom w:w="100" w:type="dxa"/>
          <w:right w:w="100" w:type="dxa"/>
        </w:tblCellMar>
        <w:tblLook w:val="0400" w:firstRow="0" w:lastRow="0" w:firstColumn="0" w:lastColumn="0" w:noHBand="0" w:noVBand="1"/>
      </w:tblPr>
      <w:tblGrid>
        <w:gridCol w:w="2161"/>
        <w:gridCol w:w="1414"/>
        <w:gridCol w:w="3421"/>
        <w:gridCol w:w="2354"/>
      </w:tblGrid>
      <w:tr w:rsidR="00A7143A" w:rsidTr="174D2313" w14:paraId="6FCD1725" w14:textId="77777777">
        <w:trPr>
          <w:trHeight w:val="1590"/>
        </w:trPr>
        <w:tc>
          <w:tcPr>
            <w:tcW w:w="21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7143A" w:rsidRDefault="008C136C" w14:paraId="000002B6" w14:textId="4E1B82A1">
            <w:pPr>
              <w:rPr>
                <w:sz w:val="24"/>
                <w:szCs w:val="24"/>
              </w:rPr>
            </w:pPr>
            <w:r>
              <w:rPr>
                <w:color w:val="000000"/>
              </w:rPr>
              <w:t xml:space="preserve">UR: Emergency Termination </w:t>
            </w:r>
            <w:r w:rsidR="005D69B0">
              <w:rPr>
                <w:color w:val="000000"/>
              </w:rPr>
              <w:t>–</w:t>
            </w:r>
            <w:r>
              <w:rPr>
                <w:color w:val="000000"/>
              </w:rPr>
              <w:t xml:space="preserve"> one click</w:t>
            </w:r>
          </w:p>
        </w:tc>
        <w:tc>
          <w:tcPr>
            <w:tcW w:w="141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7143A" w:rsidRDefault="008C136C" w14:paraId="000002B7" w14:textId="77777777">
            <w:pPr>
              <w:rPr>
                <w:sz w:val="24"/>
                <w:szCs w:val="24"/>
              </w:rPr>
            </w:pPr>
            <w:r>
              <w:rPr>
                <w:color w:val="000000"/>
              </w:rPr>
              <w:t>Username is not null</w:t>
            </w:r>
          </w:p>
        </w:tc>
        <w:tc>
          <w:tcPr>
            <w:tcW w:w="342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7143A" w:rsidRDefault="008C136C" w14:paraId="3C51FE6E" w14:textId="77777777">
            <w:pPr>
              <w:rPr>
                <w:color w:val="000000"/>
              </w:rPr>
            </w:pPr>
            <w:r>
              <w:rPr>
                <w:color w:val="000000"/>
              </w:rPr>
              <w:t xml:space="preserve">Creates tasks to disable and deprovision </w:t>
            </w:r>
            <w:proofErr w:type="gramStart"/>
            <w:r>
              <w:rPr>
                <w:color w:val="000000"/>
              </w:rPr>
              <w:t>AD,SNOW</w:t>
            </w:r>
            <w:proofErr w:type="gramEnd"/>
            <w:r>
              <w:rPr>
                <w:color w:val="000000"/>
              </w:rPr>
              <w:t>,DUO,PSDB</w:t>
            </w:r>
          </w:p>
          <w:p w:rsidR="0061621D" w:rsidRDefault="0061621D" w14:paraId="6DD38739" w14:textId="77777777">
            <w:pPr>
              <w:rPr>
                <w:color w:val="000000"/>
              </w:rPr>
            </w:pPr>
          </w:p>
          <w:p w:rsidR="0061621D" w:rsidP="174D2313" w:rsidRDefault="0061621D" w14:paraId="000002B8" w14:textId="26AC30E4">
            <w:pPr>
              <w:rPr>
                <w:color w:val="000000" w:themeColor="text1"/>
              </w:rPr>
            </w:pPr>
            <w:r w:rsidRPr="174D2313">
              <w:rPr>
                <w:color w:val="000000" w:themeColor="text1"/>
              </w:rPr>
              <w:t xml:space="preserve">Clear session using </w:t>
            </w:r>
            <w:r w:rsidRPr="174D2313" w:rsidR="669E07F9">
              <w:rPr>
                <w:color w:val="000000" w:themeColor="text1"/>
              </w:rPr>
              <w:t>Azure API connection</w:t>
            </w:r>
          </w:p>
        </w:tc>
        <w:tc>
          <w:tcPr>
            <w:tcW w:w="235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7143A" w:rsidRDefault="008C136C" w14:paraId="000002B9" w14:textId="77777777">
            <w:pPr>
              <w:rPr>
                <w:sz w:val="24"/>
                <w:szCs w:val="24"/>
              </w:rPr>
            </w:pPr>
            <w:r>
              <w:rPr>
                <w:color w:val="000000"/>
              </w:rPr>
              <w:t>Trigger when user removed via one click disable</w:t>
            </w:r>
          </w:p>
          <w:p w:rsidR="00A7143A" w:rsidRDefault="00A7143A" w14:paraId="000002BA" w14:textId="77777777">
            <w:pPr>
              <w:rPr>
                <w:sz w:val="24"/>
                <w:szCs w:val="24"/>
              </w:rPr>
            </w:pPr>
          </w:p>
        </w:tc>
      </w:tr>
    </w:tbl>
    <w:p w:rsidR="00A7143A" w:rsidRDefault="00A7143A" w14:paraId="000002BC" w14:textId="77777777"/>
    <w:p w:rsidR="00A7143A" w:rsidRDefault="00A7143A" w14:paraId="000002BD" w14:textId="77777777"/>
    <w:p w:rsidR="00A7143A" w:rsidRDefault="008C136C" w14:paraId="000002BE" w14:textId="77777777">
      <w:pPr>
        <w:pStyle w:val="Heading1"/>
        <w:numPr>
          <w:ilvl w:val="0"/>
          <w:numId w:val="27"/>
        </w:numPr>
      </w:pPr>
      <w:bookmarkStart w:name="_Toc167026896" w:id="43"/>
      <w:r>
        <w:t>Persona based User management</w:t>
      </w:r>
      <w:bookmarkEnd w:id="43"/>
      <w:r>
        <w:t xml:space="preserve"> </w:t>
      </w:r>
    </w:p>
    <w:p w:rsidR="00A7143A" w:rsidRDefault="00C50A30" w14:paraId="000002BF" w14:textId="77777777">
      <w:r>
        <w:rPr>
          <w:noProof/>
        </w:rPr>
        <w:drawing>
          <wp:inline distT="0" distB="0" distL="0" distR="0" wp14:anchorId="229BA2EE" wp14:editId="47C6498B">
            <wp:extent cx="5294981" cy="4067972"/>
            <wp:effectExtent l="0" t="0" r="0" b="0"/>
            <wp:docPr id="271" name="Picture 271"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Diagram&#10;&#10;Description automatically generated"/>
                    <pic:cNvPicPr preferRelativeResize="0"/>
                  </pic:nvPicPr>
                  <pic:blipFill>
                    <a:blip r:embed="rId29"/>
                    <a:srcRect/>
                    <a:stretch>
                      <a:fillRect/>
                    </a:stretch>
                  </pic:blipFill>
                  <pic:spPr>
                    <a:xfrm>
                      <a:off x="0" y="0"/>
                      <a:ext cx="5294981" cy="4067972"/>
                    </a:xfrm>
                    <a:prstGeom prst="rect">
                      <a:avLst/>
                    </a:prstGeom>
                    <a:ln/>
                  </pic:spPr>
                </pic:pic>
              </a:graphicData>
            </a:graphic>
          </wp:inline>
        </w:drawing>
      </w:r>
    </w:p>
    <w:p w:rsidR="00A7143A" w:rsidRDefault="00A7143A" w14:paraId="000002C0" w14:textId="77777777"/>
    <w:p w:rsidR="00A7143A" w:rsidRDefault="008C136C" w14:paraId="000002C1" w14:textId="77777777">
      <w:pPr>
        <w:numPr>
          <w:ilvl w:val="0"/>
          <w:numId w:val="35"/>
        </w:numPr>
        <w:pBdr>
          <w:top w:val="nil"/>
          <w:left w:val="nil"/>
          <w:bottom w:val="nil"/>
          <w:right w:val="nil"/>
          <w:between w:val="nil"/>
        </w:pBdr>
        <w:spacing w:after="0"/>
        <w:ind w:hanging="360"/>
        <w:rPr>
          <w:color w:val="000000"/>
        </w:rPr>
      </w:pPr>
      <w:r>
        <w:rPr>
          <w:color w:val="000000"/>
        </w:rPr>
        <w:t xml:space="preserve">Sentara Healthcare’s environment involves establishing multiple relationship </w:t>
      </w:r>
      <w:r>
        <w:t>models</w:t>
      </w:r>
      <w:r>
        <w:rPr>
          <w:color w:val="000000"/>
        </w:rPr>
        <w:t>, so that a user identity at any given time can have multiple roles in an organization. </w:t>
      </w:r>
    </w:p>
    <w:p w:rsidR="00A7143A" w:rsidRDefault="008C136C" w14:paraId="000002C2" w14:textId="77777777">
      <w:pPr>
        <w:numPr>
          <w:ilvl w:val="0"/>
          <w:numId w:val="35"/>
        </w:numPr>
        <w:pBdr>
          <w:top w:val="nil"/>
          <w:left w:val="nil"/>
          <w:bottom w:val="nil"/>
          <w:right w:val="nil"/>
          <w:between w:val="nil"/>
        </w:pBdr>
        <w:spacing w:before="0" w:after="0"/>
        <w:ind w:hanging="360"/>
        <w:rPr>
          <w:color w:val="000000"/>
        </w:rPr>
      </w:pPr>
      <w:r>
        <w:rPr>
          <w:color w:val="000000"/>
          <w:highlight w:val="yellow"/>
        </w:rPr>
        <w:t xml:space="preserve">Saviynt can handle this requirement by creating Enterprise roles for different personas and encapsulate relevant </w:t>
      </w:r>
      <w:proofErr w:type="gramStart"/>
      <w:r>
        <w:rPr>
          <w:color w:val="000000"/>
          <w:highlight w:val="yellow"/>
        </w:rPr>
        <w:t>entitlements( AD</w:t>
      </w:r>
      <w:proofErr w:type="gramEnd"/>
      <w:r>
        <w:rPr>
          <w:color w:val="000000"/>
          <w:highlight w:val="yellow"/>
        </w:rPr>
        <w:t xml:space="preserve"> Groups)  under it for easy management when the personas change</w:t>
      </w:r>
      <w:r>
        <w:rPr>
          <w:color w:val="000000"/>
        </w:rPr>
        <w:t>.</w:t>
      </w:r>
    </w:p>
    <w:p w:rsidR="00A7143A" w:rsidRDefault="008C136C" w14:paraId="000002C3" w14:textId="77777777">
      <w:pPr>
        <w:numPr>
          <w:ilvl w:val="0"/>
          <w:numId w:val="35"/>
        </w:numPr>
        <w:pBdr>
          <w:top w:val="nil"/>
          <w:left w:val="nil"/>
          <w:bottom w:val="nil"/>
          <w:right w:val="nil"/>
          <w:between w:val="nil"/>
        </w:pBdr>
        <w:spacing w:before="0"/>
        <w:ind w:hanging="360"/>
        <w:rPr>
          <w:b/>
          <w:color w:val="000000"/>
        </w:rPr>
      </w:pPr>
      <w:r>
        <w:rPr>
          <w:color w:val="000000"/>
        </w:rPr>
        <w:t xml:space="preserve">Saviynt can consume the user relationships in a custom property. </w:t>
      </w:r>
      <w:r>
        <w:rPr>
          <w:b/>
          <w:color w:val="000000"/>
        </w:rPr>
        <w:t xml:space="preserve">Assumption for the format of the CP from the authoritative source is </w:t>
      </w:r>
      <w:r>
        <w:rPr>
          <w:b/>
          <w:color w:val="000000"/>
          <w:highlight w:val="yellow"/>
        </w:rPr>
        <w:t>comma separated</w:t>
      </w:r>
      <w:r>
        <w:rPr>
          <w:b/>
          <w:color w:val="000000"/>
        </w:rPr>
        <w:t xml:space="preserve"> as below, For instance, </w:t>
      </w:r>
    </w:p>
    <w:p w:rsidR="00A7143A" w:rsidRDefault="008C136C" w14:paraId="000002C4" w14:textId="77777777">
      <w:pPr>
        <w:ind w:left="720"/>
      </w:pPr>
      <w:proofErr w:type="spellStart"/>
      <w:r>
        <w:t>CP</w:t>
      </w:r>
      <w:r>
        <w:rPr>
          <w:vertAlign w:val="subscript"/>
        </w:rPr>
        <w:t>relationship</w:t>
      </w:r>
      <w:proofErr w:type="spellEnd"/>
      <w:r>
        <w:t xml:space="preserve"> = Student, Clinical Physician, Broker</w:t>
      </w:r>
    </w:p>
    <w:p w:rsidR="00A7143A" w:rsidRDefault="008C136C" w14:paraId="000002C5" w14:textId="77777777">
      <w:pPr>
        <w:numPr>
          <w:ilvl w:val="0"/>
          <w:numId w:val="35"/>
        </w:numPr>
        <w:pBdr>
          <w:top w:val="nil"/>
          <w:left w:val="nil"/>
          <w:bottom w:val="nil"/>
          <w:right w:val="nil"/>
          <w:between w:val="nil"/>
        </w:pBdr>
        <w:ind w:hanging="360"/>
        <w:rPr>
          <w:color w:val="000000"/>
        </w:rPr>
      </w:pPr>
      <w:r>
        <w:rPr>
          <w:color w:val="000000"/>
        </w:rPr>
        <w:t xml:space="preserve">Each role/relationship will have a corresponding Enterprise Role with the same name, for instance – </w:t>
      </w:r>
    </w:p>
    <w:p w:rsidR="00A7143A" w:rsidRDefault="008C136C" w14:paraId="000002C6" w14:textId="77777777">
      <w:pPr>
        <w:ind w:left="720"/>
      </w:pPr>
      <w:r>
        <w:t>ER1= Student – AD groups 1 and 2</w:t>
      </w:r>
    </w:p>
    <w:p w:rsidR="00A7143A" w:rsidRDefault="008C136C" w14:paraId="000002C7" w14:textId="77777777">
      <w:pPr>
        <w:ind w:left="720"/>
      </w:pPr>
      <w:r>
        <w:t>ER2= Physician – AD group 3</w:t>
      </w:r>
    </w:p>
    <w:p w:rsidR="00A7143A" w:rsidRDefault="008C136C" w14:paraId="000002C8" w14:textId="77777777">
      <w:pPr>
        <w:ind w:firstLine="720"/>
      </w:pPr>
      <w:r>
        <w:t>ER3= Broker – AD group 4</w:t>
      </w:r>
    </w:p>
    <w:p w:rsidR="00A7143A" w:rsidRDefault="008C136C" w14:paraId="000002C9" w14:textId="77777777">
      <w:pPr>
        <w:numPr>
          <w:ilvl w:val="0"/>
          <w:numId w:val="35"/>
        </w:numPr>
        <w:pBdr>
          <w:top w:val="nil"/>
          <w:left w:val="nil"/>
          <w:bottom w:val="nil"/>
          <w:right w:val="nil"/>
          <w:between w:val="nil"/>
        </w:pBdr>
        <w:spacing w:before="0" w:after="0"/>
        <w:ind w:hanging="360"/>
        <w:rPr>
          <w:color w:val="000000"/>
        </w:rPr>
      </w:pPr>
      <w:r>
        <w:rPr>
          <w:color w:val="000000"/>
        </w:rPr>
        <w:t xml:space="preserve">If no relationship is received </w:t>
      </w:r>
      <w:r>
        <w:t>in the update</w:t>
      </w:r>
      <w:r>
        <w:rPr>
          <w:color w:val="000000"/>
        </w:rPr>
        <w:t xml:space="preserve"> feed, all Roles will be removed. </w:t>
      </w:r>
    </w:p>
    <w:p w:rsidR="00A7143A" w:rsidRDefault="008C136C" w14:paraId="000002CA" w14:textId="77777777">
      <w:pPr>
        <w:numPr>
          <w:ilvl w:val="0"/>
          <w:numId w:val="35"/>
        </w:numPr>
        <w:pBdr>
          <w:top w:val="nil"/>
          <w:left w:val="nil"/>
          <w:bottom w:val="nil"/>
          <w:right w:val="nil"/>
          <w:between w:val="nil"/>
        </w:pBdr>
        <w:spacing w:before="0" w:after="0"/>
        <w:ind w:hanging="360"/>
        <w:rPr>
          <w:color w:val="000000"/>
        </w:rPr>
      </w:pPr>
      <w:bookmarkStart w:name="_heading=h.26in1rg" w:colFirst="0" w:colLast="0" w:id="44"/>
      <w:bookmarkEnd w:id="44"/>
      <w:r>
        <w:rPr>
          <w:b/>
          <w:color w:val="000000"/>
        </w:rPr>
        <w:t xml:space="preserve">Termination on end date will not be processed: if status = Active and end date is current Date and CPxx contains one or more </w:t>
      </w:r>
      <w:r>
        <w:rPr>
          <w:b/>
        </w:rPr>
        <w:t>values</w:t>
      </w:r>
      <w:r>
        <w:rPr>
          <w:b/>
          <w:color w:val="000000"/>
        </w:rPr>
        <w:t xml:space="preserve">. </w:t>
      </w:r>
      <w:r>
        <w:rPr>
          <w:color w:val="000000"/>
        </w:rPr>
        <w:t xml:space="preserve"> </w:t>
      </w:r>
    </w:p>
    <w:p w:rsidR="00A7143A" w:rsidRDefault="008C136C" w14:paraId="000002CB" w14:textId="77777777">
      <w:pPr>
        <w:numPr>
          <w:ilvl w:val="0"/>
          <w:numId w:val="35"/>
        </w:numPr>
        <w:pBdr>
          <w:top w:val="nil"/>
          <w:left w:val="nil"/>
          <w:bottom w:val="nil"/>
          <w:right w:val="nil"/>
          <w:between w:val="nil"/>
        </w:pBdr>
        <w:spacing w:before="0"/>
        <w:ind w:hanging="360"/>
        <w:rPr>
          <w:color w:val="000000"/>
        </w:rPr>
      </w:pPr>
      <w:r>
        <w:rPr>
          <w:color w:val="000000"/>
        </w:rPr>
        <w:t xml:space="preserve">If the end date is reached and user </w:t>
      </w:r>
      <w:proofErr w:type="spellStart"/>
      <w:r>
        <w:rPr>
          <w:color w:val="000000"/>
        </w:rPr>
        <w:t>CP</w:t>
      </w:r>
      <w:r>
        <w:rPr>
          <w:color w:val="000000"/>
          <w:vertAlign w:val="subscript"/>
        </w:rPr>
        <w:t>relationship</w:t>
      </w:r>
      <w:proofErr w:type="spellEnd"/>
      <w:r>
        <w:rPr>
          <w:color w:val="000000"/>
        </w:rPr>
        <w:t xml:space="preserve"> is received without an active relationship value in the CP, </w:t>
      </w:r>
      <w:r>
        <w:rPr>
          <w:b/>
          <w:color w:val="000000"/>
        </w:rPr>
        <w:t>the actionable analytics will pick up the user to be terminated and create Disable user tasks.</w:t>
      </w:r>
    </w:p>
    <w:p w:rsidR="00A7143A" w:rsidRDefault="003E62AA" w14:paraId="000002CC" w14:textId="33C6E4A9">
      <w:pPr>
        <w:numPr>
          <w:ilvl w:val="0"/>
          <w:numId w:val="35"/>
        </w:numPr>
        <w:pBdr>
          <w:top w:val="nil"/>
          <w:left w:val="nil"/>
          <w:bottom w:val="nil"/>
          <w:right w:val="nil"/>
          <w:between w:val="nil"/>
        </w:pBdr>
        <w:ind w:hanging="360"/>
        <w:rPr>
          <w:color w:val="000000"/>
        </w:rPr>
      </w:pPr>
      <w:r>
        <w:rPr>
          <w:color w:val="000000"/>
        </w:rPr>
        <w:t xml:space="preserve">Subject to POC: </w:t>
      </w:r>
      <w:r w:rsidR="008C136C">
        <w:rPr>
          <w:color w:val="000000"/>
        </w:rPr>
        <w:t xml:space="preserve">Saviynt will trigger email notifications to identified user </w:t>
      </w:r>
      <w:r w:rsidR="008C136C">
        <w:t>groups</w:t>
      </w:r>
      <w:r w:rsidR="008C136C">
        <w:rPr>
          <w:color w:val="000000"/>
        </w:rPr>
        <w:t xml:space="preserve"> (relationship owner group) 30/14/7 days prior </w:t>
      </w:r>
      <w:r w:rsidR="008C136C">
        <w:t>to the user</w:t>
      </w:r>
      <w:r w:rsidR="005D69B0">
        <w:t>’</w:t>
      </w:r>
      <w:r w:rsidR="008C136C">
        <w:t>s</w:t>
      </w:r>
      <w:r w:rsidR="008C136C">
        <w:rPr>
          <w:color w:val="000000"/>
        </w:rPr>
        <w:t xml:space="preserve"> end date. Saviynt will </w:t>
      </w:r>
      <w:r w:rsidR="008C136C">
        <w:t>use an Analytics</w:t>
      </w:r>
      <w:r w:rsidR="008C136C">
        <w:rPr>
          <w:color w:val="000000"/>
        </w:rPr>
        <w:t xml:space="preserve"> engine for this.</w:t>
      </w:r>
    </w:p>
    <w:p w:rsidR="00266C61" w:rsidRDefault="00266C61" w14:paraId="22136C8C" w14:textId="66193382">
      <w:pPr>
        <w:numPr>
          <w:ilvl w:val="0"/>
          <w:numId w:val="35"/>
        </w:numPr>
        <w:pBdr>
          <w:top w:val="nil"/>
          <w:left w:val="nil"/>
          <w:bottom w:val="nil"/>
          <w:right w:val="nil"/>
          <w:between w:val="nil"/>
        </w:pBdr>
        <w:ind w:hanging="360"/>
        <w:rPr>
          <w:color w:val="000000"/>
        </w:rPr>
      </w:pPr>
      <w:r>
        <w:rPr>
          <w:color w:val="000000"/>
        </w:rPr>
        <w:t xml:space="preserve">Saviynt will evaluate the option to generate </w:t>
      </w:r>
      <w:r w:rsidR="00F45386">
        <w:rPr>
          <w:color w:val="000000"/>
        </w:rPr>
        <w:t>the notification</w:t>
      </w:r>
      <w:r>
        <w:rPr>
          <w:color w:val="000000"/>
        </w:rPr>
        <w:t xml:space="preserve"> based on data format shared by </w:t>
      </w:r>
      <w:proofErr w:type="spellStart"/>
      <w:r w:rsidR="000A197B">
        <w:rPr>
          <w:color w:val="000000"/>
        </w:rPr>
        <w:t>SecZetta</w:t>
      </w:r>
      <w:proofErr w:type="spellEnd"/>
      <w:r w:rsidR="00994219">
        <w:rPr>
          <w:color w:val="000000"/>
        </w:rPr>
        <w:t xml:space="preserve"> as each relationship has its own expiry date which is adding complexity.</w:t>
      </w:r>
    </w:p>
    <w:p w:rsidR="0027749F" w:rsidRDefault="00994219" w14:paraId="3DA8B4ED" w14:textId="0115AD32">
      <w:pPr>
        <w:numPr>
          <w:ilvl w:val="0"/>
          <w:numId w:val="35"/>
        </w:numPr>
        <w:pBdr>
          <w:top w:val="nil"/>
          <w:left w:val="nil"/>
          <w:bottom w:val="nil"/>
          <w:right w:val="nil"/>
          <w:between w:val="nil"/>
        </w:pBdr>
        <w:ind w:hanging="360"/>
        <w:rPr>
          <w:color w:val="000000"/>
        </w:rPr>
      </w:pPr>
      <w:r>
        <w:rPr>
          <w:color w:val="000000"/>
        </w:rPr>
        <w:t xml:space="preserve">As option 2, </w:t>
      </w:r>
      <w:proofErr w:type="spellStart"/>
      <w:r w:rsidR="000A197B">
        <w:rPr>
          <w:color w:val="000000"/>
        </w:rPr>
        <w:t>SecZetta</w:t>
      </w:r>
      <w:proofErr w:type="spellEnd"/>
      <w:r>
        <w:rPr>
          <w:color w:val="000000"/>
        </w:rPr>
        <w:t xml:space="preserve"> can generate these notifications as it’s a quick configuration in </w:t>
      </w:r>
      <w:proofErr w:type="spellStart"/>
      <w:r w:rsidR="000A197B">
        <w:rPr>
          <w:color w:val="000000"/>
        </w:rPr>
        <w:t>SecZetta</w:t>
      </w:r>
      <w:proofErr w:type="spellEnd"/>
      <w:r>
        <w:rPr>
          <w:color w:val="000000"/>
        </w:rPr>
        <w:t>, once Saviynt identify the option it can be rolled to Saviynt</w:t>
      </w:r>
      <w:r w:rsidR="00F45386">
        <w:rPr>
          <w:color w:val="000000"/>
        </w:rPr>
        <w:t>.</w:t>
      </w:r>
    </w:p>
    <w:p w:rsidR="00A7143A" w:rsidRDefault="008C136C" w14:paraId="000002CD" w14:textId="77777777">
      <w:pPr>
        <w:numPr>
          <w:ilvl w:val="0"/>
          <w:numId w:val="35"/>
        </w:numPr>
        <w:pBdr>
          <w:top w:val="nil"/>
          <w:left w:val="nil"/>
          <w:bottom w:val="nil"/>
          <w:right w:val="nil"/>
          <w:between w:val="nil"/>
        </w:pBdr>
        <w:ind w:hanging="360"/>
        <w:rPr>
          <w:color w:val="000000"/>
        </w:rPr>
      </w:pPr>
      <w:r>
        <w:t>The Relationship</w:t>
      </w:r>
      <w:r>
        <w:rPr>
          <w:color w:val="000000"/>
        </w:rPr>
        <w:t xml:space="preserve"> Owner group will be maintained </w:t>
      </w:r>
      <w:r>
        <w:t>by the Sentara</w:t>
      </w:r>
      <w:r>
        <w:rPr>
          <w:color w:val="000000"/>
        </w:rPr>
        <w:t xml:space="preserve"> Healthcare IAM team.</w:t>
      </w:r>
    </w:p>
    <w:p w:rsidR="00A7143A" w:rsidRDefault="00A7143A" w14:paraId="000002CE" w14:textId="77777777">
      <w:pPr>
        <w:pBdr>
          <w:top w:val="nil"/>
          <w:left w:val="nil"/>
          <w:bottom w:val="nil"/>
          <w:right w:val="nil"/>
          <w:between w:val="nil"/>
        </w:pBdr>
        <w:spacing w:before="0"/>
        <w:ind w:left="644"/>
        <w:rPr>
          <w:color w:val="000000"/>
        </w:rPr>
      </w:pPr>
    </w:p>
    <w:p w:rsidR="00A7143A" w:rsidRDefault="008C136C" w14:paraId="000002CF" w14:textId="77777777">
      <w:pPr>
        <w:pStyle w:val="Heading4"/>
      </w:pPr>
      <w:bookmarkStart w:name="_Toc167026897" w:id="45"/>
      <w:r>
        <w:t>Enterprise role based on persona</w:t>
      </w:r>
      <w:bookmarkEnd w:id="45"/>
    </w:p>
    <w:tbl>
      <w:tblPr>
        <w:tblW w:w="988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3109"/>
        <w:gridCol w:w="3402"/>
        <w:gridCol w:w="3370"/>
      </w:tblGrid>
      <w:tr w:rsidR="00A7143A" w14:paraId="29FDDA82" w14:textId="77777777">
        <w:trPr>
          <w:trHeight w:val="194"/>
        </w:trPr>
        <w:tc>
          <w:tcPr>
            <w:tcW w:w="3109" w:type="dxa"/>
            <w:shd w:val="clear" w:color="auto" w:fill="6D9EEB"/>
            <w:tcMar>
              <w:top w:w="100" w:type="dxa"/>
              <w:left w:w="100" w:type="dxa"/>
              <w:bottom w:w="100" w:type="dxa"/>
              <w:right w:w="100" w:type="dxa"/>
            </w:tcMar>
          </w:tcPr>
          <w:p w:rsidR="00A7143A" w:rsidRDefault="008C136C" w14:paraId="000002D0" w14:textId="77777777">
            <w:pPr>
              <w:widowControl w:val="0"/>
              <w:rPr>
                <w:b/>
                <w:smallCaps/>
                <w:color w:val="FFFFFF"/>
              </w:rPr>
            </w:pPr>
            <w:r>
              <w:rPr>
                <w:b/>
                <w:smallCaps/>
                <w:color w:val="FFFFFF"/>
              </w:rPr>
              <w:t>Role name</w:t>
            </w:r>
          </w:p>
        </w:tc>
        <w:tc>
          <w:tcPr>
            <w:tcW w:w="3402" w:type="dxa"/>
            <w:shd w:val="clear" w:color="auto" w:fill="6D9EEB"/>
            <w:tcMar>
              <w:top w:w="100" w:type="dxa"/>
              <w:left w:w="100" w:type="dxa"/>
              <w:bottom w:w="100" w:type="dxa"/>
              <w:right w:w="100" w:type="dxa"/>
            </w:tcMar>
          </w:tcPr>
          <w:p w:rsidR="00A7143A" w:rsidRDefault="008C136C" w14:paraId="000002D1" w14:textId="77777777">
            <w:pPr>
              <w:widowControl w:val="0"/>
              <w:rPr>
                <w:b/>
                <w:smallCaps/>
                <w:color w:val="FFFFFF"/>
              </w:rPr>
            </w:pPr>
            <w:r>
              <w:rPr>
                <w:b/>
                <w:smallCaps/>
                <w:color w:val="FFFFFF"/>
              </w:rPr>
              <w:t>Persona</w:t>
            </w:r>
          </w:p>
        </w:tc>
        <w:tc>
          <w:tcPr>
            <w:tcW w:w="3370" w:type="dxa"/>
            <w:shd w:val="clear" w:color="auto" w:fill="6D9EEB"/>
          </w:tcPr>
          <w:p w:rsidR="00A7143A" w:rsidRDefault="008C136C" w14:paraId="000002D2" w14:textId="77777777">
            <w:pPr>
              <w:widowControl w:val="0"/>
              <w:rPr>
                <w:b/>
                <w:smallCaps/>
                <w:color w:val="FFFFFF"/>
              </w:rPr>
            </w:pPr>
            <w:r>
              <w:rPr>
                <w:b/>
                <w:smallCaps/>
                <w:color w:val="FFFFFF"/>
              </w:rPr>
              <w:t>Entitlements</w:t>
            </w:r>
          </w:p>
        </w:tc>
      </w:tr>
      <w:tr w:rsidR="00A7143A" w14:paraId="0AB46EA4" w14:textId="77777777">
        <w:trPr>
          <w:trHeight w:val="694"/>
        </w:trPr>
        <w:tc>
          <w:tcPr>
            <w:tcW w:w="3109" w:type="dxa"/>
            <w:shd w:val="clear" w:color="auto" w:fill="auto"/>
            <w:tcMar>
              <w:top w:w="100" w:type="dxa"/>
              <w:left w:w="100" w:type="dxa"/>
              <w:bottom w:w="100" w:type="dxa"/>
              <w:right w:w="100" w:type="dxa"/>
            </w:tcMar>
            <w:vAlign w:val="center"/>
          </w:tcPr>
          <w:p w:rsidR="00A7143A" w:rsidRDefault="008C136C" w14:paraId="000002D3" w14:textId="77777777">
            <w:proofErr w:type="spellStart"/>
            <w:r>
              <w:rPr>
                <w:color w:val="000000"/>
                <w:sz w:val="22"/>
                <w:szCs w:val="22"/>
              </w:rPr>
              <w:t>ENTRole_Physician</w:t>
            </w:r>
            <w:proofErr w:type="spellEnd"/>
          </w:p>
        </w:tc>
        <w:tc>
          <w:tcPr>
            <w:tcW w:w="3402" w:type="dxa"/>
            <w:shd w:val="clear" w:color="auto" w:fill="auto"/>
            <w:tcMar>
              <w:top w:w="100" w:type="dxa"/>
              <w:left w:w="100" w:type="dxa"/>
              <w:bottom w:w="100" w:type="dxa"/>
              <w:right w:w="100" w:type="dxa"/>
            </w:tcMar>
            <w:vAlign w:val="center"/>
          </w:tcPr>
          <w:p w:rsidR="00A7143A" w:rsidRDefault="008C136C" w14:paraId="000002D4" w14:textId="77777777">
            <w:r>
              <w:rPr>
                <w:color w:val="000000"/>
                <w:sz w:val="22"/>
                <w:szCs w:val="22"/>
              </w:rPr>
              <w:t>Community Connect Physician</w:t>
            </w:r>
          </w:p>
        </w:tc>
        <w:tc>
          <w:tcPr>
            <w:tcW w:w="3370" w:type="dxa"/>
            <w:vAlign w:val="center"/>
          </w:tcPr>
          <w:p w:rsidR="00A7143A" w:rsidRDefault="008C136C" w14:paraId="000002D5" w14:textId="77777777">
            <w:r>
              <w:rPr>
                <w:color w:val="000000"/>
                <w:sz w:val="22"/>
                <w:szCs w:val="22"/>
              </w:rPr>
              <w:t>PTL_PHYSICIAN</w:t>
            </w:r>
          </w:p>
        </w:tc>
      </w:tr>
      <w:tr w:rsidR="00A7143A" w14:paraId="47055302" w14:textId="77777777">
        <w:trPr>
          <w:trHeight w:val="703"/>
        </w:trPr>
        <w:tc>
          <w:tcPr>
            <w:tcW w:w="3109" w:type="dxa"/>
            <w:shd w:val="clear" w:color="auto" w:fill="auto"/>
            <w:tcMar>
              <w:top w:w="100" w:type="dxa"/>
              <w:left w:w="100" w:type="dxa"/>
              <w:bottom w:w="100" w:type="dxa"/>
              <w:right w:w="100" w:type="dxa"/>
            </w:tcMar>
            <w:vAlign w:val="center"/>
          </w:tcPr>
          <w:p w:rsidR="00A7143A" w:rsidRDefault="008C136C" w14:paraId="000002D6" w14:textId="77777777">
            <w:proofErr w:type="spellStart"/>
            <w:r>
              <w:rPr>
                <w:color w:val="000000"/>
                <w:sz w:val="22"/>
                <w:szCs w:val="22"/>
              </w:rPr>
              <w:t>ENTRole_Community_Physician</w:t>
            </w:r>
            <w:proofErr w:type="spellEnd"/>
          </w:p>
        </w:tc>
        <w:tc>
          <w:tcPr>
            <w:tcW w:w="3402" w:type="dxa"/>
            <w:shd w:val="clear" w:color="auto" w:fill="auto"/>
            <w:tcMar>
              <w:top w:w="100" w:type="dxa"/>
              <w:left w:w="100" w:type="dxa"/>
              <w:bottom w:w="100" w:type="dxa"/>
              <w:right w:w="100" w:type="dxa"/>
            </w:tcMar>
            <w:vAlign w:val="center"/>
          </w:tcPr>
          <w:p w:rsidR="00A7143A" w:rsidRDefault="008C136C" w14:paraId="000002D7" w14:textId="77777777">
            <w:r>
              <w:rPr>
                <w:color w:val="000000"/>
                <w:sz w:val="22"/>
                <w:szCs w:val="22"/>
              </w:rPr>
              <w:t>Community Physician</w:t>
            </w:r>
          </w:p>
        </w:tc>
        <w:tc>
          <w:tcPr>
            <w:tcW w:w="3370" w:type="dxa"/>
            <w:vAlign w:val="center"/>
          </w:tcPr>
          <w:p w:rsidR="00A7143A" w:rsidRDefault="008C136C" w14:paraId="000002D8" w14:textId="77777777">
            <w:r>
              <w:rPr>
                <w:color w:val="000000"/>
                <w:sz w:val="22"/>
                <w:szCs w:val="22"/>
              </w:rPr>
              <w:t>PTL_PHYSICIAN</w:t>
            </w:r>
          </w:p>
        </w:tc>
      </w:tr>
      <w:tr w:rsidR="00A7143A" w14:paraId="324E4DDE" w14:textId="77777777">
        <w:trPr>
          <w:trHeight w:val="703"/>
        </w:trPr>
        <w:tc>
          <w:tcPr>
            <w:tcW w:w="3109" w:type="dxa"/>
            <w:shd w:val="clear" w:color="auto" w:fill="auto"/>
            <w:tcMar>
              <w:top w:w="100" w:type="dxa"/>
              <w:left w:w="100" w:type="dxa"/>
              <w:bottom w:w="100" w:type="dxa"/>
              <w:right w:w="100" w:type="dxa"/>
            </w:tcMar>
            <w:vAlign w:val="center"/>
          </w:tcPr>
          <w:p w:rsidR="00A7143A" w:rsidRDefault="008C136C" w14:paraId="000002D9" w14:textId="77777777">
            <w:proofErr w:type="spellStart"/>
            <w:r>
              <w:rPr>
                <w:color w:val="000000"/>
                <w:sz w:val="22"/>
                <w:szCs w:val="22"/>
              </w:rPr>
              <w:t>ENTRole_CEMR</w:t>
            </w:r>
            <w:proofErr w:type="spellEnd"/>
            <w:r>
              <w:rPr>
                <w:color w:val="000000"/>
                <w:sz w:val="22"/>
                <w:szCs w:val="22"/>
              </w:rPr>
              <w:t xml:space="preserve"> Clinical staff</w:t>
            </w:r>
          </w:p>
        </w:tc>
        <w:tc>
          <w:tcPr>
            <w:tcW w:w="3402" w:type="dxa"/>
            <w:shd w:val="clear" w:color="auto" w:fill="auto"/>
            <w:tcMar>
              <w:top w:w="100" w:type="dxa"/>
              <w:left w:w="100" w:type="dxa"/>
              <w:bottom w:w="100" w:type="dxa"/>
              <w:right w:w="100" w:type="dxa"/>
            </w:tcMar>
            <w:vAlign w:val="center"/>
          </w:tcPr>
          <w:p w:rsidR="00A7143A" w:rsidRDefault="008C136C" w14:paraId="000002DA" w14:textId="77777777">
            <w:r>
              <w:rPr>
                <w:color w:val="000000"/>
                <w:sz w:val="22"/>
                <w:szCs w:val="22"/>
              </w:rPr>
              <w:t>CEMR Clinical staff</w:t>
            </w:r>
          </w:p>
        </w:tc>
        <w:tc>
          <w:tcPr>
            <w:tcW w:w="3370" w:type="dxa"/>
            <w:vAlign w:val="center"/>
          </w:tcPr>
          <w:p w:rsidR="00A7143A" w:rsidRDefault="008C136C" w14:paraId="000002DB" w14:textId="77777777">
            <w:r>
              <w:rPr>
                <w:color w:val="000000"/>
                <w:sz w:val="22"/>
                <w:szCs w:val="22"/>
              </w:rPr>
              <w:t>PTL_MD_STAFF</w:t>
            </w:r>
          </w:p>
        </w:tc>
      </w:tr>
      <w:tr w:rsidR="00A7143A" w14:paraId="010E04D6"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2DC" w14:textId="77777777">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2DD" w14:textId="77777777">
            <w:pPr>
              <w:rPr>
                <w:color w:val="000000"/>
                <w:sz w:val="22"/>
                <w:szCs w:val="22"/>
              </w:rPr>
            </w:pPr>
          </w:p>
        </w:tc>
        <w:tc>
          <w:tcPr>
            <w:tcW w:w="3370" w:type="dxa"/>
            <w:vAlign w:val="center"/>
          </w:tcPr>
          <w:p w:rsidR="00A7143A" w:rsidRDefault="008C136C" w14:paraId="000002DE" w14:textId="77777777">
            <w:pPr>
              <w:rPr>
                <w:color w:val="000000"/>
                <w:sz w:val="22"/>
                <w:szCs w:val="22"/>
              </w:rPr>
            </w:pPr>
            <w:r>
              <w:rPr>
                <w:color w:val="000000"/>
                <w:sz w:val="22"/>
                <w:szCs w:val="22"/>
              </w:rPr>
              <w:t>PTL_MD_STAFF_CLNICAL</w:t>
            </w:r>
          </w:p>
        </w:tc>
      </w:tr>
      <w:tr w:rsidR="00A7143A" w14:paraId="11DC284A" w14:textId="77777777">
        <w:trPr>
          <w:trHeight w:val="703"/>
        </w:trPr>
        <w:tc>
          <w:tcPr>
            <w:tcW w:w="3109" w:type="dxa"/>
            <w:shd w:val="clear" w:color="auto" w:fill="auto"/>
            <w:tcMar>
              <w:top w:w="100" w:type="dxa"/>
              <w:left w:w="100" w:type="dxa"/>
              <w:bottom w:w="100" w:type="dxa"/>
              <w:right w:w="100" w:type="dxa"/>
            </w:tcMar>
            <w:vAlign w:val="center"/>
          </w:tcPr>
          <w:p w:rsidR="00A7143A" w:rsidRDefault="008C136C" w14:paraId="000002DF" w14:textId="77777777">
            <w:pPr>
              <w:rPr>
                <w:color w:val="000000"/>
                <w:sz w:val="22"/>
                <w:szCs w:val="22"/>
              </w:rPr>
            </w:pPr>
            <w:proofErr w:type="spellStart"/>
            <w:r>
              <w:rPr>
                <w:color w:val="000000"/>
                <w:sz w:val="22"/>
                <w:szCs w:val="22"/>
              </w:rPr>
              <w:t>ENTRole</w:t>
            </w:r>
            <w:proofErr w:type="spellEnd"/>
            <w:r>
              <w:rPr>
                <w:color w:val="000000"/>
                <w:sz w:val="22"/>
                <w:szCs w:val="22"/>
              </w:rPr>
              <w:t xml:space="preserve">_ </w:t>
            </w:r>
            <w:proofErr w:type="spellStart"/>
            <w:r>
              <w:rPr>
                <w:color w:val="000000"/>
                <w:sz w:val="22"/>
                <w:szCs w:val="22"/>
              </w:rPr>
              <w:t>Community_Clinical</w:t>
            </w:r>
            <w:proofErr w:type="spellEnd"/>
            <w:r>
              <w:rPr>
                <w:color w:val="000000"/>
                <w:sz w:val="22"/>
                <w:szCs w:val="22"/>
              </w:rPr>
              <w:t xml:space="preserve"> staff</w:t>
            </w:r>
          </w:p>
        </w:tc>
        <w:tc>
          <w:tcPr>
            <w:tcW w:w="3402" w:type="dxa"/>
            <w:shd w:val="clear" w:color="auto" w:fill="auto"/>
            <w:tcMar>
              <w:top w:w="100" w:type="dxa"/>
              <w:left w:w="100" w:type="dxa"/>
              <w:bottom w:w="100" w:type="dxa"/>
              <w:right w:w="100" w:type="dxa"/>
            </w:tcMar>
            <w:vAlign w:val="center"/>
          </w:tcPr>
          <w:p w:rsidR="00A7143A" w:rsidRDefault="008C136C" w14:paraId="000002E0" w14:textId="77777777">
            <w:pPr>
              <w:rPr>
                <w:color w:val="000000"/>
                <w:sz w:val="22"/>
                <w:szCs w:val="22"/>
              </w:rPr>
            </w:pPr>
            <w:r>
              <w:rPr>
                <w:color w:val="000000"/>
                <w:sz w:val="22"/>
                <w:szCs w:val="22"/>
              </w:rPr>
              <w:t>Community Clinical staff</w:t>
            </w:r>
          </w:p>
        </w:tc>
        <w:tc>
          <w:tcPr>
            <w:tcW w:w="3370" w:type="dxa"/>
            <w:vAlign w:val="center"/>
          </w:tcPr>
          <w:p w:rsidR="00A7143A" w:rsidRDefault="008C136C" w14:paraId="000002E1" w14:textId="77777777">
            <w:pPr>
              <w:rPr>
                <w:color w:val="000000"/>
                <w:sz w:val="22"/>
                <w:szCs w:val="22"/>
              </w:rPr>
            </w:pPr>
            <w:r>
              <w:rPr>
                <w:color w:val="000000"/>
                <w:sz w:val="22"/>
                <w:szCs w:val="22"/>
              </w:rPr>
              <w:t>PTL_MD_STAFF</w:t>
            </w:r>
          </w:p>
        </w:tc>
      </w:tr>
      <w:tr w:rsidR="00A7143A" w14:paraId="4602483F"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2E2" w14:textId="77777777">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2E3" w14:textId="77777777">
            <w:pPr>
              <w:rPr>
                <w:color w:val="000000"/>
                <w:sz w:val="22"/>
                <w:szCs w:val="22"/>
              </w:rPr>
            </w:pPr>
          </w:p>
        </w:tc>
        <w:tc>
          <w:tcPr>
            <w:tcW w:w="3370" w:type="dxa"/>
            <w:vAlign w:val="center"/>
          </w:tcPr>
          <w:p w:rsidR="00A7143A" w:rsidRDefault="008C136C" w14:paraId="000002E4" w14:textId="77777777">
            <w:pPr>
              <w:rPr>
                <w:color w:val="000000"/>
                <w:sz w:val="22"/>
                <w:szCs w:val="22"/>
              </w:rPr>
            </w:pPr>
            <w:r>
              <w:rPr>
                <w:color w:val="000000"/>
                <w:sz w:val="22"/>
                <w:szCs w:val="22"/>
              </w:rPr>
              <w:t>PTL_MD_STAFF_CLNICAL</w:t>
            </w:r>
          </w:p>
        </w:tc>
      </w:tr>
      <w:tr w:rsidR="00A7143A" w14:paraId="609A620D" w14:textId="77777777">
        <w:trPr>
          <w:trHeight w:val="703"/>
        </w:trPr>
        <w:tc>
          <w:tcPr>
            <w:tcW w:w="3109" w:type="dxa"/>
            <w:shd w:val="clear" w:color="auto" w:fill="auto"/>
            <w:tcMar>
              <w:top w:w="100" w:type="dxa"/>
              <w:left w:w="100" w:type="dxa"/>
              <w:bottom w:w="100" w:type="dxa"/>
              <w:right w:w="100" w:type="dxa"/>
            </w:tcMar>
            <w:vAlign w:val="center"/>
          </w:tcPr>
          <w:p w:rsidR="00A7143A" w:rsidRDefault="008C136C" w14:paraId="000002E5" w14:textId="3FEE6C49">
            <w:pPr>
              <w:rPr>
                <w:color w:val="000000"/>
                <w:sz w:val="22"/>
                <w:szCs w:val="22"/>
              </w:rPr>
            </w:pPr>
            <w:proofErr w:type="spellStart"/>
            <w:r>
              <w:rPr>
                <w:color w:val="000000"/>
                <w:sz w:val="22"/>
                <w:szCs w:val="22"/>
              </w:rPr>
              <w:t>ENTRole_</w:t>
            </w:r>
            <w:r w:rsidR="00324C2F">
              <w:rPr>
                <w:color w:val="000000"/>
                <w:sz w:val="22"/>
                <w:szCs w:val="22"/>
              </w:rPr>
              <w:t>NonWD</w:t>
            </w:r>
            <w:r>
              <w:rPr>
                <w:color w:val="000000"/>
                <w:sz w:val="22"/>
                <w:szCs w:val="22"/>
              </w:rPr>
              <w:t>Student</w:t>
            </w:r>
            <w:proofErr w:type="spellEnd"/>
          </w:p>
        </w:tc>
        <w:tc>
          <w:tcPr>
            <w:tcW w:w="3402" w:type="dxa"/>
            <w:shd w:val="clear" w:color="auto" w:fill="auto"/>
            <w:tcMar>
              <w:top w:w="100" w:type="dxa"/>
              <w:left w:w="100" w:type="dxa"/>
              <w:bottom w:w="100" w:type="dxa"/>
              <w:right w:w="100" w:type="dxa"/>
            </w:tcMar>
            <w:vAlign w:val="center"/>
          </w:tcPr>
          <w:p w:rsidR="00A7143A" w:rsidRDefault="008C136C" w14:paraId="000002E6" w14:textId="2F9CDA9D">
            <w:pPr>
              <w:rPr>
                <w:color w:val="000000"/>
                <w:sz w:val="22"/>
                <w:szCs w:val="22"/>
              </w:rPr>
            </w:pPr>
            <w:r>
              <w:rPr>
                <w:color w:val="000000"/>
                <w:sz w:val="22"/>
                <w:szCs w:val="22"/>
              </w:rPr>
              <w:t xml:space="preserve">Student </w:t>
            </w:r>
            <w:r w:rsidR="005D69B0">
              <w:rPr>
                <w:color w:val="000000"/>
                <w:sz w:val="22"/>
                <w:szCs w:val="22"/>
              </w:rPr>
              <w:t>–</w:t>
            </w:r>
            <w:r>
              <w:rPr>
                <w:color w:val="000000"/>
                <w:sz w:val="22"/>
                <w:szCs w:val="22"/>
              </w:rPr>
              <w:t xml:space="preserve"> via </w:t>
            </w:r>
            <w:proofErr w:type="spellStart"/>
            <w:r>
              <w:rPr>
                <w:color w:val="000000"/>
                <w:sz w:val="22"/>
                <w:szCs w:val="22"/>
              </w:rPr>
              <w:t>MDOffice</w:t>
            </w:r>
            <w:proofErr w:type="spellEnd"/>
          </w:p>
        </w:tc>
        <w:tc>
          <w:tcPr>
            <w:tcW w:w="3370" w:type="dxa"/>
            <w:vAlign w:val="center"/>
          </w:tcPr>
          <w:p w:rsidR="00A7143A" w:rsidRDefault="008C136C" w14:paraId="000002E7" w14:textId="77777777">
            <w:pPr>
              <w:rPr>
                <w:color w:val="000000"/>
                <w:sz w:val="22"/>
                <w:szCs w:val="22"/>
              </w:rPr>
            </w:pPr>
            <w:r>
              <w:rPr>
                <w:color w:val="000000"/>
                <w:sz w:val="22"/>
                <w:szCs w:val="22"/>
              </w:rPr>
              <w:t>PTL_MD_STAFF</w:t>
            </w:r>
          </w:p>
        </w:tc>
      </w:tr>
      <w:tr w:rsidR="00A7143A" w14:paraId="1DB0880F"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2E8" w14:textId="77777777">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2E9" w14:textId="77777777">
            <w:pPr>
              <w:rPr>
                <w:color w:val="000000"/>
                <w:sz w:val="22"/>
                <w:szCs w:val="22"/>
              </w:rPr>
            </w:pPr>
          </w:p>
        </w:tc>
        <w:tc>
          <w:tcPr>
            <w:tcW w:w="3370" w:type="dxa"/>
            <w:vAlign w:val="center"/>
          </w:tcPr>
          <w:p w:rsidR="00A7143A" w:rsidRDefault="008C136C" w14:paraId="000002EA" w14:textId="77777777">
            <w:pPr>
              <w:rPr>
                <w:color w:val="000000"/>
                <w:sz w:val="22"/>
                <w:szCs w:val="22"/>
              </w:rPr>
            </w:pPr>
            <w:r>
              <w:rPr>
                <w:color w:val="000000"/>
                <w:sz w:val="22"/>
                <w:szCs w:val="22"/>
              </w:rPr>
              <w:t>PTL_MD_STAFF_CLNICAL</w:t>
            </w:r>
          </w:p>
        </w:tc>
      </w:tr>
      <w:tr w:rsidR="00A7143A" w14:paraId="18605A2E" w14:textId="77777777">
        <w:trPr>
          <w:trHeight w:val="703"/>
        </w:trPr>
        <w:tc>
          <w:tcPr>
            <w:tcW w:w="3109" w:type="dxa"/>
            <w:shd w:val="clear" w:color="auto" w:fill="auto"/>
            <w:tcMar>
              <w:top w:w="100" w:type="dxa"/>
              <w:left w:w="100" w:type="dxa"/>
              <w:bottom w:w="100" w:type="dxa"/>
              <w:right w:w="100" w:type="dxa"/>
            </w:tcMar>
            <w:vAlign w:val="center"/>
          </w:tcPr>
          <w:p w:rsidR="00A7143A" w:rsidRDefault="008C136C" w14:paraId="000002EB" w14:textId="77777777">
            <w:pPr>
              <w:rPr>
                <w:color w:val="000000"/>
                <w:sz w:val="22"/>
                <w:szCs w:val="22"/>
              </w:rPr>
            </w:pPr>
            <w:proofErr w:type="spellStart"/>
            <w:r>
              <w:rPr>
                <w:color w:val="000000"/>
                <w:sz w:val="22"/>
                <w:szCs w:val="22"/>
              </w:rPr>
              <w:t>ENTRole_OHP</w:t>
            </w:r>
            <w:proofErr w:type="spellEnd"/>
            <w:r>
              <w:rPr>
                <w:color w:val="000000"/>
                <w:sz w:val="22"/>
                <w:szCs w:val="22"/>
              </w:rPr>
              <w:t xml:space="preserve"> Broker</w:t>
            </w:r>
          </w:p>
        </w:tc>
        <w:tc>
          <w:tcPr>
            <w:tcW w:w="3402" w:type="dxa"/>
            <w:shd w:val="clear" w:color="auto" w:fill="auto"/>
            <w:tcMar>
              <w:top w:w="100" w:type="dxa"/>
              <w:left w:w="100" w:type="dxa"/>
              <w:bottom w:w="100" w:type="dxa"/>
              <w:right w:w="100" w:type="dxa"/>
            </w:tcMar>
            <w:vAlign w:val="center"/>
          </w:tcPr>
          <w:p w:rsidR="00A7143A" w:rsidRDefault="008C136C" w14:paraId="000002EC" w14:textId="77777777">
            <w:pPr>
              <w:rPr>
                <w:color w:val="000000"/>
                <w:sz w:val="22"/>
                <w:szCs w:val="22"/>
              </w:rPr>
            </w:pPr>
            <w:r>
              <w:rPr>
                <w:color w:val="000000"/>
                <w:sz w:val="22"/>
                <w:szCs w:val="22"/>
              </w:rPr>
              <w:t>OHP Broker</w:t>
            </w:r>
          </w:p>
        </w:tc>
        <w:tc>
          <w:tcPr>
            <w:tcW w:w="3370" w:type="dxa"/>
            <w:vAlign w:val="center"/>
          </w:tcPr>
          <w:p w:rsidR="00A7143A" w:rsidRDefault="008C136C" w14:paraId="000002ED" w14:textId="77777777">
            <w:pPr>
              <w:rPr>
                <w:color w:val="000000"/>
                <w:sz w:val="22"/>
                <w:szCs w:val="22"/>
              </w:rPr>
            </w:pPr>
            <w:r>
              <w:rPr>
                <w:color w:val="000000"/>
                <w:sz w:val="22"/>
                <w:szCs w:val="22"/>
              </w:rPr>
              <w:t>PTL_OHW_BROKER</w:t>
            </w:r>
          </w:p>
        </w:tc>
      </w:tr>
      <w:tr w:rsidR="00A7143A" w14:paraId="43704910" w14:textId="77777777">
        <w:trPr>
          <w:trHeight w:val="703"/>
        </w:trPr>
        <w:tc>
          <w:tcPr>
            <w:tcW w:w="3109" w:type="dxa"/>
            <w:shd w:val="clear" w:color="auto" w:fill="auto"/>
            <w:tcMar>
              <w:top w:w="100" w:type="dxa"/>
              <w:left w:w="100" w:type="dxa"/>
              <w:bottom w:w="100" w:type="dxa"/>
              <w:right w:w="100" w:type="dxa"/>
            </w:tcMar>
            <w:vAlign w:val="center"/>
          </w:tcPr>
          <w:p w:rsidR="00A7143A" w:rsidRDefault="008C136C" w14:paraId="000002EE" w14:textId="77777777">
            <w:pPr>
              <w:rPr>
                <w:color w:val="000000"/>
                <w:sz w:val="22"/>
                <w:szCs w:val="22"/>
              </w:rPr>
            </w:pPr>
            <w:proofErr w:type="spellStart"/>
            <w:r>
              <w:rPr>
                <w:color w:val="000000"/>
                <w:sz w:val="22"/>
                <w:szCs w:val="22"/>
              </w:rPr>
              <w:t>ENTRole_VAP</w:t>
            </w:r>
            <w:proofErr w:type="spellEnd"/>
            <w:r>
              <w:rPr>
                <w:color w:val="000000"/>
                <w:sz w:val="22"/>
                <w:szCs w:val="22"/>
              </w:rPr>
              <w:t xml:space="preserve"> Broker</w:t>
            </w:r>
          </w:p>
        </w:tc>
        <w:tc>
          <w:tcPr>
            <w:tcW w:w="3402" w:type="dxa"/>
            <w:shd w:val="clear" w:color="auto" w:fill="auto"/>
            <w:tcMar>
              <w:top w:w="100" w:type="dxa"/>
              <w:left w:w="100" w:type="dxa"/>
              <w:bottom w:w="100" w:type="dxa"/>
              <w:right w:w="100" w:type="dxa"/>
            </w:tcMar>
            <w:vAlign w:val="center"/>
          </w:tcPr>
          <w:p w:rsidR="00A7143A" w:rsidRDefault="008C136C" w14:paraId="000002EF" w14:textId="77777777">
            <w:pPr>
              <w:rPr>
                <w:color w:val="000000"/>
                <w:sz w:val="22"/>
                <w:szCs w:val="22"/>
              </w:rPr>
            </w:pPr>
            <w:r>
              <w:rPr>
                <w:color w:val="000000"/>
                <w:sz w:val="22"/>
                <w:szCs w:val="22"/>
              </w:rPr>
              <w:t>VAP Broker</w:t>
            </w:r>
          </w:p>
        </w:tc>
        <w:tc>
          <w:tcPr>
            <w:tcW w:w="3370" w:type="dxa"/>
            <w:vAlign w:val="center"/>
          </w:tcPr>
          <w:p w:rsidR="00A7143A" w:rsidRDefault="008C136C" w14:paraId="000002F0" w14:textId="77777777">
            <w:pPr>
              <w:rPr>
                <w:color w:val="000000"/>
                <w:sz w:val="22"/>
                <w:szCs w:val="22"/>
              </w:rPr>
            </w:pPr>
            <w:r>
              <w:rPr>
                <w:color w:val="000000"/>
                <w:sz w:val="22"/>
                <w:szCs w:val="22"/>
              </w:rPr>
              <w:t>PTL_VPHP_BROKER</w:t>
            </w:r>
          </w:p>
        </w:tc>
      </w:tr>
      <w:tr w:rsidR="00A7143A" w14:paraId="45AFC70D" w14:textId="77777777">
        <w:trPr>
          <w:trHeight w:val="703"/>
        </w:trPr>
        <w:tc>
          <w:tcPr>
            <w:tcW w:w="3109" w:type="dxa"/>
            <w:shd w:val="clear" w:color="auto" w:fill="auto"/>
            <w:tcMar>
              <w:top w:w="100" w:type="dxa"/>
              <w:left w:w="100" w:type="dxa"/>
              <w:bottom w:w="100" w:type="dxa"/>
              <w:right w:w="100" w:type="dxa"/>
            </w:tcMar>
            <w:vAlign w:val="center"/>
          </w:tcPr>
          <w:p w:rsidR="00A7143A" w:rsidRDefault="008C136C" w14:paraId="000002F1" w14:textId="77777777">
            <w:pPr>
              <w:rPr>
                <w:color w:val="000000"/>
                <w:sz w:val="22"/>
                <w:szCs w:val="22"/>
              </w:rPr>
            </w:pPr>
            <w:proofErr w:type="spellStart"/>
            <w:r>
              <w:rPr>
                <w:color w:val="000000"/>
                <w:sz w:val="22"/>
                <w:szCs w:val="22"/>
              </w:rPr>
              <w:t>ENTRole_Benefits</w:t>
            </w:r>
            <w:proofErr w:type="spellEnd"/>
            <w:r>
              <w:rPr>
                <w:color w:val="000000"/>
                <w:sz w:val="22"/>
                <w:szCs w:val="22"/>
              </w:rPr>
              <w:t xml:space="preserve"> Administrators</w:t>
            </w:r>
          </w:p>
        </w:tc>
        <w:tc>
          <w:tcPr>
            <w:tcW w:w="3402" w:type="dxa"/>
            <w:shd w:val="clear" w:color="auto" w:fill="auto"/>
            <w:tcMar>
              <w:top w:w="100" w:type="dxa"/>
              <w:left w:w="100" w:type="dxa"/>
              <w:bottom w:w="100" w:type="dxa"/>
              <w:right w:w="100" w:type="dxa"/>
            </w:tcMar>
            <w:vAlign w:val="center"/>
          </w:tcPr>
          <w:p w:rsidR="00A7143A" w:rsidRDefault="008C136C" w14:paraId="000002F2" w14:textId="77777777">
            <w:pPr>
              <w:rPr>
                <w:color w:val="000000"/>
                <w:sz w:val="22"/>
                <w:szCs w:val="22"/>
              </w:rPr>
            </w:pPr>
            <w:r>
              <w:rPr>
                <w:color w:val="000000"/>
                <w:sz w:val="22"/>
                <w:szCs w:val="22"/>
              </w:rPr>
              <w:t>Benefits Administrators</w:t>
            </w:r>
          </w:p>
        </w:tc>
        <w:tc>
          <w:tcPr>
            <w:tcW w:w="3370" w:type="dxa"/>
            <w:vAlign w:val="center"/>
          </w:tcPr>
          <w:p w:rsidR="00A7143A" w:rsidRDefault="008C136C" w14:paraId="000002F3" w14:textId="77777777">
            <w:pPr>
              <w:rPr>
                <w:color w:val="000000"/>
                <w:sz w:val="22"/>
                <w:szCs w:val="22"/>
              </w:rPr>
            </w:pPr>
            <w:r>
              <w:rPr>
                <w:color w:val="000000"/>
                <w:sz w:val="22"/>
                <w:szCs w:val="22"/>
              </w:rPr>
              <w:t>PTL_OHW_BRM</w:t>
            </w:r>
          </w:p>
        </w:tc>
      </w:tr>
      <w:tr w:rsidR="00A7143A" w14:paraId="03740835" w14:textId="77777777">
        <w:trPr>
          <w:trHeight w:val="703"/>
        </w:trPr>
        <w:tc>
          <w:tcPr>
            <w:tcW w:w="3109" w:type="dxa"/>
            <w:shd w:val="clear" w:color="auto" w:fill="auto"/>
            <w:tcMar>
              <w:top w:w="100" w:type="dxa"/>
              <w:left w:w="100" w:type="dxa"/>
              <w:bottom w:w="100" w:type="dxa"/>
              <w:right w:w="100" w:type="dxa"/>
            </w:tcMar>
            <w:vAlign w:val="center"/>
          </w:tcPr>
          <w:p w:rsidR="00A7143A" w:rsidRDefault="008C136C" w14:paraId="000002F4" w14:textId="77777777">
            <w:pPr>
              <w:rPr>
                <w:color w:val="000000"/>
                <w:sz w:val="22"/>
                <w:szCs w:val="22"/>
              </w:rPr>
            </w:pPr>
            <w:proofErr w:type="spellStart"/>
            <w:r>
              <w:rPr>
                <w:color w:val="000000"/>
                <w:sz w:val="22"/>
                <w:szCs w:val="22"/>
              </w:rPr>
              <w:t>ENTRole_OHW</w:t>
            </w:r>
            <w:proofErr w:type="spellEnd"/>
            <w:r>
              <w:rPr>
                <w:color w:val="000000"/>
                <w:sz w:val="22"/>
                <w:szCs w:val="22"/>
              </w:rPr>
              <w:t xml:space="preserve"> Provider</w:t>
            </w:r>
          </w:p>
        </w:tc>
        <w:tc>
          <w:tcPr>
            <w:tcW w:w="3402" w:type="dxa"/>
            <w:shd w:val="clear" w:color="auto" w:fill="auto"/>
            <w:tcMar>
              <w:top w:w="100" w:type="dxa"/>
              <w:left w:w="100" w:type="dxa"/>
              <w:bottom w:w="100" w:type="dxa"/>
              <w:right w:w="100" w:type="dxa"/>
            </w:tcMar>
            <w:vAlign w:val="center"/>
          </w:tcPr>
          <w:p w:rsidR="00A7143A" w:rsidRDefault="008C136C" w14:paraId="000002F5" w14:textId="77777777">
            <w:pPr>
              <w:rPr>
                <w:color w:val="000000"/>
                <w:sz w:val="22"/>
                <w:szCs w:val="22"/>
              </w:rPr>
            </w:pPr>
            <w:r>
              <w:rPr>
                <w:color w:val="000000"/>
                <w:sz w:val="22"/>
                <w:szCs w:val="22"/>
              </w:rPr>
              <w:t xml:space="preserve">OHW </w:t>
            </w:r>
            <w:commentRangeStart w:id="46"/>
            <w:r>
              <w:rPr>
                <w:color w:val="000000"/>
                <w:sz w:val="22"/>
                <w:szCs w:val="22"/>
              </w:rPr>
              <w:t>Provider</w:t>
            </w:r>
            <w:commentRangeEnd w:id="46"/>
            <w:r w:rsidR="002510CE">
              <w:rPr>
                <w:rStyle w:val="CommentReference"/>
              </w:rPr>
              <w:commentReference w:id="46"/>
            </w:r>
          </w:p>
        </w:tc>
        <w:tc>
          <w:tcPr>
            <w:tcW w:w="3370" w:type="dxa"/>
            <w:vAlign w:val="center"/>
          </w:tcPr>
          <w:p w:rsidR="00A7143A" w:rsidRDefault="008C136C" w14:paraId="000002F6" w14:textId="77777777">
            <w:pPr>
              <w:rPr>
                <w:color w:val="000000"/>
                <w:sz w:val="22"/>
                <w:szCs w:val="22"/>
              </w:rPr>
            </w:pPr>
            <w:r>
              <w:rPr>
                <w:color w:val="000000"/>
                <w:sz w:val="22"/>
                <w:szCs w:val="22"/>
              </w:rPr>
              <w:t>PTL_PHYSICIAN</w:t>
            </w:r>
          </w:p>
        </w:tc>
      </w:tr>
      <w:tr w:rsidR="00A7143A" w14:paraId="156B7B80"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2F7" w14:textId="77777777">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2F8" w14:textId="77777777">
            <w:pPr>
              <w:rPr>
                <w:color w:val="000000"/>
                <w:sz w:val="22"/>
                <w:szCs w:val="22"/>
              </w:rPr>
            </w:pPr>
          </w:p>
        </w:tc>
        <w:tc>
          <w:tcPr>
            <w:tcW w:w="3370" w:type="dxa"/>
            <w:vAlign w:val="center"/>
          </w:tcPr>
          <w:p w:rsidR="00A7143A" w:rsidRDefault="008C136C" w14:paraId="000002F9" w14:textId="77777777">
            <w:pPr>
              <w:rPr>
                <w:color w:val="000000"/>
                <w:sz w:val="22"/>
                <w:szCs w:val="22"/>
              </w:rPr>
            </w:pPr>
            <w:r>
              <w:rPr>
                <w:color w:val="000000"/>
                <w:sz w:val="22"/>
                <w:szCs w:val="22"/>
              </w:rPr>
              <w:t>PTL_MD_STAFF_CLINICAL</w:t>
            </w:r>
          </w:p>
        </w:tc>
      </w:tr>
      <w:tr w:rsidR="00A7143A" w14:paraId="576D9159"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2FA" w14:textId="77777777">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2FB" w14:textId="77777777">
            <w:pPr>
              <w:rPr>
                <w:color w:val="000000"/>
                <w:sz w:val="22"/>
                <w:szCs w:val="22"/>
              </w:rPr>
            </w:pPr>
          </w:p>
        </w:tc>
        <w:tc>
          <w:tcPr>
            <w:tcW w:w="3370" w:type="dxa"/>
            <w:vAlign w:val="center"/>
          </w:tcPr>
          <w:p w:rsidR="00A7143A" w:rsidRDefault="008C136C" w14:paraId="000002FC" w14:textId="77777777">
            <w:pPr>
              <w:rPr>
                <w:color w:val="000000"/>
                <w:sz w:val="22"/>
                <w:szCs w:val="22"/>
              </w:rPr>
            </w:pPr>
            <w:r>
              <w:rPr>
                <w:color w:val="000000"/>
                <w:sz w:val="22"/>
                <w:szCs w:val="22"/>
              </w:rPr>
              <w:t>PTL_MD_STAFF</w:t>
            </w:r>
          </w:p>
        </w:tc>
      </w:tr>
      <w:tr w:rsidR="00A7143A" w14:paraId="216DF7D9"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2FD" w14:textId="77777777">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2FE" w14:textId="77777777">
            <w:pPr>
              <w:rPr>
                <w:color w:val="000000"/>
                <w:sz w:val="22"/>
                <w:szCs w:val="22"/>
              </w:rPr>
            </w:pPr>
          </w:p>
        </w:tc>
        <w:tc>
          <w:tcPr>
            <w:tcW w:w="3370" w:type="dxa"/>
            <w:vAlign w:val="center"/>
          </w:tcPr>
          <w:p w:rsidR="00A7143A" w:rsidRDefault="008C136C" w14:paraId="000002FF" w14:textId="77777777">
            <w:pPr>
              <w:rPr>
                <w:color w:val="000000"/>
                <w:sz w:val="22"/>
                <w:szCs w:val="22"/>
              </w:rPr>
            </w:pPr>
            <w:r>
              <w:rPr>
                <w:color w:val="000000"/>
                <w:sz w:val="22"/>
                <w:szCs w:val="22"/>
              </w:rPr>
              <w:t>PTL_OHW_PHYSICIANS</w:t>
            </w:r>
          </w:p>
        </w:tc>
      </w:tr>
      <w:tr w:rsidR="00A7143A" w14:paraId="12CA049F"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300" w14:textId="77777777">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301" w14:textId="77777777">
            <w:pPr>
              <w:rPr>
                <w:color w:val="000000"/>
                <w:sz w:val="22"/>
                <w:szCs w:val="22"/>
              </w:rPr>
            </w:pPr>
          </w:p>
        </w:tc>
        <w:tc>
          <w:tcPr>
            <w:tcW w:w="3370" w:type="dxa"/>
            <w:vAlign w:val="center"/>
          </w:tcPr>
          <w:p w:rsidR="00A7143A" w:rsidRDefault="008C136C" w14:paraId="00000302" w14:textId="77777777">
            <w:pPr>
              <w:rPr>
                <w:color w:val="000000"/>
                <w:sz w:val="22"/>
                <w:szCs w:val="22"/>
              </w:rPr>
            </w:pPr>
            <w:r>
              <w:rPr>
                <w:color w:val="000000"/>
                <w:sz w:val="22"/>
                <w:szCs w:val="22"/>
              </w:rPr>
              <w:t>PTL_SBHS_PHYSICIAN</w:t>
            </w:r>
          </w:p>
        </w:tc>
      </w:tr>
      <w:tr w:rsidR="00A7143A" w14:paraId="6B1FF17F" w14:textId="77777777">
        <w:trPr>
          <w:trHeight w:val="703"/>
        </w:trPr>
        <w:tc>
          <w:tcPr>
            <w:tcW w:w="3109" w:type="dxa"/>
            <w:shd w:val="clear" w:color="auto" w:fill="auto"/>
            <w:tcMar>
              <w:top w:w="100" w:type="dxa"/>
              <w:left w:w="100" w:type="dxa"/>
              <w:bottom w:w="100" w:type="dxa"/>
              <w:right w:w="100" w:type="dxa"/>
            </w:tcMar>
            <w:vAlign w:val="center"/>
          </w:tcPr>
          <w:p w:rsidR="00A7143A" w:rsidRDefault="008C136C" w14:paraId="00000303" w14:textId="77777777">
            <w:pPr>
              <w:rPr>
                <w:color w:val="000000"/>
                <w:sz w:val="22"/>
                <w:szCs w:val="22"/>
              </w:rPr>
            </w:pPr>
            <w:proofErr w:type="spellStart"/>
            <w:r>
              <w:rPr>
                <w:color w:val="000000"/>
                <w:sz w:val="22"/>
                <w:szCs w:val="22"/>
              </w:rPr>
              <w:t>ENTRole_OHW</w:t>
            </w:r>
            <w:proofErr w:type="spellEnd"/>
            <w:r>
              <w:rPr>
                <w:color w:val="000000"/>
                <w:sz w:val="22"/>
                <w:szCs w:val="22"/>
              </w:rPr>
              <w:t xml:space="preserve"> Staff</w:t>
            </w:r>
          </w:p>
        </w:tc>
        <w:tc>
          <w:tcPr>
            <w:tcW w:w="3402" w:type="dxa"/>
            <w:shd w:val="clear" w:color="auto" w:fill="auto"/>
            <w:tcMar>
              <w:top w:w="100" w:type="dxa"/>
              <w:left w:w="100" w:type="dxa"/>
              <w:bottom w:w="100" w:type="dxa"/>
              <w:right w:w="100" w:type="dxa"/>
            </w:tcMar>
            <w:vAlign w:val="center"/>
          </w:tcPr>
          <w:p w:rsidR="00A7143A" w:rsidRDefault="008C136C" w14:paraId="00000304" w14:textId="77777777">
            <w:pPr>
              <w:rPr>
                <w:color w:val="000000"/>
                <w:sz w:val="22"/>
                <w:szCs w:val="22"/>
              </w:rPr>
            </w:pPr>
            <w:r>
              <w:rPr>
                <w:color w:val="000000"/>
                <w:sz w:val="22"/>
                <w:szCs w:val="22"/>
              </w:rPr>
              <w:t xml:space="preserve">OHW </w:t>
            </w:r>
            <w:commentRangeStart w:id="47"/>
            <w:r>
              <w:rPr>
                <w:color w:val="000000"/>
                <w:sz w:val="22"/>
                <w:szCs w:val="22"/>
              </w:rPr>
              <w:t>Staff</w:t>
            </w:r>
            <w:commentRangeEnd w:id="47"/>
            <w:r w:rsidR="002510CE">
              <w:rPr>
                <w:rStyle w:val="CommentReference"/>
              </w:rPr>
              <w:commentReference w:id="47"/>
            </w:r>
          </w:p>
        </w:tc>
        <w:tc>
          <w:tcPr>
            <w:tcW w:w="3370" w:type="dxa"/>
            <w:vAlign w:val="center"/>
          </w:tcPr>
          <w:p w:rsidR="00A7143A" w:rsidRDefault="008C136C" w14:paraId="00000305" w14:textId="77777777">
            <w:pPr>
              <w:rPr>
                <w:color w:val="000000"/>
                <w:sz w:val="22"/>
                <w:szCs w:val="22"/>
              </w:rPr>
            </w:pPr>
            <w:r>
              <w:rPr>
                <w:color w:val="000000"/>
                <w:sz w:val="22"/>
                <w:szCs w:val="22"/>
              </w:rPr>
              <w:t>PTL_MD_STAFF</w:t>
            </w:r>
          </w:p>
        </w:tc>
      </w:tr>
      <w:tr w:rsidR="00A7143A" w14:paraId="438075A5"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306" w14:textId="77777777">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307" w14:textId="77777777">
            <w:pPr>
              <w:rPr>
                <w:color w:val="000000"/>
                <w:sz w:val="22"/>
                <w:szCs w:val="22"/>
              </w:rPr>
            </w:pPr>
          </w:p>
        </w:tc>
        <w:tc>
          <w:tcPr>
            <w:tcW w:w="3370" w:type="dxa"/>
            <w:vAlign w:val="center"/>
          </w:tcPr>
          <w:p w:rsidR="00A7143A" w:rsidRDefault="008C136C" w14:paraId="00000308" w14:textId="77777777">
            <w:pPr>
              <w:rPr>
                <w:color w:val="000000"/>
                <w:sz w:val="22"/>
                <w:szCs w:val="22"/>
              </w:rPr>
            </w:pPr>
            <w:r>
              <w:rPr>
                <w:color w:val="000000"/>
                <w:sz w:val="22"/>
                <w:szCs w:val="22"/>
              </w:rPr>
              <w:t>PTL_MD_STAFF_CLNICAL</w:t>
            </w:r>
          </w:p>
        </w:tc>
      </w:tr>
      <w:tr w:rsidR="00A7143A" w14:paraId="322E12FC"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309" w14:textId="229C4FD8">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30A" w14:textId="1BBC03B6">
            <w:pPr>
              <w:rPr>
                <w:color w:val="000000"/>
                <w:sz w:val="22"/>
                <w:szCs w:val="22"/>
              </w:rPr>
            </w:pPr>
          </w:p>
        </w:tc>
        <w:tc>
          <w:tcPr>
            <w:tcW w:w="3370" w:type="dxa"/>
            <w:vAlign w:val="center"/>
          </w:tcPr>
          <w:p w:rsidR="00A7143A" w:rsidRDefault="00A7143A" w14:paraId="0000030B" w14:textId="5AB9B729">
            <w:pPr>
              <w:rPr>
                <w:color w:val="000000"/>
                <w:sz w:val="22"/>
                <w:szCs w:val="22"/>
              </w:rPr>
            </w:pPr>
          </w:p>
        </w:tc>
      </w:tr>
      <w:tr w:rsidR="00A7143A" w14:paraId="2C9B116F"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30C" w14:textId="77777777">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30D" w14:textId="77777777">
            <w:pPr>
              <w:rPr>
                <w:color w:val="000000"/>
                <w:sz w:val="22"/>
                <w:szCs w:val="22"/>
              </w:rPr>
            </w:pPr>
          </w:p>
        </w:tc>
        <w:tc>
          <w:tcPr>
            <w:tcW w:w="3370" w:type="dxa"/>
            <w:vAlign w:val="center"/>
          </w:tcPr>
          <w:p w:rsidR="00A7143A" w:rsidRDefault="00A7143A" w14:paraId="0000030E" w14:textId="44617853">
            <w:pPr>
              <w:rPr>
                <w:color w:val="000000"/>
                <w:sz w:val="22"/>
                <w:szCs w:val="22"/>
              </w:rPr>
            </w:pPr>
          </w:p>
        </w:tc>
      </w:tr>
      <w:tr w:rsidR="00A7143A" w14:paraId="53F89887"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30F" w14:textId="77777777">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310" w14:textId="77777777">
            <w:pPr>
              <w:rPr>
                <w:color w:val="000000"/>
                <w:sz w:val="22"/>
                <w:szCs w:val="22"/>
              </w:rPr>
            </w:pPr>
          </w:p>
        </w:tc>
        <w:tc>
          <w:tcPr>
            <w:tcW w:w="3370" w:type="dxa"/>
            <w:vAlign w:val="center"/>
          </w:tcPr>
          <w:p w:rsidR="00A7143A" w:rsidRDefault="00A7143A" w14:paraId="00000311" w14:textId="1007FCEF">
            <w:pPr>
              <w:rPr>
                <w:color w:val="000000"/>
                <w:sz w:val="22"/>
                <w:szCs w:val="22"/>
              </w:rPr>
            </w:pPr>
          </w:p>
        </w:tc>
      </w:tr>
      <w:tr w:rsidR="00A7143A" w14:paraId="03005EA5"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312" w14:textId="77777777">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313" w14:textId="77777777">
            <w:pPr>
              <w:rPr>
                <w:color w:val="000000"/>
                <w:sz w:val="22"/>
                <w:szCs w:val="22"/>
              </w:rPr>
            </w:pPr>
          </w:p>
        </w:tc>
        <w:tc>
          <w:tcPr>
            <w:tcW w:w="3370" w:type="dxa"/>
            <w:vAlign w:val="center"/>
          </w:tcPr>
          <w:p w:rsidR="00A7143A" w:rsidRDefault="00A7143A" w14:paraId="00000314" w14:textId="5CECE2F9">
            <w:pPr>
              <w:rPr>
                <w:color w:val="000000"/>
                <w:sz w:val="22"/>
                <w:szCs w:val="22"/>
              </w:rPr>
            </w:pPr>
          </w:p>
        </w:tc>
      </w:tr>
      <w:tr w:rsidR="00A7143A" w14:paraId="403B8D20"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315" w14:textId="77777777">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316" w14:textId="77777777">
            <w:pPr>
              <w:rPr>
                <w:color w:val="000000"/>
                <w:sz w:val="22"/>
                <w:szCs w:val="22"/>
              </w:rPr>
            </w:pPr>
          </w:p>
        </w:tc>
        <w:tc>
          <w:tcPr>
            <w:tcW w:w="3370" w:type="dxa"/>
            <w:vAlign w:val="center"/>
          </w:tcPr>
          <w:p w:rsidR="00A7143A" w:rsidRDefault="00A7143A" w14:paraId="00000317" w14:textId="07E0CDF9">
            <w:pPr>
              <w:rPr>
                <w:color w:val="000000"/>
                <w:sz w:val="22"/>
                <w:szCs w:val="22"/>
              </w:rPr>
            </w:pPr>
          </w:p>
        </w:tc>
      </w:tr>
    </w:tbl>
    <w:p w:rsidR="000603CB" w:rsidP="000603CB" w:rsidRDefault="000603CB" w14:paraId="4A6D42D1" w14:textId="77777777">
      <w:pPr>
        <w:pStyle w:val="Heading4"/>
        <w:pBdr>
          <w:top w:val="dotted" w:color="4472C4" w:sz="6" w:space="2"/>
        </w:pBdr>
      </w:pPr>
      <w:bookmarkStart w:name="_Toc167026898" w:id="48"/>
      <w:r>
        <w:rPr>
          <w:b/>
          <w:bCs/>
          <w:smallCaps/>
          <w:color w:val="2F5496"/>
        </w:rPr>
        <w:t>Provisioning rules for Persona Based access</w:t>
      </w:r>
      <w:bookmarkEnd w:id="48"/>
    </w:p>
    <w:tbl>
      <w:tblPr>
        <w:tblW w:w="0" w:type="auto"/>
        <w:tblCellMar>
          <w:top w:w="15" w:type="dxa"/>
          <w:left w:w="15" w:type="dxa"/>
          <w:bottom w:w="15" w:type="dxa"/>
          <w:right w:w="15" w:type="dxa"/>
        </w:tblCellMar>
        <w:tblLook w:val="04A0" w:firstRow="1" w:lastRow="0" w:firstColumn="1" w:lastColumn="0" w:noHBand="0" w:noVBand="1"/>
      </w:tblPr>
      <w:tblGrid>
        <w:gridCol w:w="3240"/>
        <w:gridCol w:w="3212"/>
        <w:gridCol w:w="2898"/>
      </w:tblGrid>
      <w:tr w:rsidR="000603CB" w:rsidTr="000603CB" w14:paraId="3369BA6C" w14:textId="77777777">
        <w:trPr>
          <w:trHeight w:val="495"/>
        </w:trPr>
        <w:tc>
          <w:tcPr>
            <w:tcW w:w="0" w:type="auto"/>
            <w:tcBorders>
              <w:top w:val="single" w:color="000000" w:sz="4" w:space="0"/>
              <w:left w:val="single" w:color="000000" w:sz="4" w:space="0"/>
              <w:bottom w:val="single" w:color="000000" w:sz="4" w:space="0"/>
              <w:right w:val="single" w:color="000000" w:sz="4" w:space="0"/>
            </w:tcBorders>
            <w:shd w:val="clear" w:color="auto" w:fill="6D9EEB"/>
            <w:tcMar>
              <w:top w:w="100" w:type="dxa"/>
              <w:left w:w="100" w:type="dxa"/>
              <w:bottom w:w="100" w:type="dxa"/>
              <w:right w:w="100" w:type="dxa"/>
            </w:tcMar>
            <w:hideMark/>
          </w:tcPr>
          <w:p w:rsidR="000603CB" w:rsidRDefault="000603CB" w14:paraId="5CA91AAD" w14:textId="77777777">
            <w:pPr>
              <w:pStyle w:val="NormalWeb"/>
              <w:spacing w:before="0" w:after="0"/>
            </w:pPr>
            <w:r>
              <w:rPr>
                <w:rFonts w:ascii="Calibri" w:hAnsi="Calibri" w:cs="Calibri"/>
                <w:b/>
                <w:bCs/>
                <w:smallCaps/>
                <w:color w:val="FFFFFF"/>
                <w:sz w:val="20"/>
                <w:szCs w:val="20"/>
              </w:rPr>
              <w:t>Provisioning rule name</w:t>
            </w:r>
          </w:p>
        </w:tc>
        <w:tc>
          <w:tcPr>
            <w:tcW w:w="0" w:type="auto"/>
            <w:tcBorders>
              <w:top w:val="single" w:color="000000" w:sz="4" w:space="0"/>
              <w:left w:val="single" w:color="000000" w:sz="4" w:space="0"/>
              <w:bottom w:val="single" w:color="000000" w:sz="4" w:space="0"/>
              <w:right w:val="single" w:color="000000" w:sz="4" w:space="0"/>
            </w:tcBorders>
            <w:shd w:val="clear" w:color="auto" w:fill="6D9EEB"/>
            <w:tcMar>
              <w:top w:w="100" w:type="dxa"/>
              <w:left w:w="100" w:type="dxa"/>
              <w:bottom w:w="100" w:type="dxa"/>
              <w:right w:w="100" w:type="dxa"/>
            </w:tcMar>
            <w:hideMark/>
          </w:tcPr>
          <w:p w:rsidR="000603CB" w:rsidRDefault="000603CB" w14:paraId="5E713503" w14:textId="77777777">
            <w:pPr>
              <w:pStyle w:val="NormalWeb"/>
              <w:spacing w:before="0" w:after="0"/>
            </w:pPr>
            <w:r>
              <w:rPr>
                <w:rFonts w:ascii="Calibri" w:hAnsi="Calibri" w:cs="Calibri"/>
                <w:b/>
                <w:bCs/>
                <w:smallCaps/>
                <w:color w:val="FFFFFF"/>
                <w:sz w:val="20"/>
                <w:szCs w:val="20"/>
              </w:rPr>
              <w:t>Condition</w:t>
            </w:r>
          </w:p>
        </w:tc>
        <w:tc>
          <w:tcPr>
            <w:tcW w:w="0" w:type="auto"/>
            <w:tcBorders>
              <w:top w:val="single" w:color="000000" w:sz="4" w:space="0"/>
              <w:left w:val="single" w:color="000000" w:sz="4" w:space="0"/>
              <w:bottom w:val="single" w:color="000000" w:sz="4" w:space="0"/>
              <w:right w:val="single" w:color="000000" w:sz="4" w:space="0"/>
            </w:tcBorders>
            <w:shd w:val="clear" w:color="auto" w:fill="6D9EEB"/>
            <w:tcMar>
              <w:top w:w="100" w:type="dxa"/>
              <w:left w:w="100" w:type="dxa"/>
              <w:bottom w:w="100" w:type="dxa"/>
              <w:right w:w="100" w:type="dxa"/>
            </w:tcMar>
            <w:hideMark/>
          </w:tcPr>
          <w:p w:rsidR="000603CB" w:rsidRDefault="000603CB" w14:paraId="380BAFF2" w14:textId="77777777">
            <w:pPr>
              <w:pStyle w:val="NormalWeb"/>
              <w:spacing w:before="0" w:after="0"/>
            </w:pPr>
            <w:r>
              <w:rPr>
                <w:rFonts w:ascii="Calibri" w:hAnsi="Calibri" w:cs="Calibri"/>
                <w:b/>
                <w:bCs/>
                <w:smallCaps/>
                <w:color w:val="FFFFFF"/>
                <w:sz w:val="20"/>
                <w:szCs w:val="20"/>
              </w:rPr>
              <w:t>Provisioning target</w:t>
            </w:r>
          </w:p>
        </w:tc>
      </w:tr>
      <w:tr w:rsidR="000603CB" w:rsidTr="000603CB" w14:paraId="5C1B5E42" w14:textId="77777777">
        <w:trPr>
          <w:trHeight w:val="2145"/>
        </w:trPr>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000603CB" w:rsidRDefault="000603CB" w14:paraId="7A217D19" w14:textId="77777777">
            <w:pPr>
              <w:pStyle w:val="NormalWeb"/>
              <w:spacing w:before="0" w:after="0"/>
            </w:pPr>
            <w:r>
              <w:rPr>
                <w:rFonts w:ascii="Calibri" w:hAnsi="Calibri" w:cs="Calibri"/>
                <w:color w:val="000000"/>
                <w:sz w:val="20"/>
                <w:szCs w:val="20"/>
              </w:rPr>
              <w:t>TR: Birthright Rule to Grant Persona Based Access</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000603CB" w:rsidRDefault="000603CB" w14:paraId="71C92D4D" w14:textId="6F2BEF33">
            <w:pPr>
              <w:pStyle w:val="NormalWeb"/>
              <w:spacing w:before="0" w:after="0"/>
            </w:pPr>
            <w:r>
              <w:rPr>
                <w:rFonts w:ascii="Calibri" w:hAnsi="Calibri" w:cs="Calibri"/>
                <w:color w:val="000000"/>
                <w:sz w:val="20"/>
                <w:szCs w:val="20"/>
              </w:rPr>
              <w:t xml:space="preserve">If </w:t>
            </w:r>
            <w:proofErr w:type="spellStart"/>
            <w:r>
              <w:rPr>
                <w:rFonts w:ascii="Calibri" w:hAnsi="Calibri" w:cs="Calibri"/>
                <w:color w:val="000000"/>
                <w:sz w:val="20"/>
                <w:szCs w:val="20"/>
              </w:rPr>
              <w:t>User.C</w:t>
            </w:r>
            <w:r w:rsidR="005D69B0">
              <w:rPr>
                <w:rFonts w:ascii="Calibri" w:hAnsi="Calibri" w:cs="Calibri"/>
                <w:color w:val="000000"/>
                <w:sz w:val="20"/>
                <w:szCs w:val="20"/>
              </w:rPr>
              <w:t>p</w:t>
            </w:r>
            <w:r>
              <w:rPr>
                <w:rFonts w:ascii="Calibri" w:hAnsi="Calibri" w:cs="Calibri"/>
                <w:color w:val="000000"/>
                <w:sz w:val="20"/>
                <w:szCs w:val="20"/>
              </w:rPr>
              <w:t>relationship</w:t>
            </w:r>
            <w:proofErr w:type="spellEnd"/>
            <w:r>
              <w:rPr>
                <w:rFonts w:ascii="Calibri" w:hAnsi="Calibri" w:cs="Calibri"/>
                <w:color w:val="000000"/>
                <w:sz w:val="20"/>
                <w:szCs w:val="20"/>
              </w:rPr>
              <w:t xml:space="preserve"> contains (Persona1) OR</w:t>
            </w:r>
          </w:p>
          <w:p w:rsidR="000603CB" w:rsidRDefault="000603CB" w14:paraId="4DDBE1AD" w14:textId="07D32212">
            <w:pPr>
              <w:pStyle w:val="NormalWeb"/>
              <w:spacing w:before="0" w:after="0"/>
            </w:pPr>
            <w:r>
              <w:rPr>
                <w:rFonts w:ascii="Calibri" w:hAnsi="Calibri" w:cs="Calibri"/>
                <w:color w:val="000000"/>
                <w:sz w:val="20"/>
                <w:szCs w:val="20"/>
              </w:rPr>
              <w:t xml:space="preserve">If </w:t>
            </w:r>
            <w:proofErr w:type="spellStart"/>
            <w:r>
              <w:rPr>
                <w:rFonts w:ascii="Calibri" w:hAnsi="Calibri" w:cs="Calibri"/>
                <w:color w:val="000000"/>
                <w:sz w:val="20"/>
                <w:szCs w:val="20"/>
              </w:rPr>
              <w:t>User.C</w:t>
            </w:r>
            <w:r w:rsidR="005D69B0">
              <w:rPr>
                <w:rFonts w:ascii="Calibri" w:hAnsi="Calibri" w:cs="Calibri"/>
                <w:color w:val="000000"/>
                <w:sz w:val="20"/>
                <w:szCs w:val="20"/>
              </w:rPr>
              <w:t>p</w:t>
            </w:r>
            <w:r>
              <w:rPr>
                <w:rFonts w:ascii="Calibri" w:hAnsi="Calibri" w:cs="Calibri"/>
                <w:color w:val="000000"/>
                <w:sz w:val="20"/>
                <w:szCs w:val="20"/>
              </w:rPr>
              <w:t>relationship</w:t>
            </w:r>
            <w:proofErr w:type="spellEnd"/>
            <w:r>
              <w:rPr>
                <w:rFonts w:ascii="Calibri" w:hAnsi="Calibri" w:cs="Calibri"/>
                <w:color w:val="000000"/>
                <w:sz w:val="20"/>
                <w:szCs w:val="20"/>
              </w:rPr>
              <w:t xml:space="preserve"> contains (Persona2) OR</w:t>
            </w:r>
          </w:p>
          <w:p w:rsidR="000603CB" w:rsidRDefault="000603CB" w14:paraId="076D89AF" w14:textId="1E07AFD7">
            <w:pPr>
              <w:pStyle w:val="NormalWeb"/>
              <w:spacing w:before="0" w:after="0"/>
            </w:pPr>
            <w:r>
              <w:rPr>
                <w:rFonts w:ascii="Calibri" w:hAnsi="Calibri" w:cs="Calibri"/>
                <w:color w:val="000000"/>
                <w:sz w:val="20"/>
                <w:szCs w:val="20"/>
              </w:rPr>
              <w:t xml:space="preserve">If </w:t>
            </w:r>
            <w:proofErr w:type="spellStart"/>
            <w:r>
              <w:rPr>
                <w:rFonts w:ascii="Calibri" w:hAnsi="Calibri" w:cs="Calibri"/>
                <w:color w:val="000000"/>
                <w:sz w:val="20"/>
                <w:szCs w:val="20"/>
              </w:rPr>
              <w:t>User.C</w:t>
            </w:r>
            <w:r w:rsidR="005D69B0">
              <w:rPr>
                <w:rFonts w:ascii="Calibri" w:hAnsi="Calibri" w:cs="Calibri"/>
                <w:color w:val="000000"/>
                <w:sz w:val="20"/>
                <w:szCs w:val="20"/>
              </w:rPr>
              <w:t>p</w:t>
            </w:r>
            <w:r>
              <w:rPr>
                <w:rFonts w:ascii="Calibri" w:hAnsi="Calibri" w:cs="Calibri"/>
                <w:color w:val="000000"/>
                <w:sz w:val="20"/>
                <w:szCs w:val="20"/>
              </w:rPr>
              <w:t>relationship</w:t>
            </w:r>
            <w:proofErr w:type="spellEnd"/>
            <w:r>
              <w:rPr>
                <w:rFonts w:ascii="Calibri" w:hAnsi="Calibri" w:cs="Calibri"/>
                <w:color w:val="000000"/>
                <w:sz w:val="20"/>
                <w:szCs w:val="20"/>
              </w:rPr>
              <w:t xml:space="preserve"> contains (Persona3) OR</w:t>
            </w:r>
          </w:p>
          <w:p w:rsidR="000603CB" w:rsidRDefault="000603CB" w14:paraId="1047BE44" w14:textId="77777777">
            <w:pPr>
              <w:pStyle w:val="NormalWeb"/>
              <w:spacing w:before="0" w:after="0"/>
            </w:pPr>
            <w:r>
              <w:rPr>
                <w:rFonts w:ascii="Calibri" w:hAnsi="Calibri" w:cs="Calibri"/>
                <w:color w:val="000000"/>
                <w:sz w:val="20"/>
                <w:szCs w:val="20"/>
              </w:rPr>
              <w:t>….so on</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000603CB" w:rsidRDefault="000603CB" w14:paraId="2B5AF951" w14:textId="77777777">
            <w:pPr>
              <w:pStyle w:val="NormalWeb"/>
              <w:spacing w:before="0" w:after="0"/>
            </w:pPr>
            <w:r>
              <w:rPr>
                <w:rFonts w:ascii="Calibri" w:hAnsi="Calibri" w:cs="Calibri"/>
                <w:color w:val="000000"/>
                <w:sz w:val="20"/>
                <w:szCs w:val="20"/>
              </w:rPr>
              <w:t>Grant enterprise role with underlying roles.</w:t>
            </w:r>
          </w:p>
        </w:tc>
      </w:tr>
    </w:tbl>
    <w:p w:rsidR="00A7143A" w:rsidRDefault="00A7143A" w14:paraId="00000318" w14:textId="77777777">
      <w:pPr>
        <w:rPr>
          <w:smallCaps/>
          <w:color w:val="2F5496"/>
        </w:rPr>
      </w:pPr>
    </w:p>
    <w:p w:rsidR="00A7143A" w:rsidRDefault="00A7143A" w14:paraId="0000031F" w14:textId="77777777"/>
    <w:p w:rsidR="00A7143A" w:rsidRDefault="008C136C" w14:paraId="00000320" w14:textId="77777777">
      <w:pPr>
        <w:pStyle w:val="Heading1"/>
        <w:numPr>
          <w:ilvl w:val="0"/>
          <w:numId w:val="27"/>
        </w:numPr>
      </w:pPr>
      <w:bookmarkStart w:name="_Toc167026899" w:id="49"/>
      <w:r>
        <w:t>Architecture Flow: User Rehire</w:t>
      </w:r>
      <w:bookmarkEnd w:id="49"/>
    </w:p>
    <w:p w:rsidR="00A7143A" w:rsidRDefault="008C136C" w14:paraId="00000321" w14:textId="77777777">
      <w:pPr>
        <w:pStyle w:val="Heading4"/>
      </w:pPr>
      <w:bookmarkStart w:name="_Toc167026900" w:id="50"/>
      <w:r>
        <w:t>Assumptions:</w:t>
      </w:r>
      <w:bookmarkEnd w:id="50"/>
    </w:p>
    <w:p w:rsidR="00A7143A" w:rsidRDefault="008C136C" w14:paraId="00000322" w14:textId="77777777">
      <w:pPr>
        <w:numPr>
          <w:ilvl w:val="7"/>
          <w:numId w:val="6"/>
        </w:numPr>
        <w:pBdr>
          <w:top w:val="nil"/>
          <w:left w:val="nil"/>
          <w:bottom w:val="nil"/>
          <w:right w:val="nil"/>
          <w:between w:val="nil"/>
        </w:pBdr>
        <w:spacing w:after="0"/>
        <w:ind w:left="284" w:hanging="284"/>
        <w:rPr>
          <w:color w:val="000000"/>
        </w:rPr>
      </w:pPr>
      <w:r>
        <w:rPr>
          <w:color w:val="000000"/>
        </w:rPr>
        <w:t xml:space="preserve">Authoritative source Workday to send below data for a user to be considered a rehire: </w:t>
      </w:r>
    </w:p>
    <w:p w:rsidR="00A7143A" w:rsidRDefault="008C136C" w14:paraId="00000323" w14:textId="77777777">
      <w:pPr>
        <w:numPr>
          <w:ilvl w:val="0"/>
          <w:numId w:val="15"/>
        </w:numPr>
        <w:pBdr>
          <w:top w:val="nil"/>
          <w:left w:val="nil"/>
          <w:bottom w:val="nil"/>
          <w:right w:val="nil"/>
          <w:between w:val="nil"/>
        </w:pBdr>
        <w:spacing w:before="0" w:after="0"/>
        <w:rPr>
          <w:color w:val="000000"/>
        </w:rPr>
      </w:pPr>
      <w:r>
        <w:rPr>
          <w:color w:val="000000"/>
        </w:rPr>
        <w:t xml:space="preserve">Hire code = “Rehire” </w:t>
      </w:r>
    </w:p>
    <w:p w:rsidR="00A7143A" w:rsidRDefault="008C136C" w14:paraId="00000324" w14:textId="77777777">
      <w:pPr>
        <w:numPr>
          <w:ilvl w:val="0"/>
          <w:numId w:val="15"/>
        </w:numPr>
        <w:pBdr>
          <w:top w:val="nil"/>
          <w:left w:val="nil"/>
          <w:bottom w:val="nil"/>
          <w:right w:val="nil"/>
          <w:between w:val="nil"/>
        </w:pBdr>
        <w:spacing w:before="0" w:after="0"/>
        <w:rPr>
          <w:color w:val="000000"/>
        </w:rPr>
      </w:pPr>
      <w:r>
        <w:rPr>
          <w:color w:val="000000"/>
        </w:rPr>
        <w:t xml:space="preserve">Employee status as Active </w:t>
      </w:r>
    </w:p>
    <w:p w:rsidR="00A7143A" w:rsidRDefault="008C136C" w14:paraId="00000325" w14:textId="77777777">
      <w:pPr>
        <w:numPr>
          <w:ilvl w:val="0"/>
          <w:numId w:val="15"/>
        </w:numPr>
        <w:pBdr>
          <w:top w:val="nil"/>
          <w:left w:val="nil"/>
          <w:bottom w:val="nil"/>
          <w:right w:val="nil"/>
          <w:between w:val="nil"/>
        </w:pBdr>
        <w:spacing w:before="0" w:after="0"/>
        <w:rPr>
          <w:color w:val="000000"/>
        </w:rPr>
      </w:pPr>
      <w:r>
        <w:rPr>
          <w:color w:val="000000"/>
        </w:rPr>
        <w:t xml:space="preserve">extended end date </w:t>
      </w:r>
      <w:proofErr w:type="gramStart"/>
      <w:r>
        <w:rPr>
          <w:color w:val="000000"/>
        </w:rPr>
        <w:t>( past</w:t>
      </w:r>
      <w:proofErr w:type="gramEnd"/>
      <w:r>
        <w:rPr>
          <w:color w:val="000000"/>
        </w:rPr>
        <w:t xml:space="preserve"> end date is within 30 days of current date) </w:t>
      </w:r>
    </w:p>
    <w:p w:rsidR="00A7143A" w:rsidRDefault="008C136C" w14:paraId="00000326" w14:textId="77777777">
      <w:pPr>
        <w:numPr>
          <w:ilvl w:val="0"/>
          <w:numId w:val="15"/>
        </w:numPr>
        <w:pBdr>
          <w:top w:val="nil"/>
          <w:left w:val="nil"/>
          <w:bottom w:val="nil"/>
          <w:right w:val="nil"/>
          <w:between w:val="nil"/>
        </w:pBdr>
        <w:spacing w:before="0" w:after="0"/>
        <w:rPr>
          <w:color w:val="000000"/>
        </w:rPr>
      </w:pPr>
      <w:r>
        <w:rPr>
          <w:color w:val="000000"/>
        </w:rPr>
        <w:t xml:space="preserve">A valid relationship value in </w:t>
      </w:r>
      <w:proofErr w:type="spellStart"/>
      <w:r>
        <w:rPr>
          <w:color w:val="000000"/>
        </w:rPr>
        <w:t>CP</w:t>
      </w:r>
      <w:r>
        <w:rPr>
          <w:color w:val="000000"/>
          <w:vertAlign w:val="subscript"/>
        </w:rPr>
        <w:t>relationship</w:t>
      </w:r>
      <w:proofErr w:type="spellEnd"/>
      <w:r>
        <w:rPr>
          <w:color w:val="000000"/>
          <w:vertAlign w:val="subscript"/>
        </w:rPr>
        <w:t xml:space="preserve"> </w:t>
      </w:r>
      <w:r>
        <w:rPr>
          <w:color w:val="000000"/>
        </w:rPr>
        <w:t>(if needed)</w:t>
      </w:r>
    </w:p>
    <w:p w:rsidR="00A7143A" w:rsidRDefault="008C136C" w14:paraId="00000327" w14:textId="03CB0376">
      <w:pPr>
        <w:numPr>
          <w:ilvl w:val="1"/>
          <w:numId w:val="6"/>
        </w:numPr>
        <w:pBdr>
          <w:top w:val="nil"/>
          <w:left w:val="nil"/>
          <w:bottom w:val="nil"/>
          <w:right w:val="nil"/>
          <w:between w:val="nil"/>
        </w:pBdr>
        <w:spacing w:before="0"/>
        <w:ind w:left="284" w:hanging="284"/>
        <w:rPr>
          <w:color w:val="000000"/>
        </w:rPr>
      </w:pPr>
      <w:r>
        <w:rPr>
          <w:color w:val="000000"/>
        </w:rPr>
        <w:t xml:space="preserve">New system login to be created by IAM if rehired </w:t>
      </w:r>
      <w:r w:rsidR="00915656">
        <w:rPr>
          <w:color w:val="000000"/>
        </w:rPr>
        <w:t>after</w:t>
      </w:r>
      <w:r w:rsidR="00A250C9">
        <w:rPr>
          <w:color w:val="000000"/>
        </w:rPr>
        <w:t xml:space="preserve"> 30 days of term</w:t>
      </w:r>
      <w:r w:rsidR="00915656">
        <w:rPr>
          <w:color w:val="000000"/>
        </w:rPr>
        <w:t>ination.</w:t>
      </w:r>
    </w:p>
    <w:p w:rsidR="00A7143A" w:rsidRDefault="00A7143A" w14:paraId="00000328" w14:textId="397EBB03"/>
    <w:p w:rsidR="00543437" w:rsidRDefault="00E20D46" w14:paraId="2895344A" w14:textId="434E3673">
      <w:r>
        <w:rPr>
          <w:noProof/>
        </w:rPr>
        <w:drawing>
          <wp:inline distT="0" distB="0" distL="0" distR="0" wp14:anchorId="7470FE05" wp14:editId="1FB9A189">
            <wp:extent cx="5943600" cy="3901440"/>
            <wp:effectExtent l="0" t="0" r="0" b="381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901440"/>
                    </a:xfrm>
                    <a:prstGeom prst="rect">
                      <a:avLst/>
                    </a:prstGeom>
                    <a:noFill/>
                    <a:ln>
                      <a:noFill/>
                    </a:ln>
                  </pic:spPr>
                </pic:pic>
              </a:graphicData>
            </a:graphic>
          </wp:inline>
        </w:drawing>
      </w:r>
    </w:p>
    <w:p w:rsidR="00F938C4" w:rsidRDefault="00F938C4" w14:paraId="0B68310C" w14:textId="77777777"/>
    <w:p w:rsidR="00A7143A" w:rsidRDefault="008C136C" w14:paraId="00000329" w14:textId="77777777">
      <w:r>
        <w:t>Figure: Flow diagram depicting the rehire process for users in Saviynt.</w:t>
      </w:r>
    </w:p>
    <w:p w:rsidR="00A7143A" w:rsidRDefault="00A7143A" w14:paraId="0000032A" w14:textId="77777777"/>
    <w:p w:rsidR="00A7143A" w:rsidRDefault="008C136C" w14:paraId="0000032B" w14:textId="77777777">
      <w:pPr>
        <w:numPr>
          <w:ilvl w:val="0"/>
          <w:numId w:val="29"/>
        </w:numPr>
        <w:spacing w:after="0"/>
      </w:pPr>
      <w:r>
        <w:t xml:space="preserve">Saviynt will receive the rehire feed from the authoritative source with the proper hire code, status code to denote Active status. </w:t>
      </w:r>
    </w:p>
    <w:p w:rsidR="00A7143A" w:rsidRDefault="008C136C" w14:paraId="0000032C" w14:textId="420E17DB">
      <w:pPr>
        <w:numPr>
          <w:ilvl w:val="0"/>
          <w:numId w:val="29"/>
        </w:numPr>
        <w:spacing w:before="0" w:after="0"/>
      </w:pPr>
      <w:r>
        <w:t xml:space="preserve">Saviynt Engine will identify the user already exists based on the unique identifier and trigger user update Rules to update the user accounts which are in inactive status </w:t>
      </w:r>
      <w:r w:rsidR="005D69B0">
        <w:t>–</w:t>
      </w:r>
    </w:p>
    <w:p w:rsidR="00A7143A" w:rsidRDefault="008C136C" w14:paraId="0000032D" w14:textId="77777777">
      <w:pPr>
        <w:numPr>
          <w:ilvl w:val="0"/>
          <w:numId w:val="29"/>
        </w:numPr>
        <w:spacing w:before="0"/>
      </w:pPr>
      <w:r>
        <w:t xml:space="preserve">On </w:t>
      </w:r>
      <w:proofErr w:type="gramStart"/>
      <w:r>
        <w:t>rehire ,</w:t>
      </w:r>
      <w:proofErr w:type="gramEnd"/>
      <w:r>
        <w:t xml:space="preserve"> the new system login (</w:t>
      </w:r>
      <w:proofErr w:type="spellStart"/>
      <w:r>
        <w:t>samaccount</w:t>
      </w:r>
      <w:proofErr w:type="spellEnd"/>
      <w:r>
        <w:t xml:space="preserve"> name and email will be provisioned to the OU=ADO, OU=USER, DC=Corp, DC=ad, DC=Sentara, DC=com in AD. </w:t>
      </w:r>
    </w:p>
    <w:p w:rsidR="008B5E0D" w:rsidP="008B5E0D" w:rsidRDefault="008B5E0D" w14:paraId="1565D9A3" w14:textId="77777777">
      <w:pPr>
        <w:pStyle w:val="Heading4"/>
        <w:pBdr>
          <w:top w:val="dotted" w:color="4472C4" w:sz="6" w:space="2"/>
        </w:pBdr>
      </w:pPr>
      <w:bookmarkStart w:name="_Toc167026901" w:id="51"/>
      <w:r>
        <w:rPr>
          <w:b/>
          <w:bCs/>
          <w:smallCaps/>
          <w:color w:val="2F5496"/>
        </w:rPr>
        <w:t>Provisioning rules for Rehire</w:t>
      </w:r>
      <w:bookmarkEnd w:id="51"/>
    </w:p>
    <w:tbl>
      <w:tblPr>
        <w:tblW w:w="0" w:type="auto"/>
        <w:tblCellMar>
          <w:top w:w="15" w:type="dxa"/>
          <w:left w:w="15" w:type="dxa"/>
          <w:bottom w:w="15" w:type="dxa"/>
          <w:right w:w="15" w:type="dxa"/>
        </w:tblCellMar>
        <w:tblLook w:val="04A0" w:firstRow="1" w:lastRow="0" w:firstColumn="1" w:lastColumn="0" w:noHBand="0" w:noVBand="1"/>
      </w:tblPr>
      <w:tblGrid>
        <w:gridCol w:w="2804"/>
        <w:gridCol w:w="2298"/>
        <w:gridCol w:w="1963"/>
        <w:gridCol w:w="2285"/>
      </w:tblGrid>
      <w:tr w:rsidR="008B5E0D" w:rsidTr="008B5E0D" w14:paraId="3A6DB5C0" w14:textId="77777777">
        <w:trPr>
          <w:trHeight w:val="495"/>
        </w:trPr>
        <w:tc>
          <w:tcPr>
            <w:tcW w:w="0" w:type="auto"/>
            <w:tcBorders>
              <w:top w:val="single" w:color="000000" w:sz="4" w:space="0"/>
              <w:left w:val="single" w:color="000000" w:sz="4" w:space="0"/>
              <w:bottom w:val="single" w:color="000000" w:sz="4" w:space="0"/>
              <w:right w:val="single" w:color="000000" w:sz="4" w:space="0"/>
            </w:tcBorders>
            <w:shd w:val="clear" w:color="auto" w:fill="6D9EEB"/>
            <w:tcMar>
              <w:top w:w="100" w:type="dxa"/>
              <w:left w:w="100" w:type="dxa"/>
              <w:bottom w:w="100" w:type="dxa"/>
              <w:right w:w="100" w:type="dxa"/>
            </w:tcMar>
            <w:hideMark/>
          </w:tcPr>
          <w:p w:rsidR="008B5E0D" w:rsidRDefault="008B5E0D" w14:paraId="7F5AF83C" w14:textId="77777777">
            <w:pPr>
              <w:pStyle w:val="NormalWeb"/>
              <w:spacing w:before="0" w:after="0"/>
            </w:pPr>
            <w:r>
              <w:rPr>
                <w:rFonts w:ascii="Calibri" w:hAnsi="Calibri" w:cs="Calibri"/>
                <w:b/>
                <w:bCs/>
                <w:smallCaps/>
                <w:color w:val="FFFFFF"/>
                <w:sz w:val="20"/>
                <w:szCs w:val="20"/>
              </w:rPr>
              <w:t>Provisioning rule name</w:t>
            </w:r>
          </w:p>
        </w:tc>
        <w:tc>
          <w:tcPr>
            <w:tcW w:w="0" w:type="auto"/>
            <w:tcBorders>
              <w:top w:val="single" w:color="000000" w:sz="4" w:space="0"/>
              <w:left w:val="single" w:color="000000" w:sz="4" w:space="0"/>
              <w:bottom w:val="single" w:color="000000" w:sz="4" w:space="0"/>
              <w:right w:val="single" w:color="000000" w:sz="4" w:space="0"/>
            </w:tcBorders>
            <w:shd w:val="clear" w:color="auto" w:fill="6D9EEB"/>
            <w:tcMar>
              <w:top w:w="100" w:type="dxa"/>
              <w:left w:w="100" w:type="dxa"/>
              <w:bottom w:w="100" w:type="dxa"/>
              <w:right w:w="100" w:type="dxa"/>
            </w:tcMar>
            <w:hideMark/>
          </w:tcPr>
          <w:p w:rsidR="008B5E0D" w:rsidRDefault="008B5E0D" w14:paraId="5FF21493" w14:textId="77777777">
            <w:pPr>
              <w:pStyle w:val="NormalWeb"/>
              <w:spacing w:before="0" w:after="0"/>
            </w:pPr>
            <w:r>
              <w:rPr>
                <w:rFonts w:ascii="Calibri" w:hAnsi="Calibri" w:cs="Calibri"/>
                <w:b/>
                <w:bCs/>
                <w:smallCaps/>
                <w:color w:val="FFFFFF"/>
                <w:sz w:val="20"/>
                <w:szCs w:val="20"/>
              </w:rPr>
              <w:t>Condition</w:t>
            </w:r>
          </w:p>
        </w:tc>
        <w:tc>
          <w:tcPr>
            <w:tcW w:w="0" w:type="auto"/>
            <w:tcBorders>
              <w:top w:val="single" w:color="000000" w:sz="4" w:space="0"/>
              <w:left w:val="single" w:color="000000" w:sz="4" w:space="0"/>
              <w:bottom w:val="single" w:color="000000" w:sz="4" w:space="0"/>
              <w:right w:val="single" w:color="000000" w:sz="4" w:space="0"/>
            </w:tcBorders>
            <w:shd w:val="clear" w:color="auto" w:fill="6D9EEB"/>
            <w:tcMar>
              <w:top w:w="100" w:type="dxa"/>
              <w:left w:w="100" w:type="dxa"/>
              <w:bottom w:w="100" w:type="dxa"/>
              <w:right w:w="100" w:type="dxa"/>
            </w:tcMar>
            <w:hideMark/>
          </w:tcPr>
          <w:p w:rsidR="008B5E0D" w:rsidRDefault="008B5E0D" w14:paraId="650C3221" w14:textId="77777777">
            <w:pPr>
              <w:pStyle w:val="NormalWeb"/>
              <w:spacing w:before="0" w:after="0"/>
            </w:pPr>
            <w:r>
              <w:rPr>
                <w:rFonts w:ascii="Calibri" w:hAnsi="Calibri" w:cs="Calibri"/>
                <w:b/>
                <w:bCs/>
                <w:smallCaps/>
                <w:color w:val="FFFFFF"/>
                <w:sz w:val="20"/>
                <w:szCs w:val="20"/>
              </w:rPr>
              <w:t>Provisioning target</w:t>
            </w:r>
          </w:p>
        </w:tc>
        <w:tc>
          <w:tcPr>
            <w:tcW w:w="0" w:type="auto"/>
            <w:tcBorders>
              <w:top w:val="single" w:color="000000" w:sz="4" w:space="0"/>
              <w:left w:val="single" w:color="000000" w:sz="4" w:space="0"/>
              <w:bottom w:val="single" w:color="000000" w:sz="4" w:space="0"/>
              <w:right w:val="single" w:color="000000" w:sz="4" w:space="0"/>
            </w:tcBorders>
            <w:shd w:val="clear" w:color="auto" w:fill="6D9EEB"/>
            <w:tcMar>
              <w:top w:w="100" w:type="dxa"/>
              <w:left w:w="100" w:type="dxa"/>
              <w:bottom w:w="100" w:type="dxa"/>
              <w:right w:w="100" w:type="dxa"/>
            </w:tcMar>
            <w:hideMark/>
          </w:tcPr>
          <w:p w:rsidR="008B5E0D" w:rsidRDefault="008B5E0D" w14:paraId="1FEBF6F4" w14:textId="77777777">
            <w:pPr>
              <w:pStyle w:val="NormalWeb"/>
              <w:spacing w:before="0" w:after="0"/>
            </w:pPr>
            <w:r>
              <w:rPr>
                <w:rFonts w:ascii="Calibri" w:hAnsi="Calibri" w:cs="Calibri"/>
                <w:b/>
                <w:bCs/>
                <w:smallCaps/>
                <w:color w:val="FFFFFF"/>
                <w:sz w:val="20"/>
                <w:szCs w:val="20"/>
              </w:rPr>
              <w:t>Trigger Point</w:t>
            </w:r>
          </w:p>
        </w:tc>
      </w:tr>
      <w:tr w:rsidR="008B5E0D" w:rsidTr="008B5E0D" w14:paraId="5EF58C44" w14:textId="77777777">
        <w:trPr>
          <w:trHeight w:val="750"/>
        </w:trPr>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008B5E0D" w:rsidRDefault="008B5E0D" w14:paraId="1DE248B0" w14:textId="77777777">
            <w:pPr>
              <w:pStyle w:val="NormalWeb"/>
              <w:spacing w:before="0" w:after="0"/>
            </w:pPr>
            <w:r>
              <w:rPr>
                <w:rFonts w:ascii="Calibri" w:hAnsi="Calibri" w:cs="Calibri"/>
                <w:color w:val="000000"/>
                <w:sz w:val="20"/>
                <w:szCs w:val="20"/>
              </w:rPr>
              <w:t xml:space="preserve">UR: </w:t>
            </w:r>
            <w:proofErr w:type="spellStart"/>
            <w:r>
              <w:rPr>
                <w:rFonts w:ascii="Calibri" w:hAnsi="Calibri" w:cs="Calibri"/>
                <w:color w:val="000000"/>
                <w:sz w:val="20"/>
                <w:szCs w:val="20"/>
              </w:rPr>
              <w:t>Rehire_Workday_On_Import</w:t>
            </w:r>
            <w:proofErr w:type="spellEnd"/>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008B5E0D" w:rsidRDefault="008B5E0D" w14:paraId="0D0B5BC9" w14:textId="77777777">
            <w:pPr>
              <w:pStyle w:val="NormalWeb"/>
              <w:spacing w:before="0" w:after="0"/>
            </w:pPr>
            <w:r>
              <w:rPr>
                <w:rFonts w:ascii="Calibri" w:hAnsi="Calibri" w:cs="Calibri"/>
                <w:color w:val="000000"/>
                <w:sz w:val="20"/>
                <w:szCs w:val="20"/>
              </w:rPr>
              <w:t xml:space="preserve">hire code = Rehire, </w:t>
            </w:r>
            <w:proofErr w:type="spellStart"/>
            <w:r>
              <w:rPr>
                <w:rFonts w:ascii="Calibri" w:hAnsi="Calibri" w:cs="Calibri"/>
                <w:color w:val="000000"/>
                <w:sz w:val="20"/>
                <w:szCs w:val="20"/>
              </w:rPr>
              <w:t>statuskey</w:t>
            </w:r>
            <w:proofErr w:type="spellEnd"/>
            <w:r>
              <w:rPr>
                <w:rFonts w:ascii="Calibri" w:hAnsi="Calibri" w:cs="Calibri"/>
                <w:color w:val="000000"/>
                <w:sz w:val="20"/>
                <w:szCs w:val="20"/>
              </w:rPr>
              <w:t>=1</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008B5E0D" w:rsidRDefault="008B5E0D" w14:paraId="07CCEB51" w14:textId="77777777">
            <w:pPr>
              <w:pStyle w:val="NormalWeb"/>
              <w:spacing w:before="0" w:after="0"/>
            </w:pPr>
            <w:r>
              <w:rPr>
                <w:rFonts w:ascii="Calibri" w:hAnsi="Calibri" w:cs="Calibri"/>
                <w:color w:val="000000"/>
                <w:sz w:val="20"/>
                <w:szCs w:val="20"/>
              </w:rPr>
              <w:t>AD/Duo/SNOW/PSDB</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008B5E0D" w:rsidRDefault="008B5E0D" w14:paraId="5B6C25DE" w14:textId="77777777">
            <w:pPr>
              <w:pStyle w:val="NormalWeb"/>
              <w:spacing w:before="0" w:after="0"/>
            </w:pPr>
            <w:r>
              <w:rPr>
                <w:rFonts w:ascii="Calibri" w:hAnsi="Calibri" w:cs="Calibri"/>
                <w:color w:val="000000"/>
                <w:sz w:val="20"/>
                <w:szCs w:val="20"/>
              </w:rPr>
              <w:t>trigger when updated via Import</w:t>
            </w:r>
          </w:p>
        </w:tc>
      </w:tr>
      <w:tr w:rsidR="008B5E0D" w:rsidTr="008B5E0D" w14:paraId="36DA5AC0" w14:textId="77777777">
        <w:trPr>
          <w:trHeight w:val="750"/>
        </w:trPr>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B01E41" w:rsidR="008B5E0D" w:rsidRDefault="008B5E0D" w14:paraId="0D12E5A5" w14:textId="49CC182C">
            <w:pPr>
              <w:pStyle w:val="NormalWeb"/>
              <w:spacing w:before="0" w:after="0"/>
              <w:rPr>
                <w:lang w:val="fr-FR"/>
              </w:rPr>
            </w:pPr>
            <w:r w:rsidRPr="00B01E41">
              <w:rPr>
                <w:rFonts w:ascii="Calibri" w:hAnsi="Calibri" w:cs="Calibri"/>
                <w:color w:val="000000"/>
                <w:sz w:val="20"/>
                <w:szCs w:val="20"/>
                <w:lang w:val="fr-FR"/>
              </w:rPr>
              <w:t>UR</w:t>
            </w:r>
            <w:r w:rsidR="005D69B0">
              <w:rPr>
                <w:rFonts w:ascii="Calibri" w:hAnsi="Calibri" w:cs="Calibri"/>
                <w:color w:val="000000"/>
                <w:sz w:val="20"/>
                <w:szCs w:val="20"/>
                <w:lang w:val="fr-FR"/>
              </w:rPr>
              <w:t> </w:t>
            </w:r>
            <w:r w:rsidRPr="00B01E41">
              <w:rPr>
                <w:rFonts w:ascii="Calibri" w:hAnsi="Calibri" w:cs="Calibri"/>
                <w:color w:val="000000"/>
                <w:sz w:val="20"/>
                <w:szCs w:val="20"/>
                <w:lang w:val="fr-FR"/>
              </w:rPr>
              <w:t xml:space="preserve">: </w:t>
            </w:r>
            <w:proofErr w:type="spellStart"/>
            <w:r w:rsidRPr="00B01E41">
              <w:rPr>
                <w:rFonts w:ascii="Calibri" w:hAnsi="Calibri" w:cs="Calibri"/>
                <w:color w:val="000000"/>
                <w:sz w:val="20"/>
                <w:szCs w:val="20"/>
                <w:lang w:val="fr-FR"/>
              </w:rPr>
              <w:t>Rehire_</w:t>
            </w:r>
            <w:r w:rsidR="000A197B">
              <w:rPr>
                <w:rFonts w:ascii="Calibri" w:hAnsi="Calibri" w:cs="Calibri"/>
                <w:color w:val="000000"/>
                <w:sz w:val="20"/>
                <w:szCs w:val="20"/>
                <w:lang w:val="fr-FR"/>
              </w:rPr>
              <w:t>SecZetta</w:t>
            </w:r>
            <w:r w:rsidRPr="00B01E41">
              <w:rPr>
                <w:rFonts w:ascii="Calibri" w:hAnsi="Calibri" w:cs="Calibri"/>
                <w:color w:val="000000"/>
                <w:sz w:val="20"/>
                <w:szCs w:val="20"/>
                <w:lang w:val="fr-FR"/>
              </w:rPr>
              <w:t>_On_Import</w:t>
            </w:r>
            <w:proofErr w:type="spellEnd"/>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008B5E0D" w:rsidRDefault="008B5E0D" w14:paraId="2900B5B9" w14:textId="77777777">
            <w:pPr>
              <w:pStyle w:val="NormalWeb"/>
              <w:spacing w:before="0" w:after="0"/>
            </w:pPr>
            <w:proofErr w:type="spellStart"/>
            <w:r>
              <w:rPr>
                <w:rFonts w:ascii="Calibri" w:hAnsi="Calibri" w:cs="Calibri"/>
                <w:color w:val="000000"/>
                <w:sz w:val="20"/>
                <w:szCs w:val="20"/>
              </w:rPr>
              <w:t>statuskey</w:t>
            </w:r>
            <w:proofErr w:type="spellEnd"/>
            <w:r>
              <w:rPr>
                <w:rFonts w:ascii="Calibri" w:hAnsi="Calibri" w:cs="Calibri"/>
                <w:color w:val="000000"/>
                <w:sz w:val="20"/>
                <w:szCs w:val="20"/>
              </w:rPr>
              <w:t>=1</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008B5E0D" w:rsidRDefault="008B5E0D" w14:paraId="1B483853" w14:textId="77777777">
            <w:pPr>
              <w:pStyle w:val="NormalWeb"/>
              <w:spacing w:before="0" w:after="0"/>
            </w:pPr>
            <w:r>
              <w:rPr>
                <w:rFonts w:ascii="Calibri" w:hAnsi="Calibri" w:cs="Calibri"/>
                <w:color w:val="000000"/>
                <w:sz w:val="20"/>
                <w:szCs w:val="20"/>
              </w:rPr>
              <w:t>AD/Duo/SNOW/PSDB</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008B5E0D" w:rsidRDefault="008B5E0D" w14:paraId="3CA591E2" w14:textId="77777777">
            <w:pPr>
              <w:pStyle w:val="NormalWeb"/>
              <w:spacing w:before="0" w:after="0"/>
            </w:pPr>
            <w:r>
              <w:rPr>
                <w:rFonts w:ascii="Calibri" w:hAnsi="Calibri" w:cs="Calibri"/>
                <w:color w:val="000000"/>
                <w:sz w:val="20"/>
                <w:szCs w:val="20"/>
              </w:rPr>
              <w:t>trigger when updated via Import</w:t>
            </w:r>
          </w:p>
        </w:tc>
      </w:tr>
    </w:tbl>
    <w:p w:rsidR="00A7143A" w:rsidRDefault="00A7143A" w14:paraId="0000032E" w14:textId="77777777"/>
    <w:p w:rsidR="00A7143A" w:rsidRDefault="008C136C" w14:paraId="0000032F" w14:textId="77777777">
      <w:pPr>
        <w:pStyle w:val="Heading1"/>
        <w:numPr>
          <w:ilvl w:val="0"/>
          <w:numId w:val="27"/>
        </w:numPr>
      </w:pPr>
      <w:bookmarkStart w:name="_Toc167026902" w:id="52"/>
      <w:r>
        <w:t>User Suspension &amp; Revoke Suspension</w:t>
      </w:r>
      <w:bookmarkEnd w:id="52"/>
    </w:p>
    <w:p w:rsidR="00A7143A" w:rsidRDefault="008C136C" w14:paraId="00000330" w14:textId="77777777">
      <w:pPr>
        <w:pStyle w:val="Heading4"/>
      </w:pPr>
      <w:bookmarkStart w:name="_Toc167026903" w:id="53"/>
      <w:r>
        <w:t>Assumptions:</w:t>
      </w:r>
      <w:bookmarkEnd w:id="53"/>
    </w:p>
    <w:p w:rsidR="00A7143A" w:rsidRDefault="008C136C" w14:paraId="00000331" w14:textId="12591345">
      <w:pPr>
        <w:numPr>
          <w:ilvl w:val="0"/>
          <w:numId w:val="1"/>
        </w:numPr>
        <w:spacing w:before="240" w:after="0"/>
      </w:pPr>
      <w:r>
        <w:t>Users will be active. Only AD and DUO accounts will get suspended using the suspend option Users will come as active from HR sources.</w:t>
      </w:r>
    </w:p>
    <w:p w:rsidR="00A7143A" w:rsidRDefault="008C136C" w14:paraId="00000332" w14:textId="77777777">
      <w:pPr>
        <w:numPr>
          <w:ilvl w:val="0"/>
          <w:numId w:val="1"/>
        </w:numPr>
        <w:spacing w:before="0" w:after="0"/>
      </w:pPr>
      <w:r>
        <w:t>All assigned groups will be removed.</w:t>
      </w:r>
    </w:p>
    <w:p w:rsidR="00A7143A" w:rsidRDefault="008C136C" w14:paraId="00000333" w14:textId="77777777">
      <w:pPr>
        <w:pStyle w:val="Heading4"/>
      </w:pPr>
      <w:bookmarkStart w:name="_Toc167026904" w:id="54"/>
      <w:r>
        <w:t>Provisioning Rule Names</w:t>
      </w:r>
      <w:bookmarkEnd w:id="54"/>
    </w:p>
    <w:p w:rsidR="00A7143A" w:rsidRDefault="008C136C" w14:paraId="00000334" w14:textId="77777777">
      <w:pPr>
        <w:spacing w:before="240" w:after="0"/>
        <w:rPr>
          <w:color w:val="2F5496"/>
        </w:rPr>
      </w:pPr>
      <w:r>
        <w:rPr>
          <w:color w:val="2F5496"/>
        </w:rPr>
        <w:t xml:space="preserve"> </w:t>
      </w:r>
    </w:p>
    <w:tbl>
      <w:tblPr>
        <w:tblW w:w="97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2425"/>
        <w:gridCol w:w="2425"/>
        <w:gridCol w:w="2425"/>
        <w:gridCol w:w="2425"/>
      </w:tblGrid>
      <w:tr w:rsidR="00A7143A" w:rsidTr="174D2313" w14:paraId="47A1CC69" w14:textId="77777777">
        <w:trPr>
          <w:trHeight w:val="190"/>
        </w:trPr>
        <w:tc>
          <w:tcPr>
            <w:tcW w:w="2425" w:type="dxa"/>
            <w:shd w:val="clear" w:color="auto" w:fill="6D9EEB"/>
            <w:tcMar>
              <w:top w:w="100" w:type="dxa"/>
              <w:left w:w="100" w:type="dxa"/>
              <w:bottom w:w="100" w:type="dxa"/>
              <w:right w:w="100" w:type="dxa"/>
            </w:tcMar>
          </w:tcPr>
          <w:p w:rsidR="00A7143A" w:rsidRDefault="008C136C" w14:paraId="00000335" w14:textId="77777777">
            <w:pPr>
              <w:widowControl w:val="0"/>
              <w:rPr>
                <w:b/>
                <w:color w:val="FFFFFF"/>
              </w:rPr>
            </w:pPr>
            <w:r>
              <w:rPr>
                <w:b/>
                <w:color w:val="FFFFFF"/>
              </w:rPr>
              <w:t>Provisioning rule name</w:t>
            </w:r>
          </w:p>
        </w:tc>
        <w:tc>
          <w:tcPr>
            <w:tcW w:w="2425" w:type="dxa"/>
            <w:shd w:val="clear" w:color="auto" w:fill="6D9EEB"/>
            <w:tcMar>
              <w:top w:w="100" w:type="dxa"/>
              <w:left w:w="100" w:type="dxa"/>
              <w:bottom w:w="100" w:type="dxa"/>
              <w:right w:w="100" w:type="dxa"/>
            </w:tcMar>
          </w:tcPr>
          <w:p w:rsidR="00A7143A" w:rsidRDefault="008C136C" w14:paraId="00000336" w14:textId="77777777">
            <w:pPr>
              <w:widowControl w:val="0"/>
              <w:rPr>
                <w:b/>
                <w:color w:val="FFFFFF"/>
              </w:rPr>
            </w:pPr>
            <w:r>
              <w:rPr>
                <w:b/>
                <w:color w:val="FFFFFF"/>
              </w:rPr>
              <w:t>Condition</w:t>
            </w:r>
          </w:p>
        </w:tc>
        <w:tc>
          <w:tcPr>
            <w:tcW w:w="2425" w:type="dxa"/>
            <w:shd w:val="clear" w:color="auto" w:fill="6D9EEB"/>
            <w:tcMar>
              <w:top w:w="100" w:type="dxa"/>
              <w:left w:w="100" w:type="dxa"/>
              <w:bottom w:w="100" w:type="dxa"/>
              <w:right w:w="100" w:type="dxa"/>
            </w:tcMar>
          </w:tcPr>
          <w:p w:rsidR="00A7143A" w:rsidRDefault="008C136C" w14:paraId="00000337" w14:textId="77777777">
            <w:pPr>
              <w:widowControl w:val="0"/>
              <w:rPr>
                <w:b/>
                <w:color w:val="FFFFFF"/>
              </w:rPr>
            </w:pPr>
            <w:r>
              <w:rPr>
                <w:b/>
                <w:color w:val="FFFFFF"/>
              </w:rPr>
              <w:t>Provisioning target</w:t>
            </w:r>
          </w:p>
        </w:tc>
        <w:tc>
          <w:tcPr>
            <w:tcW w:w="2425" w:type="dxa"/>
            <w:shd w:val="clear" w:color="auto" w:fill="6D9EEB"/>
          </w:tcPr>
          <w:p w:rsidR="00A7143A" w:rsidRDefault="008C136C" w14:paraId="00000338" w14:textId="77777777">
            <w:pPr>
              <w:widowControl w:val="0"/>
              <w:rPr>
                <w:b/>
                <w:color w:val="FFFFFF"/>
              </w:rPr>
            </w:pPr>
            <w:r>
              <w:rPr>
                <w:b/>
                <w:smallCaps/>
                <w:color w:val="FFFFFF"/>
              </w:rPr>
              <w:t>Event Trigger</w:t>
            </w:r>
          </w:p>
        </w:tc>
      </w:tr>
      <w:tr w:rsidR="00A7143A" w:rsidTr="174D2313" w14:paraId="252BA313" w14:textId="77777777">
        <w:trPr>
          <w:trHeight w:val="782"/>
        </w:trPr>
        <w:tc>
          <w:tcPr>
            <w:tcW w:w="2425" w:type="dxa"/>
            <w:shd w:val="clear" w:color="auto" w:fill="auto"/>
            <w:tcMar>
              <w:top w:w="100" w:type="dxa"/>
              <w:left w:w="100" w:type="dxa"/>
              <w:bottom w:w="100" w:type="dxa"/>
              <w:right w:w="100" w:type="dxa"/>
            </w:tcMar>
          </w:tcPr>
          <w:p w:rsidR="00A7143A" w:rsidRDefault="008C136C" w14:paraId="00000339" w14:textId="77777777">
            <w:pPr>
              <w:widowControl w:val="0"/>
            </w:pPr>
            <w:r>
              <w:rPr>
                <w:color w:val="000000"/>
              </w:rPr>
              <w:t xml:space="preserve">UR: </w:t>
            </w:r>
            <w:proofErr w:type="spellStart"/>
            <w:r>
              <w:rPr>
                <w:color w:val="000000"/>
              </w:rPr>
              <w:t>Suspension_By_Admin</w:t>
            </w:r>
            <w:proofErr w:type="spellEnd"/>
          </w:p>
        </w:tc>
        <w:tc>
          <w:tcPr>
            <w:tcW w:w="2425" w:type="dxa"/>
            <w:shd w:val="clear" w:color="auto" w:fill="auto"/>
            <w:tcMar>
              <w:top w:w="100" w:type="dxa"/>
              <w:left w:w="100" w:type="dxa"/>
              <w:bottom w:w="100" w:type="dxa"/>
              <w:right w:w="100" w:type="dxa"/>
            </w:tcMar>
          </w:tcPr>
          <w:p w:rsidR="00A7143A" w:rsidRDefault="008C136C" w14:paraId="0000033A" w14:textId="77777777">
            <w:pPr>
              <w:widowControl w:val="0"/>
            </w:pPr>
            <w:proofErr w:type="spellStart"/>
            <w:r>
              <w:rPr>
                <w:color w:val="000000"/>
              </w:rPr>
              <w:t>CP</w:t>
            </w:r>
            <w:r>
              <w:rPr>
                <w:color w:val="000000"/>
                <w:vertAlign w:val="subscript"/>
              </w:rPr>
              <w:t>suspension</w:t>
            </w:r>
            <w:proofErr w:type="spellEnd"/>
            <w:r>
              <w:rPr>
                <w:color w:val="000000"/>
                <w:vertAlign w:val="subscript"/>
              </w:rPr>
              <w:t xml:space="preserve"> </w:t>
            </w:r>
            <w:r>
              <w:rPr>
                <w:color w:val="000000"/>
              </w:rPr>
              <w:t>is updated by Admin to value ‘Suspend’</w:t>
            </w:r>
          </w:p>
        </w:tc>
        <w:tc>
          <w:tcPr>
            <w:tcW w:w="2425" w:type="dxa"/>
            <w:shd w:val="clear" w:color="auto" w:fill="auto"/>
            <w:tcMar>
              <w:top w:w="100" w:type="dxa"/>
              <w:left w:w="100" w:type="dxa"/>
              <w:bottom w:w="100" w:type="dxa"/>
              <w:right w:w="100" w:type="dxa"/>
            </w:tcMar>
          </w:tcPr>
          <w:p w:rsidR="00A7143A" w:rsidRDefault="008C136C" w14:paraId="395567F9" w14:textId="12021832">
            <w:pPr>
              <w:widowControl w:val="0"/>
              <w:rPr>
                <w:color w:val="000000"/>
              </w:rPr>
            </w:pPr>
            <w:r>
              <w:rPr>
                <w:color w:val="000000"/>
              </w:rPr>
              <w:t xml:space="preserve">Creates tasks to </w:t>
            </w:r>
            <w:r w:rsidR="00177AAA">
              <w:rPr>
                <w:color w:val="000000"/>
              </w:rPr>
              <w:t xml:space="preserve">expire </w:t>
            </w:r>
            <w:r>
              <w:rPr>
                <w:color w:val="000000"/>
              </w:rPr>
              <w:t>AD</w:t>
            </w:r>
            <w:proofErr w:type="gramStart"/>
            <w:r>
              <w:rPr>
                <w:color w:val="000000"/>
              </w:rPr>
              <w:t>,</w:t>
            </w:r>
            <w:r w:rsidDel="00E704BB" w:rsidR="00E704BB">
              <w:rPr>
                <w:color w:val="000000"/>
              </w:rPr>
              <w:t xml:space="preserve"> </w:t>
            </w:r>
            <w:r>
              <w:rPr>
                <w:color w:val="000000"/>
              </w:rPr>
              <w:t>,</w:t>
            </w:r>
            <w:proofErr w:type="gramEnd"/>
            <w:r w:rsidR="008739C4">
              <w:rPr>
                <w:color w:val="000000"/>
              </w:rPr>
              <w:t xml:space="preserve"> disable </w:t>
            </w:r>
            <w:r>
              <w:rPr>
                <w:color w:val="000000"/>
              </w:rPr>
              <w:t>DUO,</w:t>
            </w:r>
          </w:p>
          <w:p w:rsidR="00E7396B" w:rsidRDefault="00E7396B" w14:paraId="0000033B" w14:textId="5A73DB41">
            <w:pPr>
              <w:widowControl w:val="0"/>
            </w:pPr>
            <w:r w:rsidRPr="174D2313">
              <w:rPr>
                <w:color w:val="000000" w:themeColor="text1"/>
              </w:rPr>
              <w:t xml:space="preserve">Clear user Azure session using </w:t>
            </w:r>
            <w:r w:rsidRPr="174D2313" w:rsidR="6AA6F192">
              <w:rPr>
                <w:color w:val="000000" w:themeColor="text1"/>
              </w:rPr>
              <w:t>Azure API</w:t>
            </w:r>
            <w:r w:rsidRPr="174D2313">
              <w:rPr>
                <w:color w:val="000000" w:themeColor="text1"/>
              </w:rPr>
              <w:t xml:space="preserve"> connector</w:t>
            </w:r>
          </w:p>
        </w:tc>
        <w:tc>
          <w:tcPr>
            <w:tcW w:w="2425" w:type="dxa"/>
          </w:tcPr>
          <w:p w:rsidR="00A7143A" w:rsidRDefault="008C136C" w14:paraId="0000033C" w14:textId="77777777">
            <w:pPr>
              <w:rPr>
                <w:color w:val="000000"/>
              </w:rPr>
            </w:pPr>
            <w:r>
              <w:rPr>
                <w:color w:val="000000"/>
              </w:rPr>
              <w:t>Trigger when Updated via UI </w:t>
            </w:r>
          </w:p>
        </w:tc>
      </w:tr>
      <w:tr w:rsidR="00A7143A" w:rsidTr="174D2313" w14:paraId="161BDBF5" w14:textId="77777777">
        <w:trPr>
          <w:trHeight w:val="782"/>
        </w:trPr>
        <w:tc>
          <w:tcPr>
            <w:tcW w:w="2425" w:type="dxa"/>
            <w:shd w:val="clear" w:color="auto" w:fill="auto"/>
            <w:tcMar>
              <w:top w:w="100" w:type="dxa"/>
              <w:left w:w="100" w:type="dxa"/>
              <w:bottom w:w="100" w:type="dxa"/>
              <w:right w:w="100" w:type="dxa"/>
            </w:tcMar>
          </w:tcPr>
          <w:p w:rsidR="00A7143A" w:rsidRDefault="008C136C" w14:paraId="0000033D" w14:textId="413B28F8">
            <w:pPr>
              <w:widowControl w:val="0"/>
              <w:rPr>
                <w:color w:val="000000"/>
              </w:rPr>
            </w:pPr>
            <w:r>
              <w:rPr>
                <w:color w:val="000000"/>
              </w:rPr>
              <w:t>UR: Revoke_Suspension_By_A</w:t>
            </w:r>
            <w:r w:rsidR="005D69B0">
              <w:rPr>
                <w:color w:val="000000"/>
              </w:rPr>
              <w:t>d</w:t>
            </w:r>
            <w:r>
              <w:rPr>
                <w:color w:val="000000"/>
              </w:rPr>
              <w:t>min</w:t>
            </w:r>
          </w:p>
        </w:tc>
        <w:tc>
          <w:tcPr>
            <w:tcW w:w="2425" w:type="dxa"/>
            <w:shd w:val="clear" w:color="auto" w:fill="auto"/>
            <w:tcMar>
              <w:top w:w="100" w:type="dxa"/>
              <w:left w:w="100" w:type="dxa"/>
              <w:bottom w:w="100" w:type="dxa"/>
              <w:right w:w="100" w:type="dxa"/>
            </w:tcMar>
          </w:tcPr>
          <w:p w:rsidR="00A7143A" w:rsidRDefault="008C136C" w14:paraId="0000033E" w14:textId="77777777">
            <w:pPr>
              <w:widowControl w:val="0"/>
              <w:rPr>
                <w:color w:val="000000"/>
              </w:rPr>
            </w:pPr>
            <w:proofErr w:type="spellStart"/>
            <w:r>
              <w:rPr>
                <w:color w:val="000000"/>
              </w:rPr>
              <w:t>CP</w:t>
            </w:r>
            <w:r>
              <w:rPr>
                <w:color w:val="000000"/>
                <w:vertAlign w:val="subscript"/>
              </w:rPr>
              <w:t>suspension</w:t>
            </w:r>
            <w:proofErr w:type="spellEnd"/>
            <w:r>
              <w:rPr>
                <w:color w:val="000000"/>
                <w:vertAlign w:val="subscript"/>
              </w:rPr>
              <w:t xml:space="preserve"> </w:t>
            </w:r>
            <w:r>
              <w:rPr>
                <w:color w:val="000000"/>
              </w:rPr>
              <w:t>is updated by Admin to blank/empty value</w:t>
            </w:r>
          </w:p>
        </w:tc>
        <w:tc>
          <w:tcPr>
            <w:tcW w:w="2425" w:type="dxa"/>
            <w:shd w:val="clear" w:color="auto" w:fill="auto"/>
            <w:tcMar>
              <w:top w:w="100" w:type="dxa"/>
              <w:left w:w="100" w:type="dxa"/>
              <w:bottom w:w="100" w:type="dxa"/>
              <w:right w:w="100" w:type="dxa"/>
            </w:tcMar>
          </w:tcPr>
          <w:p w:rsidR="00A7143A" w:rsidRDefault="008C136C" w14:paraId="0000033F" w14:textId="392408A0">
            <w:pPr>
              <w:widowControl w:val="0"/>
              <w:rPr>
                <w:color w:val="000000"/>
              </w:rPr>
            </w:pPr>
            <w:r>
              <w:rPr>
                <w:color w:val="000000"/>
              </w:rPr>
              <w:t xml:space="preserve">Creates tasks to </w:t>
            </w:r>
            <w:r w:rsidR="008739C4">
              <w:rPr>
                <w:color w:val="000000"/>
              </w:rPr>
              <w:t>remove expiry date from</w:t>
            </w:r>
            <w:r>
              <w:rPr>
                <w:color w:val="000000"/>
              </w:rPr>
              <w:t xml:space="preserve"> AD</w:t>
            </w:r>
            <w:proofErr w:type="gramStart"/>
            <w:r>
              <w:rPr>
                <w:color w:val="000000"/>
              </w:rPr>
              <w:t>,</w:t>
            </w:r>
            <w:r w:rsidDel="00E704BB" w:rsidR="00E704BB">
              <w:rPr>
                <w:color w:val="000000"/>
              </w:rPr>
              <w:t xml:space="preserve"> </w:t>
            </w:r>
            <w:r>
              <w:rPr>
                <w:color w:val="000000"/>
              </w:rPr>
              <w:t>,</w:t>
            </w:r>
            <w:r w:rsidR="008739C4">
              <w:rPr>
                <w:color w:val="000000"/>
              </w:rPr>
              <w:t>enable</w:t>
            </w:r>
            <w:proofErr w:type="gramEnd"/>
            <w:r w:rsidR="008739C4">
              <w:rPr>
                <w:color w:val="000000"/>
              </w:rPr>
              <w:t xml:space="preserve"> </w:t>
            </w:r>
            <w:r>
              <w:rPr>
                <w:color w:val="000000"/>
              </w:rPr>
              <w:t>DUO, and rerun technical rules</w:t>
            </w:r>
          </w:p>
        </w:tc>
        <w:tc>
          <w:tcPr>
            <w:tcW w:w="2425" w:type="dxa"/>
          </w:tcPr>
          <w:p w:rsidR="00A7143A" w:rsidRDefault="008C136C" w14:paraId="00000340" w14:textId="77777777">
            <w:pPr>
              <w:rPr>
                <w:color w:val="000000"/>
              </w:rPr>
            </w:pPr>
            <w:r>
              <w:rPr>
                <w:color w:val="000000"/>
              </w:rPr>
              <w:t>Trigger when Updated via UI </w:t>
            </w:r>
          </w:p>
        </w:tc>
      </w:tr>
    </w:tbl>
    <w:p w:rsidR="00A7143A" w:rsidRDefault="00A7143A" w14:paraId="00000341" w14:textId="77777777">
      <w:pPr>
        <w:spacing w:before="240" w:after="0"/>
        <w:rPr>
          <w:color w:val="2F5496"/>
        </w:rPr>
      </w:pPr>
    </w:p>
    <w:p w:rsidR="00A7143A" w:rsidRDefault="008C136C" w14:paraId="00000342" w14:textId="77777777">
      <w:pPr>
        <w:spacing w:after="0"/>
        <w:ind w:left="720"/>
      </w:pPr>
      <w:r>
        <w:rPr>
          <w:b/>
          <w:color w:val="2F5496"/>
        </w:rPr>
        <w:t>User Suspension:</w:t>
      </w:r>
    </w:p>
    <w:p w:rsidR="00A7143A" w:rsidRDefault="008C136C" w14:paraId="00000343" w14:textId="77777777">
      <w:pPr>
        <w:numPr>
          <w:ilvl w:val="0"/>
          <w:numId w:val="13"/>
        </w:numPr>
        <w:pBdr>
          <w:top w:val="nil"/>
          <w:left w:val="nil"/>
          <w:bottom w:val="nil"/>
          <w:right w:val="nil"/>
          <w:between w:val="nil"/>
        </w:pBdr>
        <w:spacing w:before="240" w:after="0"/>
      </w:pPr>
      <w:r>
        <w:t>Admin can login to Saviynt, and update defined Custom Property Attribute to ‘Suspend’</w:t>
      </w:r>
    </w:p>
    <w:p w:rsidR="00A7143A" w:rsidRDefault="008C136C" w14:paraId="00000344" w14:textId="77777777">
      <w:pPr>
        <w:numPr>
          <w:ilvl w:val="0"/>
          <w:numId w:val="13"/>
        </w:numPr>
        <w:pBdr>
          <w:top w:val="nil"/>
          <w:left w:val="nil"/>
          <w:bottom w:val="nil"/>
          <w:right w:val="nil"/>
          <w:between w:val="nil"/>
        </w:pBdr>
        <w:spacing w:before="0" w:after="0"/>
      </w:pPr>
      <w:r>
        <w:t xml:space="preserve">Once </w:t>
      </w:r>
      <w:proofErr w:type="spellStart"/>
      <w:r>
        <w:t>CPx</w:t>
      </w:r>
      <w:proofErr w:type="spellEnd"/>
      <w:r>
        <w:t xml:space="preserve"> is updated, Saviynt will trigger the corresponding user update rule to take the following actions: refer the </w:t>
      </w:r>
      <w:sdt>
        <w:sdtPr>
          <w:tag w:val="goog_rdk_1"/>
          <w:id w:val="-1952232724"/>
        </w:sdtPr>
        <w:sdtEndPr/>
        <w:sdtContent/>
      </w:sdt>
      <w:r>
        <w:t>below</w:t>
      </w:r>
    </w:p>
    <w:p w:rsidR="00A7143A" w:rsidRDefault="00A7143A" w14:paraId="00000345" w14:textId="0AD21674">
      <w:pPr>
        <w:rPr>
          <w:color w:val="2F5496"/>
        </w:rPr>
      </w:pPr>
    </w:p>
    <w:p w:rsidR="0033236D" w:rsidRDefault="0033236D" w14:paraId="1169EA7B" w14:textId="0B018E59">
      <w:pPr>
        <w:rPr>
          <w:color w:val="2F5496"/>
        </w:rPr>
      </w:pPr>
      <w:r w:rsidRPr="00F94DC9">
        <w:rPr>
          <w:noProof/>
        </w:rPr>
        <w:drawing>
          <wp:inline distT="0" distB="0" distL="0" distR="0" wp14:anchorId="55BE916C" wp14:editId="47E3F9C7">
            <wp:extent cx="5943600" cy="3095625"/>
            <wp:effectExtent l="0" t="0" r="0" b="9525"/>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pic:nvPicPr>
                  <pic:blipFill>
                    <a:blip r:embed="rId31"/>
                    <a:stretch>
                      <a:fillRect/>
                    </a:stretch>
                  </pic:blipFill>
                  <pic:spPr>
                    <a:xfrm>
                      <a:off x="0" y="0"/>
                      <a:ext cx="5943600" cy="3095625"/>
                    </a:xfrm>
                    <a:prstGeom prst="rect">
                      <a:avLst/>
                    </a:prstGeom>
                  </pic:spPr>
                </pic:pic>
              </a:graphicData>
            </a:graphic>
          </wp:inline>
        </w:drawing>
      </w:r>
    </w:p>
    <w:p w:rsidR="00A7143A" w:rsidRDefault="008C136C" w14:paraId="00000346" w14:textId="77777777">
      <w:pPr>
        <w:spacing w:after="0"/>
        <w:ind w:left="720"/>
        <w:rPr>
          <w:b/>
        </w:rPr>
      </w:pPr>
      <w:r>
        <w:rPr>
          <w:b/>
          <w:color w:val="2F5496"/>
        </w:rPr>
        <w:t>Revoke Suspension:</w:t>
      </w:r>
    </w:p>
    <w:p w:rsidR="00A7143A" w:rsidRDefault="008C136C" w14:paraId="00000347" w14:textId="77777777">
      <w:pPr>
        <w:numPr>
          <w:ilvl w:val="0"/>
          <w:numId w:val="9"/>
        </w:numPr>
        <w:spacing w:before="240" w:after="0"/>
      </w:pPr>
      <w:r>
        <w:t>Admin can login to Saviynt and clear the defined custom property.</w:t>
      </w:r>
    </w:p>
    <w:p w:rsidR="00A7143A" w:rsidRDefault="008C136C" w14:paraId="00000348" w14:textId="77777777">
      <w:pPr>
        <w:numPr>
          <w:ilvl w:val="0"/>
          <w:numId w:val="9"/>
        </w:numPr>
        <w:spacing w:before="0" w:after="240"/>
      </w:pPr>
      <w:r>
        <w:t xml:space="preserve">Once </w:t>
      </w:r>
      <w:proofErr w:type="spellStart"/>
      <w:r>
        <w:t>CPx</w:t>
      </w:r>
      <w:proofErr w:type="spellEnd"/>
      <w:r>
        <w:t xml:space="preserve"> is updated, Saviynt will trigger the corresponding user update rule to take the actions: refer to below figure</w:t>
      </w:r>
    </w:p>
    <w:p w:rsidR="00A7143A" w:rsidRDefault="00A7143A" w14:paraId="00000349" w14:textId="3707F3CC">
      <w:pPr>
        <w:rPr>
          <w:color w:val="2F5496"/>
        </w:rPr>
      </w:pPr>
    </w:p>
    <w:p w:rsidR="00BA3CF6" w:rsidRDefault="00BA3CF6" w14:paraId="77341817" w14:textId="6D30EBF0">
      <w:pPr>
        <w:rPr>
          <w:color w:val="2F5496"/>
        </w:rPr>
      </w:pPr>
      <w:r w:rsidRPr="00F94DC9">
        <w:rPr>
          <w:noProof/>
        </w:rPr>
        <w:drawing>
          <wp:inline distT="0" distB="0" distL="0" distR="0" wp14:anchorId="08D85379" wp14:editId="7D9F7892">
            <wp:extent cx="5943600" cy="3035300"/>
            <wp:effectExtent l="0" t="0" r="0" b="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32"/>
                    <a:stretch>
                      <a:fillRect/>
                    </a:stretch>
                  </pic:blipFill>
                  <pic:spPr>
                    <a:xfrm>
                      <a:off x="0" y="0"/>
                      <a:ext cx="5943600" cy="3035300"/>
                    </a:xfrm>
                    <a:prstGeom prst="rect">
                      <a:avLst/>
                    </a:prstGeom>
                  </pic:spPr>
                </pic:pic>
              </a:graphicData>
            </a:graphic>
          </wp:inline>
        </w:drawing>
      </w:r>
    </w:p>
    <w:p w:rsidR="00A7143A" w:rsidRDefault="00A7143A" w14:paraId="0000034A" w14:textId="77777777">
      <w:pPr>
        <w:rPr>
          <w:color w:val="2F5496"/>
        </w:rPr>
      </w:pPr>
    </w:p>
    <w:p w:rsidR="00A7143A" w:rsidRDefault="008C136C" w14:paraId="0000034B" w14:textId="77777777">
      <w:pPr>
        <w:pStyle w:val="Heading2"/>
        <w:numPr>
          <w:ilvl w:val="1"/>
          <w:numId w:val="16"/>
        </w:numPr>
        <w:pBdr>
          <w:top w:val="none" w:color="000000" w:sz="0" w:space="0"/>
          <w:left w:val="none" w:color="000000" w:sz="0" w:space="0"/>
          <w:bottom w:val="none" w:color="000000" w:sz="0" w:space="0"/>
          <w:right w:val="none" w:color="000000" w:sz="0" w:space="0"/>
        </w:pBdr>
        <w:spacing w:before="360" w:after="80"/>
      </w:pPr>
      <w:r>
        <w:t xml:space="preserve"> </w:t>
      </w:r>
      <w:bookmarkStart w:name="_Toc167026905" w:id="55"/>
      <w:r>
        <w:t>Immediate Termination</w:t>
      </w:r>
      <w:bookmarkEnd w:id="55"/>
    </w:p>
    <w:p w:rsidR="00A7143A" w:rsidRDefault="008C136C" w14:paraId="0000034C" w14:textId="77777777">
      <w:pPr>
        <w:pStyle w:val="Heading4"/>
      </w:pPr>
      <w:bookmarkStart w:name="_Toc167026906" w:id="56"/>
      <w:r>
        <w:t>Assumptions</w:t>
      </w:r>
      <w:r>
        <w:rPr>
          <w:b/>
        </w:rPr>
        <w:t>:</w:t>
      </w:r>
      <w:bookmarkEnd w:id="56"/>
    </w:p>
    <w:p w:rsidR="00A7143A" w:rsidRDefault="008C136C" w14:paraId="0000034D" w14:textId="77777777">
      <w:pPr>
        <w:numPr>
          <w:ilvl w:val="0"/>
          <w:numId w:val="30"/>
        </w:numPr>
        <w:spacing w:before="240" w:after="0"/>
      </w:pPr>
      <w:r>
        <w:t>With immediate termination, users will get disabled into the EIC identity repository and all accounts/groups will get revoked.</w:t>
      </w:r>
    </w:p>
    <w:p w:rsidR="00A7143A" w:rsidRDefault="008C136C" w14:paraId="0000034E" w14:textId="77777777">
      <w:pPr>
        <w:numPr>
          <w:ilvl w:val="0"/>
          <w:numId w:val="30"/>
        </w:numPr>
        <w:spacing w:before="0" w:after="0"/>
      </w:pPr>
      <w:r>
        <w:t>The HR team will take care to disable the user in the HR system.</w:t>
      </w:r>
    </w:p>
    <w:p w:rsidR="00A7143A" w:rsidRDefault="008C136C" w14:paraId="0000034F" w14:textId="77777777">
      <w:pPr>
        <w:numPr>
          <w:ilvl w:val="0"/>
          <w:numId w:val="30"/>
        </w:numPr>
        <w:spacing w:before="0" w:after="0"/>
      </w:pPr>
      <w:r>
        <w:t>Customer will provide PowerShell scripts and grant required permissions to revoke azure session.</w:t>
      </w:r>
    </w:p>
    <w:p w:rsidR="00A7143A" w:rsidRDefault="00A7143A" w14:paraId="00000350" w14:textId="77777777">
      <w:pPr>
        <w:spacing w:after="0"/>
        <w:ind w:left="720"/>
      </w:pPr>
    </w:p>
    <w:p w:rsidR="00A7143A" w:rsidRDefault="008C136C" w14:paraId="00000351" w14:textId="77777777">
      <w:pPr>
        <w:pStyle w:val="Heading4"/>
      </w:pPr>
      <w:bookmarkStart w:name="_Toc167026907" w:id="57"/>
      <w:r>
        <w:t>Provisioning Rule Names</w:t>
      </w:r>
      <w:bookmarkEnd w:id="57"/>
    </w:p>
    <w:p w:rsidR="00A7143A" w:rsidRDefault="00A7143A" w14:paraId="00000352" w14:textId="77777777">
      <w:pPr>
        <w:spacing w:after="0"/>
        <w:ind w:left="720"/>
      </w:pPr>
    </w:p>
    <w:tbl>
      <w:tblPr>
        <w:tblW w:w="97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2425"/>
        <w:gridCol w:w="2425"/>
        <w:gridCol w:w="2425"/>
        <w:gridCol w:w="2425"/>
      </w:tblGrid>
      <w:tr w:rsidR="00A7143A" w14:paraId="0B4EC8EC" w14:textId="77777777">
        <w:trPr>
          <w:trHeight w:val="190"/>
        </w:trPr>
        <w:tc>
          <w:tcPr>
            <w:tcW w:w="2425" w:type="dxa"/>
            <w:shd w:val="clear" w:color="auto" w:fill="6D9EEB"/>
            <w:tcMar>
              <w:top w:w="100" w:type="dxa"/>
              <w:left w:w="100" w:type="dxa"/>
              <w:bottom w:w="100" w:type="dxa"/>
              <w:right w:w="100" w:type="dxa"/>
            </w:tcMar>
          </w:tcPr>
          <w:p w:rsidR="00A7143A" w:rsidRDefault="008C136C" w14:paraId="00000353" w14:textId="77777777">
            <w:pPr>
              <w:widowControl w:val="0"/>
              <w:rPr>
                <w:b/>
                <w:color w:val="FFFFFF"/>
              </w:rPr>
            </w:pPr>
            <w:r>
              <w:rPr>
                <w:b/>
                <w:color w:val="FFFFFF"/>
              </w:rPr>
              <w:t>Provisioning rule name</w:t>
            </w:r>
          </w:p>
        </w:tc>
        <w:tc>
          <w:tcPr>
            <w:tcW w:w="2425" w:type="dxa"/>
            <w:shd w:val="clear" w:color="auto" w:fill="6D9EEB"/>
            <w:tcMar>
              <w:top w:w="100" w:type="dxa"/>
              <w:left w:w="100" w:type="dxa"/>
              <w:bottom w:w="100" w:type="dxa"/>
              <w:right w:w="100" w:type="dxa"/>
            </w:tcMar>
          </w:tcPr>
          <w:p w:rsidR="00A7143A" w:rsidRDefault="008C136C" w14:paraId="00000354" w14:textId="77777777">
            <w:pPr>
              <w:widowControl w:val="0"/>
              <w:rPr>
                <w:b/>
                <w:color w:val="FFFFFF"/>
              </w:rPr>
            </w:pPr>
            <w:r>
              <w:rPr>
                <w:b/>
                <w:color w:val="FFFFFF"/>
              </w:rPr>
              <w:t>Condition</w:t>
            </w:r>
          </w:p>
        </w:tc>
        <w:tc>
          <w:tcPr>
            <w:tcW w:w="2425" w:type="dxa"/>
            <w:shd w:val="clear" w:color="auto" w:fill="6D9EEB"/>
            <w:tcMar>
              <w:top w:w="100" w:type="dxa"/>
              <w:left w:w="100" w:type="dxa"/>
              <w:bottom w:w="100" w:type="dxa"/>
              <w:right w:w="100" w:type="dxa"/>
            </w:tcMar>
          </w:tcPr>
          <w:p w:rsidR="00A7143A" w:rsidRDefault="008C136C" w14:paraId="00000355" w14:textId="77777777">
            <w:pPr>
              <w:widowControl w:val="0"/>
              <w:rPr>
                <w:b/>
                <w:color w:val="FFFFFF"/>
              </w:rPr>
            </w:pPr>
            <w:r>
              <w:rPr>
                <w:b/>
                <w:color w:val="FFFFFF"/>
              </w:rPr>
              <w:t>Provisioning target</w:t>
            </w:r>
          </w:p>
        </w:tc>
        <w:tc>
          <w:tcPr>
            <w:tcW w:w="2425" w:type="dxa"/>
            <w:shd w:val="clear" w:color="auto" w:fill="6D9EEB"/>
          </w:tcPr>
          <w:p w:rsidR="00A7143A" w:rsidRDefault="008C136C" w14:paraId="00000356" w14:textId="77777777">
            <w:pPr>
              <w:widowControl w:val="0"/>
              <w:rPr>
                <w:b/>
                <w:color w:val="FFFFFF"/>
              </w:rPr>
            </w:pPr>
            <w:r>
              <w:rPr>
                <w:b/>
                <w:smallCaps/>
                <w:color w:val="FFFFFF"/>
              </w:rPr>
              <w:t>Event Trigger</w:t>
            </w:r>
          </w:p>
        </w:tc>
      </w:tr>
      <w:tr w:rsidR="00A7143A" w14:paraId="687ECB1E" w14:textId="77777777">
        <w:trPr>
          <w:trHeight w:val="782"/>
        </w:trPr>
        <w:tc>
          <w:tcPr>
            <w:tcW w:w="2425" w:type="dxa"/>
            <w:shd w:val="clear" w:color="auto" w:fill="auto"/>
            <w:tcMar>
              <w:top w:w="100" w:type="dxa"/>
              <w:left w:w="100" w:type="dxa"/>
              <w:bottom w:w="100" w:type="dxa"/>
              <w:right w:w="100" w:type="dxa"/>
            </w:tcMar>
          </w:tcPr>
          <w:p w:rsidR="00A7143A" w:rsidRDefault="008C136C" w14:paraId="00000357" w14:textId="29E94575">
            <w:pPr>
              <w:widowControl w:val="0"/>
            </w:pPr>
            <w:r>
              <w:t xml:space="preserve">UR: Emergency </w:t>
            </w:r>
            <w:r w:rsidR="00623E22">
              <w:t>Termination</w:t>
            </w:r>
          </w:p>
        </w:tc>
        <w:tc>
          <w:tcPr>
            <w:tcW w:w="2425" w:type="dxa"/>
            <w:shd w:val="clear" w:color="auto" w:fill="auto"/>
            <w:tcMar>
              <w:top w:w="100" w:type="dxa"/>
              <w:left w:w="100" w:type="dxa"/>
              <w:bottom w:w="100" w:type="dxa"/>
              <w:right w:w="100" w:type="dxa"/>
            </w:tcMar>
          </w:tcPr>
          <w:p w:rsidR="00A7143A" w:rsidRDefault="008C136C" w14:paraId="00000358" w14:textId="77777777">
            <w:pPr>
              <w:widowControl w:val="0"/>
            </w:pPr>
            <w:r>
              <w:t>Username is not null</w:t>
            </w:r>
          </w:p>
        </w:tc>
        <w:tc>
          <w:tcPr>
            <w:tcW w:w="2425" w:type="dxa"/>
            <w:shd w:val="clear" w:color="auto" w:fill="auto"/>
            <w:tcMar>
              <w:top w:w="100" w:type="dxa"/>
              <w:left w:w="100" w:type="dxa"/>
              <w:bottom w:w="100" w:type="dxa"/>
              <w:right w:w="100" w:type="dxa"/>
            </w:tcMar>
          </w:tcPr>
          <w:p w:rsidR="00A7143A" w:rsidRDefault="008C136C" w14:paraId="00000359" w14:textId="77777777">
            <w:pPr>
              <w:widowControl w:val="0"/>
            </w:pPr>
            <w:r>
              <w:rPr>
                <w:color w:val="000000"/>
              </w:rPr>
              <w:t xml:space="preserve">Creates tasks to disable and deprovision </w:t>
            </w:r>
            <w:proofErr w:type="gramStart"/>
            <w:r>
              <w:rPr>
                <w:color w:val="000000"/>
              </w:rPr>
              <w:t>AD,SNOW</w:t>
            </w:r>
            <w:proofErr w:type="gramEnd"/>
            <w:r>
              <w:rPr>
                <w:color w:val="000000"/>
              </w:rPr>
              <w:t>,DUO,PSDB</w:t>
            </w:r>
          </w:p>
        </w:tc>
        <w:tc>
          <w:tcPr>
            <w:tcW w:w="2425" w:type="dxa"/>
          </w:tcPr>
          <w:p w:rsidR="00A7143A" w:rsidRDefault="008C136C" w14:paraId="0000035A" w14:textId="77777777">
            <w:pPr>
              <w:rPr>
                <w:sz w:val="24"/>
                <w:szCs w:val="24"/>
              </w:rPr>
            </w:pPr>
            <w:r>
              <w:rPr>
                <w:color w:val="000000"/>
              </w:rPr>
              <w:t>Trigger when user removed via one click disable</w:t>
            </w:r>
          </w:p>
          <w:p w:rsidR="00A7143A" w:rsidRDefault="00A7143A" w14:paraId="0000035B" w14:textId="77777777">
            <w:pPr>
              <w:widowControl w:val="0"/>
            </w:pPr>
          </w:p>
        </w:tc>
      </w:tr>
    </w:tbl>
    <w:p w:rsidR="00A7143A" w:rsidRDefault="00A7143A" w14:paraId="0000035C" w14:textId="77777777">
      <w:pPr>
        <w:spacing w:after="0"/>
        <w:ind w:left="720"/>
      </w:pPr>
    </w:p>
    <w:p w:rsidR="00A7143A" w:rsidRDefault="008C136C" w14:paraId="0000035D" w14:textId="77777777">
      <w:pPr>
        <w:spacing w:after="0"/>
        <w:ind w:left="720"/>
      </w:pPr>
      <w:r>
        <w:rPr>
          <w:b/>
          <w:color w:val="2F5496"/>
        </w:rPr>
        <w:t>Immediate Termination</w:t>
      </w:r>
    </w:p>
    <w:p w:rsidR="00A7143A" w:rsidRDefault="008C136C" w14:paraId="0000035E" w14:textId="77777777">
      <w:pPr>
        <w:numPr>
          <w:ilvl w:val="0"/>
          <w:numId w:val="17"/>
        </w:numPr>
        <w:spacing w:after="0"/>
      </w:pPr>
      <w:r>
        <w:t>This functionality will be enabled for Admin users.</w:t>
      </w:r>
    </w:p>
    <w:p w:rsidR="00A7143A" w:rsidRDefault="008C136C" w14:paraId="0000035F" w14:textId="77777777">
      <w:pPr>
        <w:numPr>
          <w:ilvl w:val="0"/>
          <w:numId w:val="17"/>
        </w:numPr>
        <w:pBdr>
          <w:top w:val="nil"/>
          <w:left w:val="nil"/>
          <w:bottom w:val="nil"/>
          <w:right w:val="nil"/>
          <w:between w:val="nil"/>
        </w:pBdr>
        <w:spacing w:before="0" w:after="0"/>
      </w:pPr>
      <w:r>
        <w:t>Admin can login and select the “One Click Disable” tile on the home page to terminate any given identity immediately.</w:t>
      </w:r>
    </w:p>
    <w:p w:rsidR="00A7143A" w:rsidRDefault="008C136C" w14:paraId="00000360" w14:textId="77777777">
      <w:pPr>
        <w:numPr>
          <w:ilvl w:val="0"/>
          <w:numId w:val="17"/>
        </w:numPr>
        <w:pBdr>
          <w:top w:val="nil"/>
          <w:left w:val="nil"/>
          <w:bottom w:val="nil"/>
          <w:right w:val="nil"/>
          <w:between w:val="nil"/>
        </w:pBdr>
        <w:spacing w:before="0" w:after="0"/>
      </w:pPr>
      <w:r>
        <w:t>On successful request submission, users will get disabled in EIC and all downstream application access will get removed.</w:t>
      </w:r>
    </w:p>
    <w:p w:rsidR="00A7143A" w:rsidRDefault="00C50A30" w14:paraId="00000361" w14:textId="77777777">
      <w:pPr>
        <w:spacing w:before="240" w:after="240"/>
      </w:pPr>
      <w:r>
        <w:rPr>
          <w:noProof/>
        </w:rPr>
        <w:drawing>
          <wp:inline distT="114300" distB="114300" distL="114300" distR="114300" wp14:anchorId="146664CF" wp14:editId="37360542">
            <wp:extent cx="5943600" cy="2705100"/>
            <wp:effectExtent l="12700" t="12700" r="12700" b="12700"/>
            <wp:docPr id="273" name="Picture 273"/>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3"/>
                    <a:srcRect/>
                    <a:stretch>
                      <a:fillRect/>
                    </a:stretch>
                  </pic:blipFill>
                  <pic:spPr>
                    <a:xfrm>
                      <a:off x="0" y="0"/>
                      <a:ext cx="5943600" cy="2705100"/>
                    </a:xfrm>
                    <a:prstGeom prst="rect">
                      <a:avLst/>
                    </a:prstGeom>
                    <a:ln w="12700">
                      <a:solidFill>
                        <a:srgbClr val="000000"/>
                      </a:solidFill>
                      <a:prstDash val="solid"/>
                    </a:ln>
                  </pic:spPr>
                </pic:pic>
              </a:graphicData>
            </a:graphic>
          </wp:inline>
        </w:drawing>
      </w:r>
    </w:p>
    <w:p w:rsidR="00A7143A" w:rsidRDefault="00A7143A" w14:paraId="00000362" w14:textId="77777777">
      <w:pPr>
        <w:spacing w:after="0"/>
        <w:rPr>
          <w:b/>
          <w:color w:val="2F5496"/>
        </w:rPr>
      </w:pPr>
    </w:p>
    <w:p w:rsidR="00A7143A" w:rsidRDefault="008C136C" w14:paraId="00000363" w14:textId="77777777">
      <w:pPr>
        <w:spacing w:after="0"/>
      </w:pPr>
      <w:r>
        <w:rPr>
          <w:b/>
          <w:color w:val="2F5496"/>
        </w:rPr>
        <w:t>Revoke user azure session</w:t>
      </w:r>
    </w:p>
    <w:p w:rsidR="00A7143A" w:rsidRDefault="00C50A30" w14:paraId="00000364" w14:textId="77777777">
      <w:pPr>
        <w:spacing w:before="240" w:after="240"/>
      </w:pPr>
      <w:r>
        <w:rPr>
          <w:noProof/>
        </w:rPr>
        <w:drawing>
          <wp:inline distT="0" distB="0" distL="0" distR="0" wp14:anchorId="2E748753" wp14:editId="47784688">
            <wp:extent cx="5048509" cy="1930499"/>
            <wp:effectExtent l="0" t="0" r="0" b="0"/>
            <wp:docPr id="274" name="Picture 274"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2.png" descr="Diagram&#10;&#10;Description automatically generated"/>
                    <pic:cNvPicPr preferRelativeResize="0"/>
                  </pic:nvPicPr>
                  <pic:blipFill>
                    <a:blip r:embed="rId34"/>
                    <a:srcRect/>
                    <a:stretch>
                      <a:fillRect/>
                    </a:stretch>
                  </pic:blipFill>
                  <pic:spPr>
                    <a:xfrm>
                      <a:off x="0" y="0"/>
                      <a:ext cx="5048509" cy="1930499"/>
                    </a:xfrm>
                    <a:prstGeom prst="rect">
                      <a:avLst/>
                    </a:prstGeom>
                    <a:ln/>
                  </pic:spPr>
                </pic:pic>
              </a:graphicData>
            </a:graphic>
          </wp:inline>
        </w:drawing>
      </w:r>
    </w:p>
    <w:p w:rsidR="00A7143A" w:rsidRDefault="008C136C" w14:paraId="00000365" w14:textId="77777777">
      <w:pPr>
        <w:numPr>
          <w:ilvl w:val="1"/>
          <w:numId w:val="32"/>
        </w:numPr>
        <w:pBdr>
          <w:top w:val="nil"/>
          <w:left w:val="nil"/>
          <w:bottom w:val="nil"/>
          <w:right w:val="nil"/>
          <w:between w:val="nil"/>
        </w:pBdr>
        <w:spacing w:before="240" w:after="0"/>
      </w:pPr>
      <w:r>
        <w:rPr>
          <w:color w:val="000000"/>
        </w:rPr>
        <w:t xml:space="preserve">Saviynt will use its </w:t>
      </w:r>
      <w:r>
        <w:t>Windows</w:t>
      </w:r>
      <w:r>
        <w:rPr>
          <w:color w:val="000000"/>
        </w:rPr>
        <w:t xml:space="preserve"> PowerShell connector to execute or call the PowerShell scripts to revoke Azure sessions. </w:t>
      </w:r>
    </w:p>
    <w:p w:rsidR="00A7143A" w:rsidRDefault="008C136C" w14:paraId="00000366" w14:textId="77777777">
      <w:pPr>
        <w:numPr>
          <w:ilvl w:val="1"/>
          <w:numId w:val="32"/>
        </w:numPr>
        <w:pBdr>
          <w:top w:val="nil"/>
          <w:left w:val="nil"/>
          <w:bottom w:val="nil"/>
          <w:right w:val="nil"/>
          <w:between w:val="nil"/>
        </w:pBdr>
        <w:spacing w:before="0" w:after="240"/>
      </w:pPr>
      <w:r>
        <w:rPr>
          <w:color w:val="000000"/>
        </w:rPr>
        <w:t xml:space="preserve">This will be achieved </w:t>
      </w:r>
      <w:r>
        <w:t>by</w:t>
      </w:r>
      <w:r>
        <w:rPr>
          <w:color w:val="000000"/>
        </w:rPr>
        <w:t xml:space="preserve"> creating a separate endpoint which </w:t>
      </w:r>
      <w:r>
        <w:t>will use</w:t>
      </w:r>
      <w:r>
        <w:rPr>
          <w:color w:val="000000"/>
        </w:rPr>
        <w:t xml:space="preserve"> AD connection for reconciliation </w:t>
      </w:r>
      <w:proofErr w:type="gramStart"/>
      <w:r>
        <w:rPr>
          <w:color w:val="000000"/>
        </w:rPr>
        <w:t>and  windows</w:t>
      </w:r>
      <w:proofErr w:type="gramEnd"/>
      <w:r>
        <w:rPr>
          <w:color w:val="000000"/>
        </w:rPr>
        <w:t xml:space="preserve"> PowerShell connector for the provisioning actions. </w:t>
      </w:r>
    </w:p>
    <w:p w:rsidR="00A7143A" w:rsidRDefault="008C136C" w14:paraId="00000367" w14:textId="77777777">
      <w:pPr>
        <w:pStyle w:val="Heading1"/>
        <w:numPr>
          <w:ilvl w:val="0"/>
          <w:numId w:val="27"/>
        </w:numPr>
      </w:pPr>
      <w:bookmarkStart w:name="_Toc167026908" w:id="58"/>
      <w:r>
        <w:t>Active Directory Provisioning</w:t>
      </w:r>
      <w:bookmarkEnd w:id="58"/>
    </w:p>
    <w:p w:rsidR="00A7143A" w:rsidRDefault="00A7143A" w14:paraId="00000368" w14:textId="77777777">
      <w:pPr>
        <w:pBdr>
          <w:top w:val="nil"/>
          <w:left w:val="nil"/>
          <w:bottom w:val="nil"/>
          <w:right w:val="nil"/>
          <w:between w:val="nil"/>
        </w:pBdr>
        <w:spacing w:before="0" w:after="120"/>
        <w:rPr>
          <w:color w:val="000000"/>
        </w:rPr>
      </w:pPr>
    </w:p>
    <w:p w:rsidR="00A7143A" w:rsidRDefault="008C136C" w14:paraId="00000369" w14:textId="77777777">
      <w:pPr>
        <w:pBdr>
          <w:top w:val="nil"/>
          <w:left w:val="nil"/>
          <w:bottom w:val="nil"/>
          <w:right w:val="nil"/>
          <w:between w:val="nil"/>
        </w:pBdr>
        <w:spacing w:before="0" w:after="120"/>
      </w:pPr>
      <w:r>
        <w:rPr>
          <w:color w:val="000000"/>
        </w:rPr>
        <w:t>Saviynt will support the provisioning, aggregation, and correlation of users for Active Directory applications. Saviynt IGA will utilize an AD OOTB connector for handling the provisioning to AD.</w:t>
      </w:r>
    </w:p>
    <w:p w:rsidR="00A7143A" w:rsidRDefault="008C136C" w14:paraId="0000036A" w14:textId="77777777">
      <w:pPr>
        <w:pStyle w:val="Heading4"/>
      </w:pPr>
      <w:bookmarkStart w:name="_Toc167026909" w:id="59"/>
      <w:r>
        <w:t>10.1 Assumptions:</w:t>
      </w:r>
      <w:bookmarkEnd w:id="59"/>
    </w:p>
    <w:p w:rsidR="00A7143A" w:rsidRDefault="008C136C" w14:paraId="0000036B" w14:textId="77777777">
      <w:pPr>
        <w:numPr>
          <w:ilvl w:val="0"/>
          <w:numId w:val="34"/>
        </w:numPr>
        <w:pBdr>
          <w:top w:val="nil"/>
          <w:left w:val="nil"/>
          <w:bottom w:val="nil"/>
          <w:right w:val="nil"/>
          <w:between w:val="nil"/>
        </w:pBdr>
        <w:spacing w:after="0"/>
        <w:rPr>
          <w:smallCaps/>
          <w:color w:val="000000"/>
        </w:rPr>
      </w:pPr>
      <w:r>
        <w:t>Sentara will update the unique identifier for all existing accounts.</w:t>
      </w:r>
    </w:p>
    <w:p w:rsidR="00A7143A" w:rsidRDefault="008C136C" w14:paraId="0000036C" w14:textId="77777777">
      <w:pPr>
        <w:numPr>
          <w:ilvl w:val="0"/>
          <w:numId w:val="34"/>
        </w:numPr>
        <w:pBdr>
          <w:top w:val="nil"/>
          <w:left w:val="nil"/>
          <w:bottom w:val="nil"/>
          <w:right w:val="nil"/>
          <w:between w:val="nil"/>
        </w:pBdr>
        <w:spacing w:before="0"/>
        <w:rPr>
          <w:smallCaps/>
          <w:color w:val="000000"/>
        </w:rPr>
      </w:pPr>
      <w:r>
        <w:t xml:space="preserve">Saviynt will import all the users from Graveyard OU for unique </w:t>
      </w:r>
      <w:proofErr w:type="spellStart"/>
      <w:r>
        <w:t>SamAccountName</w:t>
      </w:r>
      <w:proofErr w:type="spellEnd"/>
      <w:r>
        <w:t xml:space="preserve"> generation</w:t>
      </w:r>
      <w:r>
        <w:rPr>
          <w:smallCaps/>
          <w:color w:val="000000"/>
        </w:rPr>
        <w:br/>
      </w:r>
    </w:p>
    <w:p w:rsidR="00A7143A" w:rsidRDefault="008C136C" w14:paraId="0000036D" w14:textId="77777777">
      <w:pPr>
        <w:pStyle w:val="Heading4"/>
      </w:pPr>
      <w:bookmarkStart w:name="_Toc167026910" w:id="60"/>
      <w:r>
        <w:t>10.2 Prerequisites:</w:t>
      </w:r>
      <w:bookmarkEnd w:id="60"/>
    </w:p>
    <w:p w:rsidR="00A7143A" w:rsidRDefault="008C136C" w14:paraId="0000036E" w14:textId="77777777">
      <w:pPr>
        <w:numPr>
          <w:ilvl w:val="0"/>
          <w:numId w:val="26"/>
        </w:numPr>
        <w:pBdr>
          <w:top w:val="nil"/>
          <w:left w:val="nil"/>
          <w:bottom w:val="nil"/>
          <w:right w:val="nil"/>
          <w:between w:val="nil"/>
        </w:pBdr>
        <w:spacing w:after="0" w:line="240" w:lineRule="auto"/>
      </w:pPr>
      <w:r>
        <w:rPr>
          <w:color w:val="000000"/>
        </w:rPr>
        <w:t xml:space="preserve">Service Account details </w:t>
      </w:r>
      <w:r>
        <w:t xml:space="preserve">for AD connection </w:t>
      </w:r>
    </w:p>
    <w:p w:rsidR="00A7143A" w:rsidRDefault="008C136C" w14:paraId="0000036F" w14:textId="77777777">
      <w:pPr>
        <w:numPr>
          <w:ilvl w:val="0"/>
          <w:numId w:val="26"/>
        </w:numPr>
        <w:pBdr>
          <w:top w:val="nil"/>
          <w:left w:val="nil"/>
          <w:bottom w:val="nil"/>
          <w:right w:val="nil"/>
          <w:between w:val="nil"/>
        </w:pBdr>
        <w:spacing w:before="0" w:after="0" w:line="240" w:lineRule="auto"/>
      </w:pPr>
      <w:r>
        <w:rPr>
          <w:color w:val="000000"/>
        </w:rPr>
        <w:t xml:space="preserve">AD Domain certificate </w:t>
      </w:r>
      <w:r>
        <w:t>for AD connectivity over SSL</w:t>
      </w:r>
    </w:p>
    <w:p w:rsidR="00A7143A" w:rsidRDefault="008C136C" w14:paraId="00000370" w14:textId="23A2EEB0">
      <w:pPr>
        <w:numPr>
          <w:ilvl w:val="0"/>
          <w:numId w:val="26"/>
        </w:numPr>
        <w:pBdr>
          <w:top w:val="nil"/>
          <w:left w:val="nil"/>
          <w:bottom w:val="nil"/>
          <w:right w:val="nil"/>
          <w:between w:val="nil"/>
        </w:pBdr>
        <w:spacing w:before="0" w:after="0" w:line="240" w:lineRule="auto"/>
      </w:pPr>
      <w:r>
        <w:t xml:space="preserve">Successful </w:t>
      </w:r>
      <w:r>
        <w:rPr>
          <w:color w:val="000000"/>
        </w:rPr>
        <w:t xml:space="preserve">Connectivity from Saviynt to AD </w:t>
      </w:r>
      <w:r>
        <w:t xml:space="preserve">via </w:t>
      </w:r>
      <w:proofErr w:type="spellStart"/>
      <w:r>
        <w:t>I</w:t>
      </w:r>
      <w:r w:rsidR="005D69B0">
        <w:t>p</w:t>
      </w:r>
      <w:r>
        <w:t>sec</w:t>
      </w:r>
      <w:proofErr w:type="spellEnd"/>
      <w:r>
        <w:rPr>
          <w:color w:val="000000"/>
        </w:rPr>
        <w:t xml:space="preserve"> tunne</w:t>
      </w:r>
      <w:r>
        <w:t>l</w:t>
      </w:r>
    </w:p>
    <w:p w:rsidR="00A7143A" w:rsidRDefault="008C136C" w14:paraId="00000371" w14:textId="77777777">
      <w:pPr>
        <w:numPr>
          <w:ilvl w:val="0"/>
          <w:numId w:val="26"/>
        </w:numPr>
        <w:pBdr>
          <w:top w:val="nil"/>
          <w:left w:val="nil"/>
          <w:bottom w:val="nil"/>
          <w:right w:val="nil"/>
          <w:between w:val="nil"/>
        </w:pBdr>
        <w:spacing w:before="0" w:after="0" w:line="240" w:lineRule="auto"/>
        <w:rPr>
          <w:color w:val="000000"/>
        </w:rPr>
      </w:pPr>
      <w:r>
        <w:rPr>
          <w:color w:val="000000"/>
        </w:rPr>
        <w:t>Password Policy</w:t>
      </w:r>
    </w:p>
    <w:p w:rsidR="00A7143A" w:rsidRDefault="008C136C" w14:paraId="00000372" w14:textId="77777777">
      <w:pPr>
        <w:numPr>
          <w:ilvl w:val="0"/>
          <w:numId w:val="26"/>
        </w:numPr>
        <w:pBdr>
          <w:top w:val="nil"/>
          <w:left w:val="nil"/>
          <w:bottom w:val="nil"/>
          <w:right w:val="nil"/>
          <w:between w:val="nil"/>
        </w:pBdr>
        <w:spacing w:before="0" w:after="0" w:line="240" w:lineRule="auto"/>
        <w:rPr>
          <w:color w:val="000000"/>
        </w:rPr>
      </w:pPr>
      <w:r>
        <w:rPr>
          <w:color w:val="000000"/>
        </w:rPr>
        <w:t>OU details for provisioning and reconciliation</w:t>
      </w:r>
    </w:p>
    <w:p w:rsidR="00A7143A" w:rsidRDefault="008C136C" w14:paraId="00000373" w14:textId="77777777">
      <w:pPr>
        <w:numPr>
          <w:ilvl w:val="0"/>
          <w:numId w:val="26"/>
        </w:numPr>
        <w:pBdr>
          <w:top w:val="nil"/>
          <w:left w:val="nil"/>
          <w:bottom w:val="nil"/>
          <w:right w:val="nil"/>
          <w:between w:val="nil"/>
        </w:pBdr>
        <w:spacing w:before="0" w:line="240" w:lineRule="auto"/>
        <w:rPr>
          <w:color w:val="000000"/>
        </w:rPr>
      </w:pPr>
      <w:r>
        <w:rPr>
          <w:color w:val="000000"/>
        </w:rPr>
        <w:t>Attribute Mapping details</w:t>
      </w:r>
    </w:p>
    <w:p w:rsidR="00A7143A" w:rsidRDefault="008C136C" w14:paraId="00000374" w14:textId="77777777">
      <w:pPr>
        <w:pStyle w:val="Heading4"/>
        <w:rPr>
          <w:color w:val="000000"/>
          <w:sz w:val="27"/>
          <w:szCs w:val="27"/>
        </w:rPr>
      </w:pPr>
      <w:bookmarkStart w:name="_Toc167026911" w:id="61"/>
      <w:r>
        <w:t>10.3 Connection Design</w:t>
      </w:r>
      <w:bookmarkEnd w:id="61"/>
    </w:p>
    <w:p w:rsidR="00A7143A" w:rsidRDefault="008C136C" w14:paraId="00000375" w14:textId="77777777">
      <w:pPr>
        <w:pBdr>
          <w:top w:val="nil"/>
          <w:left w:val="nil"/>
          <w:bottom w:val="nil"/>
          <w:right w:val="nil"/>
          <w:between w:val="nil"/>
        </w:pBdr>
        <w:rPr>
          <w:color w:val="000000"/>
          <w:sz w:val="24"/>
          <w:szCs w:val="24"/>
        </w:rPr>
      </w:pPr>
      <w:r>
        <w:rPr>
          <w:color w:val="000000"/>
        </w:rPr>
        <w:t>Saviynt will use the OOTB AD connector to integrate with the AD application.</w:t>
      </w:r>
    </w:p>
    <w:p w:rsidR="00A7143A" w:rsidRDefault="008C136C" w14:paraId="00000376" w14:textId="77777777">
      <w:pPr>
        <w:pBdr>
          <w:top w:val="nil"/>
          <w:left w:val="nil"/>
          <w:bottom w:val="nil"/>
          <w:right w:val="nil"/>
          <w:between w:val="nil"/>
        </w:pBdr>
        <w:rPr>
          <w:color w:val="000000"/>
          <w:sz w:val="24"/>
          <w:szCs w:val="24"/>
        </w:rPr>
      </w:pPr>
      <w:r>
        <w:rPr>
          <w:color w:val="000000"/>
        </w:rPr>
        <w:t>The integration flow of AD with Saviynt involves.</w:t>
      </w:r>
    </w:p>
    <w:p w:rsidR="00A7143A" w:rsidRDefault="008C136C" w14:paraId="00000377" w14:textId="77777777">
      <w:pPr>
        <w:numPr>
          <w:ilvl w:val="0"/>
          <w:numId w:val="18"/>
        </w:numPr>
        <w:pBdr>
          <w:top w:val="nil"/>
          <w:left w:val="nil"/>
          <w:bottom w:val="nil"/>
          <w:right w:val="nil"/>
          <w:between w:val="nil"/>
        </w:pBdr>
        <w:spacing w:after="0" w:line="240" w:lineRule="auto"/>
      </w:pPr>
      <w:r>
        <w:t>EIC</w:t>
      </w:r>
      <w:r>
        <w:rPr>
          <w:color w:val="000000"/>
        </w:rPr>
        <w:t xml:space="preserve"> will import the user information at periodic intervals from the HR source.</w:t>
      </w:r>
    </w:p>
    <w:p w:rsidR="00A7143A" w:rsidRDefault="008C136C" w14:paraId="00000378" w14:textId="77777777">
      <w:pPr>
        <w:numPr>
          <w:ilvl w:val="0"/>
          <w:numId w:val="18"/>
        </w:numPr>
        <w:pBdr>
          <w:top w:val="nil"/>
          <w:left w:val="nil"/>
          <w:bottom w:val="nil"/>
          <w:right w:val="nil"/>
          <w:between w:val="nil"/>
        </w:pBdr>
        <w:spacing w:before="0" w:after="0" w:line="240" w:lineRule="auto"/>
      </w:pPr>
      <w:r>
        <w:t>EIC creates/updates user records received from HR in the identity repository.</w:t>
      </w:r>
    </w:p>
    <w:p w:rsidR="00A7143A" w:rsidRDefault="008C136C" w14:paraId="00000379" w14:textId="77777777">
      <w:pPr>
        <w:numPr>
          <w:ilvl w:val="0"/>
          <w:numId w:val="18"/>
        </w:numPr>
        <w:pBdr>
          <w:top w:val="nil"/>
          <w:left w:val="nil"/>
          <w:bottom w:val="nil"/>
          <w:right w:val="nil"/>
          <w:between w:val="nil"/>
        </w:pBdr>
        <w:spacing w:before="0" w:after="0" w:line="240" w:lineRule="auto"/>
      </w:pPr>
      <w:r>
        <w:t>EIC will execute the Create/Update/Delete accounts and groups provisioning.</w:t>
      </w:r>
    </w:p>
    <w:p w:rsidR="00A7143A" w:rsidRDefault="008C136C" w14:paraId="0000037A" w14:textId="77777777">
      <w:pPr>
        <w:numPr>
          <w:ilvl w:val="0"/>
          <w:numId w:val="18"/>
        </w:numPr>
        <w:pBdr>
          <w:top w:val="nil"/>
          <w:left w:val="nil"/>
          <w:bottom w:val="nil"/>
          <w:right w:val="nil"/>
          <w:between w:val="nil"/>
        </w:pBdr>
        <w:spacing w:before="0" w:after="0" w:line="240" w:lineRule="auto"/>
      </w:pPr>
      <w:r>
        <w:t>EIC will generate the new random password during account creation and will notify the user manager.</w:t>
      </w:r>
    </w:p>
    <w:p w:rsidR="00A7143A" w:rsidRDefault="008C136C" w14:paraId="0000037B" w14:textId="77777777">
      <w:pPr>
        <w:numPr>
          <w:ilvl w:val="0"/>
          <w:numId w:val="18"/>
        </w:numPr>
        <w:pBdr>
          <w:top w:val="nil"/>
          <w:left w:val="nil"/>
          <w:bottom w:val="nil"/>
          <w:right w:val="nil"/>
          <w:between w:val="nil"/>
        </w:pBdr>
        <w:spacing w:before="0" w:line="240" w:lineRule="auto"/>
      </w:pPr>
      <w:r>
        <w:t>EIC will store all the event information for audit purposes.</w:t>
      </w:r>
    </w:p>
    <w:p w:rsidR="00A7143A" w:rsidRDefault="00C50A30" w14:paraId="0000037C" w14:textId="77777777">
      <w:pPr>
        <w:pBdr>
          <w:top w:val="nil"/>
          <w:left w:val="nil"/>
          <w:bottom w:val="nil"/>
          <w:right w:val="nil"/>
          <w:between w:val="nil"/>
        </w:pBdr>
        <w:rPr>
          <w:color w:val="000000"/>
          <w:sz w:val="24"/>
          <w:szCs w:val="24"/>
        </w:rPr>
      </w:pPr>
      <w:r>
        <w:rPr>
          <w:noProof/>
          <w:color w:val="000000"/>
        </w:rPr>
        <w:drawing>
          <wp:inline distT="0" distB="0" distL="0" distR="0" wp14:anchorId="6C369EE7" wp14:editId="067AF969">
            <wp:extent cx="5438775" cy="1351280"/>
            <wp:effectExtent l="0" t="0" r="0" b="0"/>
            <wp:docPr id="275" name="Picture 275"/>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a:stretch>
                      <a:fillRect/>
                    </a:stretch>
                  </pic:blipFill>
                  <pic:spPr>
                    <a:xfrm>
                      <a:off x="0" y="0"/>
                      <a:ext cx="5438775" cy="1351280"/>
                    </a:xfrm>
                    <a:prstGeom prst="rect">
                      <a:avLst/>
                    </a:prstGeom>
                    <a:ln/>
                  </pic:spPr>
                </pic:pic>
              </a:graphicData>
            </a:graphic>
          </wp:inline>
        </w:drawing>
      </w:r>
    </w:p>
    <w:p w:rsidR="00A7143A" w:rsidRDefault="008C136C" w14:paraId="0000037D" w14:textId="77777777">
      <w:pPr>
        <w:pStyle w:val="Heading4"/>
      </w:pPr>
      <w:bookmarkStart w:name="_Toc167026912" w:id="62"/>
      <w:r>
        <w:t>10.4 Saviynt-AD Import Attribute Mapping</w:t>
      </w:r>
      <w:bookmarkEnd w:id="62"/>
    </w:p>
    <w:p w:rsidR="00A7143A" w:rsidRDefault="0009332B" w14:paraId="0000037E" w14:textId="0B9922E5">
      <w:pPr>
        <w:rPr>
          <w:smallCaps/>
          <w:color w:val="2F5496"/>
        </w:rPr>
      </w:pPr>
      <w:r>
        <w:rPr>
          <w:smallCaps/>
          <w:color w:val="2F5496"/>
        </w:rPr>
        <w:t xml:space="preserve">     Refer Appendix</w:t>
      </w:r>
    </w:p>
    <w:p w:rsidR="00A7143A" w:rsidRDefault="00A7143A" w14:paraId="000003A1" w14:textId="77777777">
      <w:pPr>
        <w:pBdr>
          <w:top w:val="nil"/>
          <w:left w:val="nil"/>
          <w:bottom w:val="nil"/>
          <w:right w:val="nil"/>
          <w:between w:val="nil"/>
        </w:pBdr>
        <w:rPr>
          <w:color w:val="000000"/>
          <w:sz w:val="24"/>
          <w:szCs w:val="24"/>
        </w:rPr>
      </w:pPr>
    </w:p>
    <w:p w:rsidR="00A7143A" w:rsidRDefault="008C136C" w14:paraId="000003A2" w14:textId="77777777">
      <w:pPr>
        <w:pStyle w:val="Heading4"/>
      </w:pPr>
      <w:bookmarkStart w:name="_Toc167026913" w:id="63"/>
      <w:r>
        <w:t>10.5 AD Account Management Processes</w:t>
      </w:r>
      <w:bookmarkEnd w:id="63"/>
    </w:p>
    <w:p w:rsidR="00A7143A" w:rsidRDefault="008C136C" w14:paraId="000003A3" w14:textId="77777777">
      <w:pPr>
        <w:pBdr>
          <w:top w:val="nil"/>
          <w:left w:val="nil"/>
          <w:bottom w:val="nil"/>
          <w:right w:val="nil"/>
          <w:between w:val="nil"/>
        </w:pBdr>
        <w:rPr>
          <w:color w:val="000000"/>
          <w:sz w:val="24"/>
          <w:szCs w:val="24"/>
        </w:rPr>
      </w:pPr>
      <w:r>
        <w:rPr>
          <w:color w:val="000000"/>
        </w:rPr>
        <w:t>This section describes the account lifecycle process flow for AD application.</w:t>
      </w:r>
    </w:p>
    <w:p w:rsidR="00A7143A" w:rsidRDefault="008C136C" w14:paraId="000003A4" w14:textId="77777777">
      <w:pPr>
        <w:pStyle w:val="Heading5"/>
      </w:pPr>
      <w:bookmarkStart w:name="_Toc167026914" w:id="64"/>
      <w:r>
        <w:t>Important Rules</w:t>
      </w:r>
      <w:bookmarkEnd w:id="64"/>
    </w:p>
    <w:p w:rsidR="00A7143A" w:rsidRDefault="00A7143A" w14:paraId="000003A5" w14:textId="77777777"/>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3120"/>
        <w:gridCol w:w="3120"/>
        <w:gridCol w:w="3120"/>
      </w:tblGrid>
      <w:tr w:rsidR="00A7143A" w14:paraId="662D8427" w14:textId="77777777">
        <w:tc>
          <w:tcPr>
            <w:tcW w:w="3120" w:type="dxa"/>
            <w:shd w:val="clear" w:color="auto" w:fill="6D9EEB"/>
            <w:tcMar>
              <w:top w:w="100" w:type="dxa"/>
              <w:left w:w="100" w:type="dxa"/>
              <w:bottom w:w="100" w:type="dxa"/>
              <w:right w:w="100" w:type="dxa"/>
            </w:tcMar>
          </w:tcPr>
          <w:p w:rsidR="00A7143A" w:rsidRDefault="008C136C" w14:paraId="000003A6" w14:textId="77777777">
            <w:pPr>
              <w:widowControl w:val="0"/>
              <w:rPr>
                <w:b/>
                <w:color w:val="FFFFFF"/>
              </w:rPr>
            </w:pPr>
            <w:r>
              <w:rPr>
                <w:b/>
                <w:color w:val="FFFFFF"/>
              </w:rPr>
              <w:t>Rule name</w:t>
            </w:r>
          </w:p>
        </w:tc>
        <w:tc>
          <w:tcPr>
            <w:tcW w:w="3120" w:type="dxa"/>
            <w:shd w:val="clear" w:color="auto" w:fill="6D9EEB"/>
            <w:tcMar>
              <w:top w:w="100" w:type="dxa"/>
              <w:left w:w="100" w:type="dxa"/>
              <w:bottom w:w="100" w:type="dxa"/>
              <w:right w:w="100" w:type="dxa"/>
            </w:tcMar>
          </w:tcPr>
          <w:p w:rsidR="00A7143A" w:rsidRDefault="008C136C" w14:paraId="000003A7" w14:textId="77777777">
            <w:pPr>
              <w:widowControl w:val="0"/>
              <w:rPr>
                <w:b/>
                <w:color w:val="FFFFFF"/>
              </w:rPr>
            </w:pPr>
            <w:r>
              <w:rPr>
                <w:b/>
                <w:color w:val="FFFFFF"/>
              </w:rPr>
              <w:t>Condition</w:t>
            </w:r>
          </w:p>
        </w:tc>
        <w:tc>
          <w:tcPr>
            <w:tcW w:w="3120" w:type="dxa"/>
            <w:shd w:val="clear" w:color="auto" w:fill="6D9EEB"/>
            <w:tcMar>
              <w:top w:w="100" w:type="dxa"/>
              <w:left w:w="100" w:type="dxa"/>
              <w:bottom w:w="100" w:type="dxa"/>
              <w:right w:w="100" w:type="dxa"/>
            </w:tcMar>
          </w:tcPr>
          <w:p w:rsidR="00A7143A" w:rsidRDefault="008C136C" w14:paraId="000003A8" w14:textId="77777777">
            <w:pPr>
              <w:widowControl w:val="0"/>
              <w:rPr>
                <w:b/>
                <w:color w:val="FFFFFF"/>
              </w:rPr>
            </w:pPr>
            <w:r>
              <w:rPr>
                <w:b/>
                <w:color w:val="FFFFFF"/>
              </w:rPr>
              <w:t>Format</w:t>
            </w:r>
          </w:p>
        </w:tc>
      </w:tr>
      <w:tr w:rsidR="00A7143A" w14:paraId="7B33B91C" w14:textId="77777777">
        <w:tc>
          <w:tcPr>
            <w:tcW w:w="3120" w:type="dxa"/>
            <w:shd w:val="clear" w:color="auto" w:fill="auto"/>
            <w:tcMar>
              <w:top w:w="100" w:type="dxa"/>
              <w:left w:w="100" w:type="dxa"/>
              <w:bottom w:w="100" w:type="dxa"/>
              <w:right w:w="100" w:type="dxa"/>
            </w:tcMar>
          </w:tcPr>
          <w:p w:rsidR="00A7143A" w:rsidRDefault="008C136C" w14:paraId="000003A9" w14:textId="77777777">
            <w:pPr>
              <w:widowControl w:val="0"/>
            </w:pPr>
            <w:r>
              <w:t>User correlation rule</w:t>
            </w:r>
          </w:p>
        </w:tc>
        <w:tc>
          <w:tcPr>
            <w:tcW w:w="3120" w:type="dxa"/>
            <w:shd w:val="clear" w:color="auto" w:fill="auto"/>
            <w:tcMar>
              <w:top w:w="100" w:type="dxa"/>
              <w:left w:w="100" w:type="dxa"/>
              <w:bottom w:w="100" w:type="dxa"/>
              <w:right w:w="100" w:type="dxa"/>
            </w:tcMar>
          </w:tcPr>
          <w:p w:rsidR="00A7143A" w:rsidRDefault="008C136C" w14:paraId="000003AA" w14:textId="77777777">
            <w:pPr>
              <w:widowControl w:val="0"/>
            </w:pPr>
            <w:proofErr w:type="spellStart"/>
            <w:r>
              <w:t>CPx</w:t>
            </w:r>
            <w:proofErr w:type="spellEnd"/>
            <w:r>
              <w:t>=</w:t>
            </w:r>
            <w:proofErr w:type="spellStart"/>
            <w:r>
              <w:t>samAccountName</w:t>
            </w:r>
            <w:proofErr w:type="spellEnd"/>
          </w:p>
        </w:tc>
        <w:tc>
          <w:tcPr>
            <w:tcW w:w="3120" w:type="dxa"/>
            <w:shd w:val="clear" w:color="auto" w:fill="auto"/>
            <w:tcMar>
              <w:top w:w="100" w:type="dxa"/>
              <w:left w:w="100" w:type="dxa"/>
              <w:bottom w:w="100" w:type="dxa"/>
              <w:right w:w="100" w:type="dxa"/>
            </w:tcMar>
          </w:tcPr>
          <w:p w:rsidR="00A7143A" w:rsidRDefault="008C136C" w14:paraId="000003AB" w14:textId="77777777">
            <w:pPr>
              <w:widowControl w:val="0"/>
            </w:pPr>
            <w:r>
              <w:t>-</w:t>
            </w:r>
          </w:p>
        </w:tc>
      </w:tr>
      <w:tr w:rsidR="00A7143A" w14:paraId="0A516B6D" w14:textId="77777777">
        <w:tc>
          <w:tcPr>
            <w:tcW w:w="3120" w:type="dxa"/>
            <w:shd w:val="clear" w:color="auto" w:fill="auto"/>
            <w:tcMar>
              <w:top w:w="100" w:type="dxa"/>
              <w:left w:w="100" w:type="dxa"/>
              <w:bottom w:w="100" w:type="dxa"/>
              <w:right w:w="100" w:type="dxa"/>
            </w:tcMar>
          </w:tcPr>
          <w:p w:rsidR="00A7143A" w:rsidRDefault="008C136C" w14:paraId="000003AC" w14:textId="77777777">
            <w:pPr>
              <w:widowControl w:val="0"/>
            </w:pPr>
            <w:r>
              <w:t>Account Name Rule</w:t>
            </w:r>
          </w:p>
        </w:tc>
        <w:tc>
          <w:tcPr>
            <w:tcW w:w="3120" w:type="dxa"/>
            <w:shd w:val="clear" w:color="auto" w:fill="auto"/>
            <w:tcMar>
              <w:top w:w="100" w:type="dxa"/>
              <w:left w:w="100" w:type="dxa"/>
              <w:bottom w:w="100" w:type="dxa"/>
              <w:right w:w="100" w:type="dxa"/>
            </w:tcMar>
          </w:tcPr>
          <w:p w:rsidR="00A7143A" w:rsidRDefault="008C136C" w14:paraId="000003AD" w14:textId="77777777">
            <w:pPr>
              <w:widowControl w:val="0"/>
            </w:pPr>
            <w:proofErr w:type="spellStart"/>
            <w:r>
              <w:t>SamAccountName</w:t>
            </w:r>
            <w:proofErr w:type="spellEnd"/>
          </w:p>
        </w:tc>
        <w:tc>
          <w:tcPr>
            <w:tcW w:w="3120" w:type="dxa"/>
            <w:shd w:val="clear" w:color="auto" w:fill="auto"/>
            <w:tcMar>
              <w:top w:w="100" w:type="dxa"/>
              <w:left w:w="100" w:type="dxa"/>
              <w:bottom w:w="100" w:type="dxa"/>
              <w:right w:w="100" w:type="dxa"/>
            </w:tcMar>
          </w:tcPr>
          <w:p w:rsidR="00A7143A" w:rsidRDefault="008C136C" w14:paraId="000003AE" w14:textId="77777777">
            <w:pPr>
              <w:widowControl w:val="0"/>
            </w:pPr>
            <w:r>
              <w:t xml:space="preserve">As explained in </w:t>
            </w:r>
            <w:proofErr w:type="spellStart"/>
            <w:r>
              <w:t>uniquename</w:t>
            </w:r>
            <w:proofErr w:type="spellEnd"/>
            <w:r>
              <w:t xml:space="preserve"> generation</w:t>
            </w:r>
          </w:p>
        </w:tc>
      </w:tr>
      <w:tr w:rsidR="00A7143A" w14:paraId="7092D8A3" w14:textId="77777777">
        <w:tc>
          <w:tcPr>
            <w:tcW w:w="3120" w:type="dxa"/>
            <w:shd w:val="clear" w:color="auto" w:fill="auto"/>
            <w:tcMar>
              <w:top w:w="100" w:type="dxa"/>
              <w:left w:w="100" w:type="dxa"/>
              <w:bottom w:w="100" w:type="dxa"/>
              <w:right w:w="100" w:type="dxa"/>
            </w:tcMar>
          </w:tcPr>
          <w:p w:rsidR="00A7143A" w:rsidRDefault="008C136C" w14:paraId="000003AF" w14:textId="77777777">
            <w:pPr>
              <w:widowControl w:val="0"/>
            </w:pPr>
            <w:r>
              <w:t xml:space="preserve">DN </w:t>
            </w:r>
          </w:p>
        </w:tc>
        <w:tc>
          <w:tcPr>
            <w:tcW w:w="3120" w:type="dxa"/>
            <w:shd w:val="clear" w:color="auto" w:fill="auto"/>
            <w:tcMar>
              <w:top w:w="100" w:type="dxa"/>
              <w:left w:w="100" w:type="dxa"/>
              <w:bottom w:w="100" w:type="dxa"/>
              <w:right w:w="100" w:type="dxa"/>
            </w:tcMar>
          </w:tcPr>
          <w:p w:rsidR="00A7143A" w:rsidRDefault="008C136C" w14:paraId="000003B0" w14:textId="77777777">
            <w:r>
              <w:t>DN</w:t>
            </w:r>
          </w:p>
        </w:tc>
        <w:tc>
          <w:tcPr>
            <w:tcW w:w="3120" w:type="dxa"/>
            <w:shd w:val="clear" w:color="auto" w:fill="auto"/>
            <w:tcMar>
              <w:top w:w="100" w:type="dxa"/>
              <w:left w:w="100" w:type="dxa"/>
              <w:bottom w:w="100" w:type="dxa"/>
              <w:right w:w="100" w:type="dxa"/>
            </w:tcMar>
          </w:tcPr>
          <w:p w:rsidR="00A7143A" w:rsidRDefault="008C136C" w14:paraId="000003B1" w14:textId="77777777">
            <w:r>
              <w:t>CN=</w:t>
            </w:r>
            <w:proofErr w:type="spellStart"/>
            <w:proofErr w:type="gramStart"/>
            <w:r>
              <w:t>samAccountName,OU</w:t>
            </w:r>
            <w:proofErr w:type="spellEnd"/>
            <w:proofErr w:type="gramEnd"/>
            <w:r>
              <w:t>=ADO/</w:t>
            </w:r>
            <w:proofErr w:type="spellStart"/>
            <w:r>
              <w:t>BA_Brokers,OU</w:t>
            </w:r>
            <w:proofErr w:type="spellEnd"/>
            <w:r>
              <w:t>=USER, DC=Corp, DC=ad, DC=Sentara, DC=com</w:t>
            </w:r>
          </w:p>
        </w:tc>
      </w:tr>
    </w:tbl>
    <w:p w:rsidR="00A7143A" w:rsidRDefault="008C136C" w14:paraId="000003B2" w14:textId="77777777">
      <w:pPr>
        <w:pStyle w:val="Heading5"/>
      </w:pPr>
      <w:bookmarkStart w:name="_Toc167026915" w:id="65"/>
      <w:r>
        <w:t>User Events</w:t>
      </w:r>
      <w:bookmarkEnd w:id="65"/>
    </w:p>
    <w:p w:rsidR="00A7143A" w:rsidRDefault="00A7143A" w14:paraId="000003B3" w14:textId="77777777"/>
    <w:tbl>
      <w:tblPr>
        <w:tblW w:w="9390" w:type="dxa"/>
        <w:tblInd w:w="-3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1725"/>
        <w:gridCol w:w="4545"/>
        <w:gridCol w:w="3120"/>
      </w:tblGrid>
      <w:tr w:rsidR="001A61BB" w14:paraId="4C8DCD37" w14:textId="77777777">
        <w:tc>
          <w:tcPr>
            <w:tcW w:w="1725" w:type="dxa"/>
            <w:shd w:val="clear" w:color="auto" w:fill="6D9EEB"/>
            <w:tcMar>
              <w:top w:w="100" w:type="dxa"/>
              <w:left w:w="100" w:type="dxa"/>
              <w:bottom w:w="100" w:type="dxa"/>
              <w:right w:w="100" w:type="dxa"/>
            </w:tcMar>
          </w:tcPr>
          <w:p w:rsidR="00A7143A" w:rsidRDefault="008C136C" w14:paraId="000003B4" w14:textId="77777777">
            <w:pPr>
              <w:widowControl w:val="0"/>
              <w:rPr>
                <w:b/>
                <w:smallCaps/>
                <w:color w:val="FFFFFF"/>
              </w:rPr>
            </w:pPr>
            <w:r>
              <w:rPr>
                <w:b/>
                <w:smallCaps/>
                <w:color w:val="FFFFFF"/>
              </w:rPr>
              <w:t>Event</w:t>
            </w:r>
          </w:p>
        </w:tc>
        <w:tc>
          <w:tcPr>
            <w:tcW w:w="4545" w:type="dxa"/>
            <w:shd w:val="clear" w:color="auto" w:fill="6D9EEB"/>
            <w:tcMar>
              <w:top w:w="100" w:type="dxa"/>
              <w:left w:w="100" w:type="dxa"/>
              <w:bottom w:w="100" w:type="dxa"/>
              <w:right w:w="100" w:type="dxa"/>
            </w:tcMar>
          </w:tcPr>
          <w:p w:rsidR="00A7143A" w:rsidRDefault="008C136C" w14:paraId="000003B5" w14:textId="77777777">
            <w:pPr>
              <w:widowControl w:val="0"/>
              <w:rPr>
                <w:b/>
                <w:smallCaps/>
                <w:color w:val="FFFFFF"/>
              </w:rPr>
            </w:pPr>
            <w:proofErr w:type="spellStart"/>
            <w:r>
              <w:rPr>
                <w:b/>
                <w:smallCaps/>
                <w:color w:val="FFFFFF"/>
              </w:rPr>
              <w:t>COndition</w:t>
            </w:r>
            <w:proofErr w:type="spellEnd"/>
          </w:p>
        </w:tc>
        <w:tc>
          <w:tcPr>
            <w:tcW w:w="3120" w:type="dxa"/>
            <w:shd w:val="clear" w:color="auto" w:fill="6D9EEB"/>
            <w:tcMar>
              <w:top w:w="100" w:type="dxa"/>
              <w:left w:w="100" w:type="dxa"/>
              <w:bottom w:w="100" w:type="dxa"/>
              <w:right w:w="100" w:type="dxa"/>
            </w:tcMar>
          </w:tcPr>
          <w:p w:rsidR="00A7143A" w:rsidRDefault="008C136C" w14:paraId="000003B6" w14:textId="77777777">
            <w:pPr>
              <w:widowControl w:val="0"/>
              <w:rPr>
                <w:b/>
                <w:smallCaps/>
                <w:color w:val="FFFFFF"/>
              </w:rPr>
            </w:pPr>
            <w:r>
              <w:rPr>
                <w:b/>
                <w:smallCaps/>
                <w:color w:val="FFFFFF"/>
              </w:rPr>
              <w:t>Action</w:t>
            </w:r>
          </w:p>
        </w:tc>
      </w:tr>
      <w:tr w:rsidR="00D44308" w14:paraId="77069550" w14:textId="77777777">
        <w:tc>
          <w:tcPr>
            <w:tcW w:w="1725" w:type="dxa"/>
            <w:shd w:val="clear" w:color="auto" w:fill="auto"/>
            <w:tcMar>
              <w:top w:w="100" w:type="dxa"/>
              <w:left w:w="100" w:type="dxa"/>
              <w:bottom w:w="100" w:type="dxa"/>
              <w:right w:w="100" w:type="dxa"/>
            </w:tcMar>
          </w:tcPr>
          <w:p w:rsidR="00A7143A" w:rsidRDefault="008C136C" w14:paraId="000003B7" w14:textId="77777777">
            <w:pPr>
              <w:widowControl w:val="0"/>
            </w:pPr>
            <w:r>
              <w:t>Import User</w:t>
            </w:r>
          </w:p>
        </w:tc>
        <w:tc>
          <w:tcPr>
            <w:tcW w:w="4545" w:type="dxa"/>
            <w:shd w:val="clear" w:color="auto" w:fill="auto"/>
            <w:tcMar>
              <w:top w:w="100" w:type="dxa"/>
              <w:left w:w="100" w:type="dxa"/>
              <w:bottom w:w="100" w:type="dxa"/>
              <w:right w:w="100" w:type="dxa"/>
            </w:tcMar>
          </w:tcPr>
          <w:p w:rsidR="00A7143A" w:rsidRDefault="008C136C" w14:paraId="000003B8" w14:textId="77777777">
            <w:pPr>
              <w:widowControl w:val="0"/>
              <w:numPr>
                <w:ilvl w:val="0"/>
                <w:numId w:val="21"/>
              </w:numPr>
            </w:pPr>
            <w:r>
              <w:rPr>
                <w:b/>
              </w:rPr>
              <w:t>Import Account OU:</w:t>
            </w:r>
            <w:r>
              <w:t xml:space="preserve"> OU=USER, DC=Corp, DC=ad, DC=Sentara, DC=com</w:t>
            </w:r>
          </w:p>
          <w:p w:rsidR="00A7143A" w:rsidRDefault="008C136C" w14:paraId="000003B9" w14:textId="77777777">
            <w:pPr>
              <w:widowControl w:val="0"/>
              <w:numPr>
                <w:ilvl w:val="0"/>
                <w:numId w:val="21"/>
              </w:numPr>
            </w:pPr>
            <w:r>
              <w:rPr>
                <w:b/>
              </w:rPr>
              <w:t>Group Import OU</w:t>
            </w:r>
            <w:proofErr w:type="gramStart"/>
            <w:r>
              <w:t>: ?</w:t>
            </w:r>
            <w:proofErr w:type="gramEnd"/>
            <w:r>
              <w:t xml:space="preserve"> TBD</w:t>
            </w:r>
          </w:p>
          <w:p w:rsidR="00A7143A" w:rsidRDefault="008C136C" w14:paraId="000003BA" w14:textId="77777777">
            <w:pPr>
              <w:widowControl w:val="0"/>
              <w:numPr>
                <w:ilvl w:val="0"/>
                <w:numId w:val="21"/>
              </w:numPr>
            </w:pPr>
            <w:r>
              <w:t xml:space="preserve">Import Users </w:t>
            </w:r>
            <w:proofErr w:type="gramStart"/>
            <w:r>
              <w:t>From</w:t>
            </w:r>
            <w:proofErr w:type="gramEnd"/>
            <w:r>
              <w:t xml:space="preserve"> </w:t>
            </w:r>
            <w:proofErr w:type="spellStart"/>
            <w:r>
              <w:t>GraveYard</w:t>
            </w:r>
            <w:proofErr w:type="spellEnd"/>
            <w:r>
              <w:t xml:space="preserve"> OU</w:t>
            </w:r>
          </w:p>
        </w:tc>
        <w:tc>
          <w:tcPr>
            <w:tcW w:w="3120" w:type="dxa"/>
            <w:shd w:val="clear" w:color="auto" w:fill="auto"/>
            <w:tcMar>
              <w:top w:w="100" w:type="dxa"/>
              <w:left w:w="100" w:type="dxa"/>
              <w:bottom w:w="100" w:type="dxa"/>
              <w:right w:w="100" w:type="dxa"/>
            </w:tcMar>
          </w:tcPr>
          <w:p w:rsidR="00A7143A" w:rsidRDefault="008C136C" w14:paraId="000003BB" w14:textId="77777777">
            <w:pPr>
              <w:widowControl w:val="0"/>
            </w:pPr>
            <w:proofErr w:type="spellStart"/>
            <w:r>
              <w:t>samAccountName</w:t>
            </w:r>
            <w:proofErr w:type="spellEnd"/>
            <w:r>
              <w:t xml:space="preserve"> is unique ID:</w:t>
            </w:r>
          </w:p>
          <w:p w:rsidR="00A7143A" w:rsidRDefault="008C136C" w14:paraId="000003BC" w14:textId="77777777">
            <w:pPr>
              <w:widowControl w:val="0"/>
            </w:pPr>
            <w:r>
              <w:t>If match found Co-relate else create new account</w:t>
            </w:r>
          </w:p>
        </w:tc>
      </w:tr>
      <w:tr w:rsidR="00D44308" w14:paraId="529B1233" w14:textId="77777777">
        <w:trPr>
          <w:trHeight w:val="400"/>
        </w:trPr>
        <w:tc>
          <w:tcPr>
            <w:tcW w:w="1725" w:type="dxa"/>
            <w:vMerge w:val="restart"/>
            <w:shd w:val="clear" w:color="auto" w:fill="auto"/>
            <w:tcMar>
              <w:top w:w="100" w:type="dxa"/>
              <w:left w:w="100" w:type="dxa"/>
              <w:bottom w:w="100" w:type="dxa"/>
              <w:right w:w="100" w:type="dxa"/>
            </w:tcMar>
          </w:tcPr>
          <w:p w:rsidR="00A7143A" w:rsidRDefault="008C136C" w14:paraId="000003BD" w14:textId="77777777">
            <w:pPr>
              <w:widowControl w:val="0"/>
            </w:pPr>
            <w:r>
              <w:t>New Hire</w:t>
            </w:r>
          </w:p>
          <w:p w:rsidR="00A7143A" w:rsidRDefault="00A7143A" w14:paraId="000003BE" w14:textId="77777777">
            <w:pPr>
              <w:widowControl w:val="0"/>
              <w:rPr>
                <w:smallCaps/>
                <w:color w:val="2F5496"/>
              </w:rPr>
            </w:pPr>
          </w:p>
        </w:tc>
        <w:tc>
          <w:tcPr>
            <w:tcW w:w="4545" w:type="dxa"/>
            <w:shd w:val="clear" w:color="auto" w:fill="auto"/>
            <w:tcMar>
              <w:top w:w="100" w:type="dxa"/>
              <w:left w:w="100" w:type="dxa"/>
              <w:bottom w:w="100" w:type="dxa"/>
              <w:right w:w="100" w:type="dxa"/>
            </w:tcMar>
          </w:tcPr>
          <w:p w:rsidR="00A7143A" w:rsidRDefault="008C136C" w14:paraId="000003BF" w14:textId="77777777">
            <w:r>
              <w:t xml:space="preserve"> If ((user is benefit admin &amp; broker &amp; CP has emp relationship) </w:t>
            </w:r>
            <w:proofErr w:type="gramStart"/>
            <w:r>
              <w:t>OR  (</w:t>
            </w:r>
            <w:proofErr w:type="gramEnd"/>
            <w:r>
              <w:t>user is not benefit admin &amp; broker)</w:t>
            </w:r>
          </w:p>
        </w:tc>
        <w:tc>
          <w:tcPr>
            <w:tcW w:w="3120" w:type="dxa"/>
            <w:shd w:val="clear" w:color="auto" w:fill="auto"/>
            <w:tcMar>
              <w:top w:w="100" w:type="dxa"/>
              <w:left w:w="100" w:type="dxa"/>
              <w:bottom w:w="100" w:type="dxa"/>
              <w:right w:w="100" w:type="dxa"/>
            </w:tcMar>
          </w:tcPr>
          <w:p w:rsidR="00A7143A" w:rsidRDefault="008C136C" w14:paraId="000003C0" w14:textId="77777777">
            <w:pPr>
              <w:widowControl w:val="0"/>
              <w:rPr>
                <w:b/>
              </w:rPr>
            </w:pPr>
            <w:r>
              <w:t xml:space="preserve">Provision to </w:t>
            </w:r>
            <w:r>
              <w:rPr>
                <w:b/>
              </w:rPr>
              <w:t>OU=ADO</w:t>
            </w:r>
          </w:p>
        </w:tc>
      </w:tr>
      <w:tr w:rsidR="00D44308" w14:paraId="22161D59" w14:textId="77777777">
        <w:trPr>
          <w:trHeight w:val="400"/>
        </w:trPr>
        <w:tc>
          <w:tcPr>
            <w:tcW w:w="1725" w:type="dxa"/>
            <w:vMerge/>
            <w:shd w:val="clear" w:color="auto" w:fill="auto"/>
            <w:tcMar>
              <w:top w:w="100" w:type="dxa"/>
              <w:left w:w="100" w:type="dxa"/>
              <w:bottom w:w="100" w:type="dxa"/>
              <w:right w:w="100" w:type="dxa"/>
            </w:tcMar>
          </w:tcPr>
          <w:p w:rsidR="00A7143A" w:rsidRDefault="00A7143A" w14:paraId="000003C1" w14:textId="77777777">
            <w:pPr>
              <w:widowControl w:val="0"/>
              <w:pBdr>
                <w:top w:val="nil"/>
                <w:left w:val="nil"/>
                <w:bottom w:val="nil"/>
                <w:right w:val="nil"/>
                <w:between w:val="nil"/>
              </w:pBdr>
              <w:rPr>
                <w:b/>
              </w:rPr>
            </w:pPr>
          </w:p>
        </w:tc>
        <w:tc>
          <w:tcPr>
            <w:tcW w:w="4545" w:type="dxa"/>
            <w:shd w:val="clear" w:color="auto" w:fill="auto"/>
            <w:tcMar>
              <w:top w:w="100" w:type="dxa"/>
              <w:left w:w="100" w:type="dxa"/>
              <w:bottom w:w="100" w:type="dxa"/>
              <w:right w:w="100" w:type="dxa"/>
            </w:tcMar>
          </w:tcPr>
          <w:p w:rsidR="00A7143A" w:rsidRDefault="008C136C" w14:paraId="301338CC" w14:textId="77777777">
            <w:proofErr w:type="gramStart"/>
            <w:r>
              <w:t>IF(</w:t>
            </w:r>
            <w:proofErr w:type="gramEnd"/>
            <w:r>
              <w:t>user is benefit admin &amp; broker)</w:t>
            </w:r>
          </w:p>
          <w:p w:rsidR="005D69B0" w:rsidRDefault="005D69B0" w14:paraId="2132BA97" w14:textId="77777777"/>
          <w:p w:rsidR="005D69B0" w:rsidRDefault="005D69B0" w14:paraId="2B6D06BF" w14:textId="77777777">
            <w:r>
              <w:t>7 days in advance</w:t>
            </w:r>
          </w:p>
          <w:p w:rsidR="008E3865" w:rsidRDefault="008E3865" w14:paraId="067183FE" w14:textId="77777777"/>
          <w:p w:rsidR="008E3865" w:rsidRDefault="008E3865" w14:paraId="000003C2" w14:textId="50797FFA">
            <w:r>
              <w:t>On hire date</w:t>
            </w:r>
          </w:p>
        </w:tc>
        <w:tc>
          <w:tcPr>
            <w:tcW w:w="3120" w:type="dxa"/>
            <w:shd w:val="clear" w:color="auto" w:fill="auto"/>
            <w:tcMar>
              <w:top w:w="100" w:type="dxa"/>
              <w:left w:w="100" w:type="dxa"/>
              <w:bottom w:w="100" w:type="dxa"/>
              <w:right w:w="100" w:type="dxa"/>
            </w:tcMar>
          </w:tcPr>
          <w:p w:rsidR="00A7143A" w:rsidRDefault="008C136C" w14:paraId="118809CD" w14:textId="77777777">
            <w:pPr>
              <w:widowControl w:val="0"/>
              <w:rPr>
                <w:b/>
              </w:rPr>
            </w:pPr>
            <w:r>
              <w:t xml:space="preserve">Provision to </w:t>
            </w:r>
            <w:r>
              <w:rPr>
                <w:b/>
              </w:rPr>
              <w:t>OU=</w:t>
            </w:r>
            <w:proofErr w:type="spellStart"/>
            <w:r>
              <w:rPr>
                <w:b/>
              </w:rPr>
              <w:t>BA_Brokers</w:t>
            </w:r>
            <w:proofErr w:type="spellEnd"/>
          </w:p>
          <w:p w:rsidR="005D69B0" w:rsidRDefault="005D69B0" w14:paraId="2514339D" w14:textId="77777777">
            <w:pPr>
              <w:widowControl w:val="0"/>
              <w:rPr>
                <w:b/>
              </w:rPr>
            </w:pPr>
          </w:p>
          <w:p w:rsidR="005D69B0" w:rsidRDefault="005D69B0" w14:paraId="0F1AC778" w14:textId="77777777">
            <w:pPr>
              <w:widowControl w:val="0"/>
              <w:rPr>
                <w:b/>
              </w:rPr>
            </w:pPr>
            <w:r>
              <w:rPr>
                <w:b/>
              </w:rPr>
              <w:t>Set expiration date in past</w:t>
            </w:r>
            <w:r w:rsidR="008E3865">
              <w:rPr>
                <w:b/>
              </w:rPr>
              <w:t xml:space="preserve"> in addition to other access</w:t>
            </w:r>
          </w:p>
          <w:p w:rsidR="008E3865" w:rsidRDefault="008E3865" w14:paraId="0290EDB3" w14:textId="77777777">
            <w:pPr>
              <w:widowControl w:val="0"/>
              <w:rPr>
                <w:b/>
              </w:rPr>
            </w:pPr>
          </w:p>
          <w:p w:rsidR="008E3865" w:rsidRDefault="008E3865" w14:paraId="000003C3" w14:textId="7D9B54EC">
            <w:pPr>
              <w:widowControl w:val="0"/>
              <w:rPr>
                <w:b/>
              </w:rPr>
            </w:pPr>
            <w:r>
              <w:rPr>
                <w:b/>
              </w:rPr>
              <w:t>Remove expiration date</w:t>
            </w:r>
          </w:p>
        </w:tc>
      </w:tr>
      <w:tr w:rsidR="00D44308" w14:paraId="4570AB9C" w14:textId="77777777">
        <w:tc>
          <w:tcPr>
            <w:tcW w:w="1725" w:type="dxa"/>
            <w:shd w:val="clear" w:color="auto" w:fill="auto"/>
            <w:tcMar>
              <w:top w:w="100" w:type="dxa"/>
              <w:left w:w="100" w:type="dxa"/>
              <w:bottom w:w="100" w:type="dxa"/>
              <w:right w:w="100" w:type="dxa"/>
            </w:tcMar>
          </w:tcPr>
          <w:p w:rsidR="00A7143A" w:rsidRDefault="008C136C" w14:paraId="000003C4" w14:textId="77777777">
            <w:pPr>
              <w:widowControl w:val="0"/>
            </w:pPr>
            <w:r>
              <w:t>Update User</w:t>
            </w:r>
          </w:p>
        </w:tc>
        <w:tc>
          <w:tcPr>
            <w:tcW w:w="4545" w:type="dxa"/>
            <w:shd w:val="clear" w:color="auto" w:fill="auto"/>
            <w:tcMar>
              <w:top w:w="100" w:type="dxa"/>
              <w:left w:w="100" w:type="dxa"/>
              <w:bottom w:w="100" w:type="dxa"/>
              <w:right w:w="100" w:type="dxa"/>
            </w:tcMar>
          </w:tcPr>
          <w:p w:rsidR="00A7143A" w:rsidRDefault="008C136C" w14:paraId="000003C5" w14:textId="77777777">
            <w:proofErr w:type="gramStart"/>
            <w:r>
              <w:t>IF(</w:t>
            </w:r>
            <w:proofErr w:type="gramEnd"/>
            <w:r>
              <w:t>Any map user attribute updated)</w:t>
            </w:r>
          </w:p>
        </w:tc>
        <w:tc>
          <w:tcPr>
            <w:tcW w:w="3120" w:type="dxa"/>
            <w:shd w:val="clear" w:color="auto" w:fill="auto"/>
            <w:tcMar>
              <w:top w:w="100" w:type="dxa"/>
              <w:left w:w="100" w:type="dxa"/>
              <w:bottom w:w="100" w:type="dxa"/>
              <w:right w:w="100" w:type="dxa"/>
            </w:tcMar>
          </w:tcPr>
          <w:p w:rsidR="00A7143A" w:rsidRDefault="008C136C" w14:paraId="000003C6" w14:textId="77777777">
            <w:r>
              <w:t>Provision updates in AD</w:t>
            </w:r>
          </w:p>
        </w:tc>
      </w:tr>
      <w:tr w:rsidR="00D44308" w14:paraId="0E745611" w14:textId="77777777">
        <w:tc>
          <w:tcPr>
            <w:tcW w:w="1725" w:type="dxa"/>
            <w:shd w:val="clear" w:color="auto" w:fill="auto"/>
            <w:tcMar>
              <w:top w:w="100" w:type="dxa"/>
              <w:left w:w="100" w:type="dxa"/>
              <w:bottom w:w="100" w:type="dxa"/>
              <w:right w:w="100" w:type="dxa"/>
            </w:tcMar>
          </w:tcPr>
          <w:p w:rsidR="00A7143A" w:rsidRDefault="00A7143A" w14:paraId="000003C7" w14:textId="77777777">
            <w:pPr>
              <w:widowControl w:val="0"/>
            </w:pPr>
          </w:p>
        </w:tc>
        <w:tc>
          <w:tcPr>
            <w:tcW w:w="4545" w:type="dxa"/>
            <w:shd w:val="clear" w:color="auto" w:fill="auto"/>
            <w:tcMar>
              <w:top w:w="100" w:type="dxa"/>
              <w:left w:w="100" w:type="dxa"/>
              <w:bottom w:w="100" w:type="dxa"/>
              <w:right w:w="100" w:type="dxa"/>
            </w:tcMar>
          </w:tcPr>
          <w:p w:rsidR="00A7143A" w:rsidRDefault="008C136C" w14:paraId="000003C8" w14:textId="77777777">
            <w:proofErr w:type="gramStart"/>
            <w:r>
              <w:t>IF(</w:t>
            </w:r>
            <w:proofErr w:type="gramEnd"/>
            <w:r>
              <w:t>Any birth right access associated attribute updated)</w:t>
            </w:r>
          </w:p>
        </w:tc>
        <w:tc>
          <w:tcPr>
            <w:tcW w:w="3120" w:type="dxa"/>
            <w:shd w:val="clear" w:color="auto" w:fill="auto"/>
            <w:tcMar>
              <w:top w:w="100" w:type="dxa"/>
              <w:left w:w="100" w:type="dxa"/>
              <w:bottom w:w="100" w:type="dxa"/>
              <w:right w:w="100" w:type="dxa"/>
            </w:tcMar>
          </w:tcPr>
          <w:p w:rsidR="00A7143A" w:rsidRDefault="008C136C" w14:paraId="000003C9" w14:textId="77777777">
            <w:r>
              <w:t>Re-evaluate birth right rules and provision required access</w:t>
            </w:r>
          </w:p>
        </w:tc>
      </w:tr>
      <w:tr w:rsidR="00D44308" w14:paraId="20168E37" w14:textId="77777777">
        <w:trPr>
          <w:trHeight w:val="400"/>
        </w:trPr>
        <w:tc>
          <w:tcPr>
            <w:tcW w:w="1725" w:type="dxa"/>
            <w:vMerge w:val="restart"/>
            <w:shd w:val="clear" w:color="auto" w:fill="auto"/>
            <w:tcMar>
              <w:top w:w="100" w:type="dxa"/>
              <w:left w:w="100" w:type="dxa"/>
              <w:bottom w:w="100" w:type="dxa"/>
              <w:right w:w="100" w:type="dxa"/>
            </w:tcMar>
          </w:tcPr>
          <w:p w:rsidR="00A7143A" w:rsidRDefault="008C136C" w14:paraId="000003CA" w14:textId="77777777">
            <w:pPr>
              <w:widowControl w:val="0"/>
            </w:pPr>
            <w:r>
              <w:t>Termination</w:t>
            </w:r>
          </w:p>
        </w:tc>
        <w:tc>
          <w:tcPr>
            <w:tcW w:w="4545" w:type="dxa"/>
            <w:shd w:val="clear" w:color="auto" w:fill="auto"/>
            <w:tcMar>
              <w:top w:w="100" w:type="dxa"/>
              <w:left w:w="100" w:type="dxa"/>
              <w:bottom w:w="100" w:type="dxa"/>
              <w:right w:w="100" w:type="dxa"/>
            </w:tcMar>
          </w:tcPr>
          <w:p w:rsidR="00A7143A" w:rsidRDefault="008C136C" w14:paraId="000003CB" w14:textId="77777777">
            <w:r>
              <w:t>User is disabled/status changes to inactive</w:t>
            </w:r>
          </w:p>
        </w:tc>
        <w:tc>
          <w:tcPr>
            <w:tcW w:w="3120" w:type="dxa"/>
            <w:shd w:val="clear" w:color="auto" w:fill="auto"/>
            <w:tcMar>
              <w:top w:w="100" w:type="dxa"/>
              <w:left w:w="100" w:type="dxa"/>
              <w:bottom w:w="100" w:type="dxa"/>
              <w:right w:w="100" w:type="dxa"/>
            </w:tcMar>
          </w:tcPr>
          <w:p w:rsidR="00A7143A" w:rsidRDefault="008C136C" w14:paraId="000003CC" w14:textId="5DC41FDD">
            <w:r>
              <w:t>Disable AD account (514) &amp; for employee &amp; Contingent Worker</w:t>
            </w:r>
          </w:p>
        </w:tc>
      </w:tr>
      <w:tr w:rsidR="00D44308" w14:paraId="1C5A84C3" w14:textId="77777777">
        <w:trPr>
          <w:trHeight w:val="400"/>
        </w:trPr>
        <w:tc>
          <w:tcPr>
            <w:tcW w:w="1725" w:type="dxa"/>
            <w:vMerge/>
            <w:shd w:val="clear" w:color="auto" w:fill="auto"/>
            <w:tcMar>
              <w:top w:w="100" w:type="dxa"/>
              <w:left w:w="100" w:type="dxa"/>
              <w:bottom w:w="100" w:type="dxa"/>
              <w:right w:w="100" w:type="dxa"/>
            </w:tcMar>
          </w:tcPr>
          <w:p w:rsidR="00A7143A" w:rsidRDefault="00A7143A" w14:paraId="000003CD" w14:textId="77777777">
            <w:pPr>
              <w:widowControl w:val="0"/>
              <w:pBdr>
                <w:top w:val="nil"/>
                <w:left w:val="nil"/>
                <w:bottom w:val="nil"/>
                <w:right w:val="nil"/>
                <w:between w:val="nil"/>
              </w:pBdr>
            </w:pPr>
          </w:p>
        </w:tc>
        <w:tc>
          <w:tcPr>
            <w:tcW w:w="4545" w:type="dxa"/>
            <w:shd w:val="clear" w:color="auto" w:fill="auto"/>
            <w:tcMar>
              <w:top w:w="100" w:type="dxa"/>
              <w:left w:w="100" w:type="dxa"/>
              <w:bottom w:w="100" w:type="dxa"/>
              <w:right w:w="100" w:type="dxa"/>
            </w:tcMar>
          </w:tcPr>
          <w:p w:rsidR="00A7143A" w:rsidRDefault="008C136C" w14:paraId="000003CE" w14:textId="77777777">
            <w:r>
              <w:t>User is disabled/status changes to inactive</w:t>
            </w:r>
          </w:p>
        </w:tc>
        <w:tc>
          <w:tcPr>
            <w:tcW w:w="3120" w:type="dxa"/>
            <w:shd w:val="clear" w:color="auto" w:fill="auto"/>
            <w:tcMar>
              <w:top w:w="100" w:type="dxa"/>
              <w:left w:w="100" w:type="dxa"/>
              <w:bottom w:w="100" w:type="dxa"/>
              <w:right w:w="100" w:type="dxa"/>
            </w:tcMar>
          </w:tcPr>
          <w:p w:rsidR="00A7143A" w:rsidRDefault="008C136C" w14:paraId="000003CF" w14:textId="77777777">
            <w:r>
              <w:t>Send termination email to supervisor</w:t>
            </w:r>
          </w:p>
        </w:tc>
      </w:tr>
      <w:tr w:rsidR="00D44308" w14:paraId="57A3E9D5" w14:textId="77777777">
        <w:trPr>
          <w:trHeight w:val="400"/>
        </w:trPr>
        <w:tc>
          <w:tcPr>
            <w:tcW w:w="1725" w:type="dxa"/>
            <w:vMerge/>
            <w:shd w:val="clear" w:color="auto" w:fill="auto"/>
            <w:tcMar>
              <w:top w:w="100" w:type="dxa"/>
              <w:left w:w="100" w:type="dxa"/>
              <w:bottom w:w="100" w:type="dxa"/>
              <w:right w:w="100" w:type="dxa"/>
            </w:tcMar>
          </w:tcPr>
          <w:p w:rsidR="00A7143A" w:rsidRDefault="00A7143A" w14:paraId="000003D0" w14:textId="77777777">
            <w:pPr>
              <w:widowControl w:val="0"/>
              <w:pBdr>
                <w:top w:val="nil"/>
                <w:left w:val="nil"/>
                <w:bottom w:val="nil"/>
                <w:right w:val="nil"/>
                <w:between w:val="nil"/>
              </w:pBdr>
            </w:pPr>
          </w:p>
        </w:tc>
        <w:tc>
          <w:tcPr>
            <w:tcW w:w="4545" w:type="dxa"/>
            <w:shd w:val="clear" w:color="auto" w:fill="auto"/>
            <w:tcMar>
              <w:top w:w="100" w:type="dxa"/>
              <w:left w:w="100" w:type="dxa"/>
              <w:bottom w:w="100" w:type="dxa"/>
              <w:right w:w="100" w:type="dxa"/>
            </w:tcMar>
          </w:tcPr>
          <w:p w:rsidR="00A7143A" w:rsidRDefault="008C136C" w14:paraId="000003D1" w14:textId="77777777">
            <w:r>
              <w:t>30 days passed after termination</w:t>
            </w:r>
          </w:p>
        </w:tc>
        <w:tc>
          <w:tcPr>
            <w:tcW w:w="3120" w:type="dxa"/>
            <w:shd w:val="clear" w:color="auto" w:fill="auto"/>
            <w:tcMar>
              <w:top w:w="100" w:type="dxa"/>
              <w:left w:w="100" w:type="dxa"/>
              <w:bottom w:w="100" w:type="dxa"/>
              <w:right w:w="100" w:type="dxa"/>
            </w:tcMar>
          </w:tcPr>
          <w:p w:rsidR="00A7143A" w:rsidRDefault="008C136C" w14:paraId="000003D2" w14:textId="1470C8A3">
            <w:r>
              <w:t>Move User to Graveyard OU and Revoke Azure Session</w:t>
            </w:r>
          </w:p>
        </w:tc>
      </w:tr>
      <w:tr w:rsidR="00D44308" w14:paraId="464E64AC" w14:textId="77777777">
        <w:tc>
          <w:tcPr>
            <w:tcW w:w="1725" w:type="dxa"/>
            <w:shd w:val="clear" w:color="auto" w:fill="auto"/>
            <w:tcMar>
              <w:top w:w="100" w:type="dxa"/>
              <w:left w:w="100" w:type="dxa"/>
              <w:bottom w:w="100" w:type="dxa"/>
              <w:right w:w="100" w:type="dxa"/>
            </w:tcMar>
          </w:tcPr>
          <w:p w:rsidR="00A7143A" w:rsidRDefault="008C136C" w14:paraId="000003D3" w14:textId="77777777">
            <w:pPr>
              <w:widowControl w:val="0"/>
            </w:pPr>
            <w:r>
              <w:t>Rehire</w:t>
            </w:r>
          </w:p>
        </w:tc>
        <w:tc>
          <w:tcPr>
            <w:tcW w:w="4545" w:type="dxa"/>
            <w:shd w:val="clear" w:color="auto" w:fill="auto"/>
            <w:tcMar>
              <w:top w:w="100" w:type="dxa"/>
              <w:left w:w="100" w:type="dxa"/>
              <w:bottom w:w="100" w:type="dxa"/>
              <w:right w:w="100" w:type="dxa"/>
            </w:tcMar>
          </w:tcPr>
          <w:p w:rsidR="00A7143A" w:rsidRDefault="008C136C" w14:paraId="000003D4" w14:textId="77777777">
            <w:r>
              <w:t>Rehired within 30 days of termination</w:t>
            </w:r>
          </w:p>
        </w:tc>
        <w:tc>
          <w:tcPr>
            <w:tcW w:w="3120" w:type="dxa"/>
            <w:shd w:val="clear" w:color="auto" w:fill="auto"/>
            <w:tcMar>
              <w:top w:w="100" w:type="dxa"/>
              <w:left w:w="100" w:type="dxa"/>
              <w:bottom w:w="100" w:type="dxa"/>
              <w:right w:w="100" w:type="dxa"/>
            </w:tcMar>
          </w:tcPr>
          <w:p w:rsidR="00A7143A" w:rsidRDefault="008C136C" w14:paraId="000003D5" w14:textId="77777777">
            <w:r>
              <w:t>Enable AD account &amp; evaluate birthright rules</w:t>
            </w:r>
          </w:p>
        </w:tc>
      </w:tr>
      <w:tr w:rsidR="00D44308" w14:paraId="48790196" w14:textId="77777777">
        <w:tc>
          <w:tcPr>
            <w:tcW w:w="1725" w:type="dxa"/>
            <w:shd w:val="clear" w:color="auto" w:fill="auto"/>
            <w:tcMar>
              <w:top w:w="100" w:type="dxa"/>
              <w:left w:w="100" w:type="dxa"/>
              <w:bottom w:w="100" w:type="dxa"/>
              <w:right w:w="100" w:type="dxa"/>
            </w:tcMar>
          </w:tcPr>
          <w:p w:rsidR="00A7143A" w:rsidRDefault="00A7143A" w14:paraId="000003D6" w14:textId="77777777">
            <w:pPr>
              <w:widowControl w:val="0"/>
            </w:pPr>
          </w:p>
        </w:tc>
        <w:tc>
          <w:tcPr>
            <w:tcW w:w="4545" w:type="dxa"/>
            <w:shd w:val="clear" w:color="auto" w:fill="auto"/>
            <w:tcMar>
              <w:top w:w="100" w:type="dxa"/>
              <w:left w:w="100" w:type="dxa"/>
              <w:bottom w:w="100" w:type="dxa"/>
              <w:right w:w="100" w:type="dxa"/>
            </w:tcMar>
          </w:tcPr>
          <w:p w:rsidR="00A7143A" w:rsidRDefault="008C136C" w14:paraId="000003D7" w14:textId="77777777">
            <w:r>
              <w:t>Rehired after 30 days of termination</w:t>
            </w:r>
          </w:p>
        </w:tc>
        <w:tc>
          <w:tcPr>
            <w:tcW w:w="3120" w:type="dxa"/>
            <w:shd w:val="clear" w:color="auto" w:fill="auto"/>
            <w:tcMar>
              <w:top w:w="100" w:type="dxa"/>
              <w:left w:w="100" w:type="dxa"/>
              <w:bottom w:w="100" w:type="dxa"/>
              <w:right w:w="100" w:type="dxa"/>
            </w:tcMar>
          </w:tcPr>
          <w:p w:rsidR="00A7143A" w:rsidRDefault="008C136C" w14:paraId="000003D8" w14:textId="77777777">
            <w:r>
              <w:t>Create new AD account and evaluate birthright rules</w:t>
            </w:r>
          </w:p>
        </w:tc>
      </w:tr>
    </w:tbl>
    <w:p w:rsidR="00A7143A" w:rsidRDefault="008C136C" w14:paraId="000003D9" w14:textId="77777777">
      <w:r>
        <w:br/>
      </w:r>
    </w:p>
    <w:p w:rsidR="00A7143A" w:rsidRDefault="008C136C" w14:paraId="000003DA" w14:textId="77777777">
      <w:pPr>
        <w:pStyle w:val="Heading1"/>
        <w:numPr>
          <w:ilvl w:val="0"/>
          <w:numId w:val="27"/>
        </w:numPr>
      </w:pPr>
      <w:r>
        <w:t xml:space="preserve"> </w:t>
      </w:r>
      <w:bookmarkStart w:name="_Toc167026916" w:id="66"/>
      <w:r>
        <w:t>ServiceNow Provisioning</w:t>
      </w:r>
      <w:bookmarkEnd w:id="66"/>
    </w:p>
    <w:p w:rsidR="00A7143A" w:rsidRDefault="008C136C" w14:paraId="000003DB" w14:textId="365AAE83">
      <w:pPr>
        <w:pBdr>
          <w:top w:val="nil"/>
          <w:left w:val="nil"/>
          <w:bottom w:val="nil"/>
          <w:right w:val="nil"/>
          <w:between w:val="nil"/>
        </w:pBdr>
        <w:rPr>
          <w:color w:val="000000"/>
          <w:sz w:val="24"/>
          <w:szCs w:val="24"/>
        </w:rPr>
      </w:pPr>
      <w:r>
        <w:rPr>
          <w:color w:val="000000"/>
        </w:rPr>
        <w:t>Below This section describes the high-level design for the Saviynt EIC integration with ServiceNow.</w:t>
      </w:r>
      <w:r>
        <w:rPr>
          <w:sz w:val="24"/>
          <w:szCs w:val="24"/>
        </w:rPr>
        <w:t xml:space="preserve"> </w:t>
      </w:r>
      <w:r>
        <w:rPr>
          <w:color w:val="000000"/>
        </w:rPr>
        <w:t>ServiceNow is the birth right application for all users.</w:t>
      </w:r>
    </w:p>
    <w:p w:rsidR="00A7143A" w:rsidRDefault="008C136C" w14:paraId="000003DC" w14:textId="77777777">
      <w:pPr>
        <w:pStyle w:val="Heading4"/>
      </w:pPr>
      <w:bookmarkStart w:name="_Toc167026917" w:id="67"/>
      <w:r>
        <w:t>11.1 Assumptions:</w:t>
      </w:r>
      <w:bookmarkEnd w:id="67"/>
    </w:p>
    <w:p w:rsidR="00A7143A" w:rsidRDefault="008C136C" w14:paraId="000003DD" w14:textId="7524639E">
      <w:pPr>
        <w:numPr>
          <w:ilvl w:val="0"/>
          <w:numId w:val="10"/>
        </w:numPr>
        <w:pBdr>
          <w:top w:val="nil"/>
          <w:left w:val="nil"/>
          <w:bottom w:val="nil"/>
          <w:right w:val="nil"/>
          <w:between w:val="nil"/>
        </w:pBdr>
        <w:spacing w:after="0"/>
        <w:rPr>
          <w:color w:val="000000"/>
          <w:sz w:val="24"/>
          <w:szCs w:val="24"/>
        </w:rPr>
      </w:pPr>
      <w:r>
        <w:rPr>
          <w:color w:val="000000"/>
        </w:rPr>
        <w:t>Each existing account will have “unique identifier” associated which will match with workday user’s “unique identifier”</w:t>
      </w:r>
      <w:r w:rsidR="00B7709D">
        <w:rPr>
          <w:color w:val="000000"/>
        </w:rPr>
        <w:t xml:space="preserve"> (Generated via </w:t>
      </w:r>
      <w:proofErr w:type="spellStart"/>
      <w:r w:rsidR="00B7709D">
        <w:rPr>
          <w:color w:val="000000"/>
        </w:rPr>
        <w:t>Seczetta</w:t>
      </w:r>
      <w:proofErr w:type="spellEnd"/>
      <w:r w:rsidR="00B7709D">
        <w:rPr>
          <w:color w:val="000000"/>
        </w:rPr>
        <w:t>)</w:t>
      </w:r>
      <w:r>
        <w:rPr>
          <w:color w:val="000000"/>
        </w:rPr>
        <w:t>.</w:t>
      </w:r>
    </w:p>
    <w:p w:rsidR="00A7143A" w:rsidRDefault="008C136C" w14:paraId="000003DE" w14:textId="77777777">
      <w:pPr>
        <w:numPr>
          <w:ilvl w:val="0"/>
          <w:numId w:val="10"/>
        </w:numPr>
        <w:pBdr>
          <w:top w:val="nil"/>
          <w:left w:val="nil"/>
          <w:bottom w:val="nil"/>
          <w:right w:val="nil"/>
          <w:between w:val="nil"/>
        </w:pBdr>
        <w:spacing w:before="0"/>
        <w:rPr>
          <w:color w:val="000000"/>
          <w:sz w:val="24"/>
          <w:szCs w:val="24"/>
        </w:rPr>
      </w:pPr>
      <w:r>
        <w:rPr>
          <w:color w:val="000000"/>
        </w:rPr>
        <w:t>Orphan accounts will be mapped by customer.</w:t>
      </w:r>
    </w:p>
    <w:p w:rsidR="00A7143A" w:rsidRDefault="00A7143A" w14:paraId="000003DF" w14:textId="77777777">
      <w:pPr>
        <w:pBdr>
          <w:top w:val="nil"/>
          <w:left w:val="nil"/>
          <w:bottom w:val="nil"/>
          <w:right w:val="nil"/>
          <w:between w:val="nil"/>
        </w:pBdr>
        <w:rPr>
          <w:color w:val="000000"/>
          <w:sz w:val="24"/>
          <w:szCs w:val="24"/>
        </w:rPr>
      </w:pPr>
    </w:p>
    <w:p w:rsidR="00A7143A" w:rsidRDefault="008C136C" w14:paraId="000003E0" w14:textId="77777777">
      <w:pPr>
        <w:pStyle w:val="Heading4"/>
      </w:pPr>
      <w:bookmarkStart w:name="_Toc167026918" w:id="68"/>
      <w:r>
        <w:t>11.2 Prerequisite:</w:t>
      </w:r>
      <w:bookmarkEnd w:id="68"/>
    </w:p>
    <w:p w:rsidR="00A7143A" w:rsidRDefault="008C136C" w14:paraId="000003E1" w14:textId="77777777">
      <w:pPr>
        <w:numPr>
          <w:ilvl w:val="0"/>
          <w:numId w:val="20"/>
        </w:numPr>
        <w:pBdr>
          <w:top w:val="nil"/>
          <w:left w:val="nil"/>
          <w:bottom w:val="nil"/>
          <w:right w:val="nil"/>
          <w:between w:val="nil"/>
        </w:pBdr>
        <w:spacing w:after="0" w:line="240" w:lineRule="auto"/>
        <w:rPr>
          <w:color w:val="000000"/>
        </w:rPr>
      </w:pPr>
      <w:r>
        <w:rPr>
          <w:color w:val="000000"/>
        </w:rPr>
        <w:t>Service Account details</w:t>
      </w:r>
    </w:p>
    <w:p w:rsidR="00A7143A" w:rsidRDefault="008C136C" w14:paraId="000003E2" w14:textId="77777777">
      <w:pPr>
        <w:numPr>
          <w:ilvl w:val="0"/>
          <w:numId w:val="20"/>
        </w:numPr>
        <w:pBdr>
          <w:top w:val="nil"/>
          <w:left w:val="nil"/>
          <w:bottom w:val="nil"/>
          <w:right w:val="nil"/>
          <w:between w:val="nil"/>
        </w:pBdr>
        <w:spacing w:before="0" w:after="0" w:line="240" w:lineRule="auto"/>
        <w:rPr>
          <w:color w:val="000000"/>
        </w:rPr>
      </w:pPr>
      <w:r>
        <w:rPr>
          <w:color w:val="000000"/>
        </w:rPr>
        <w:t>Connectivity from Saviynt to ServiceNow</w:t>
      </w:r>
    </w:p>
    <w:p w:rsidR="00A7143A" w:rsidRDefault="008C136C" w14:paraId="000003E4" w14:textId="77777777">
      <w:pPr>
        <w:numPr>
          <w:ilvl w:val="0"/>
          <w:numId w:val="20"/>
        </w:numPr>
        <w:pBdr>
          <w:top w:val="nil"/>
          <w:left w:val="nil"/>
          <w:bottom w:val="nil"/>
          <w:right w:val="nil"/>
          <w:between w:val="nil"/>
        </w:pBdr>
        <w:spacing w:before="0" w:line="240" w:lineRule="auto"/>
        <w:rPr>
          <w:color w:val="000000"/>
        </w:rPr>
      </w:pPr>
      <w:r>
        <w:rPr>
          <w:color w:val="000000"/>
        </w:rPr>
        <w:t>Attribute Mapping details</w:t>
      </w:r>
    </w:p>
    <w:p w:rsidR="00A7143A" w:rsidRDefault="008C136C" w14:paraId="000003E5" w14:textId="77777777">
      <w:pPr>
        <w:pStyle w:val="Heading4"/>
        <w:rPr>
          <w:color w:val="000000"/>
          <w:sz w:val="27"/>
          <w:szCs w:val="27"/>
        </w:rPr>
      </w:pPr>
      <w:bookmarkStart w:name="_Toc167026919" w:id="69"/>
      <w:r>
        <w:t>11.3 Connection Design</w:t>
      </w:r>
      <w:bookmarkEnd w:id="69"/>
    </w:p>
    <w:p w:rsidR="00A7143A" w:rsidRDefault="008C136C" w14:paraId="000003E6" w14:textId="77777777">
      <w:pPr>
        <w:pBdr>
          <w:top w:val="nil"/>
          <w:left w:val="nil"/>
          <w:bottom w:val="nil"/>
          <w:right w:val="nil"/>
          <w:between w:val="nil"/>
        </w:pBdr>
        <w:rPr>
          <w:color w:val="000000"/>
          <w:sz w:val="24"/>
          <w:szCs w:val="24"/>
        </w:rPr>
      </w:pPr>
      <w:r>
        <w:rPr>
          <w:color w:val="000000"/>
        </w:rPr>
        <w:t>Saviynt will use the REST connector to integrate with the ServiceNow application.</w:t>
      </w:r>
    </w:p>
    <w:p w:rsidR="00A7143A" w:rsidRDefault="008C136C" w14:paraId="000003E7" w14:textId="77777777">
      <w:pPr>
        <w:pBdr>
          <w:top w:val="nil"/>
          <w:left w:val="nil"/>
          <w:bottom w:val="nil"/>
          <w:right w:val="nil"/>
          <w:between w:val="nil"/>
        </w:pBdr>
        <w:rPr>
          <w:color w:val="000000"/>
          <w:sz w:val="24"/>
          <w:szCs w:val="24"/>
        </w:rPr>
      </w:pPr>
      <w:r>
        <w:rPr>
          <w:color w:val="000000"/>
        </w:rPr>
        <w:t>The integration flow of ServiceNow with Saviynt involves</w:t>
      </w:r>
    </w:p>
    <w:p w:rsidR="00A7143A" w:rsidRDefault="008C136C" w14:paraId="000003E8" w14:textId="77777777">
      <w:pPr>
        <w:numPr>
          <w:ilvl w:val="0"/>
          <w:numId w:val="19"/>
        </w:numPr>
        <w:pBdr>
          <w:top w:val="nil"/>
          <w:left w:val="nil"/>
          <w:bottom w:val="nil"/>
          <w:right w:val="nil"/>
          <w:between w:val="nil"/>
        </w:pBdr>
        <w:spacing w:after="0" w:line="240" w:lineRule="auto"/>
        <w:rPr>
          <w:color w:val="000000"/>
        </w:rPr>
      </w:pPr>
      <w:r>
        <w:t xml:space="preserve">EIC </w:t>
      </w:r>
      <w:r>
        <w:rPr>
          <w:color w:val="000000"/>
        </w:rPr>
        <w:t>will import the user information at periodic intervals from the HR source.</w:t>
      </w:r>
    </w:p>
    <w:p w:rsidR="00A7143A" w:rsidRDefault="008C136C" w14:paraId="000003E9" w14:textId="77777777">
      <w:pPr>
        <w:numPr>
          <w:ilvl w:val="0"/>
          <w:numId w:val="19"/>
        </w:numPr>
        <w:pBdr>
          <w:top w:val="nil"/>
          <w:left w:val="nil"/>
          <w:bottom w:val="nil"/>
          <w:right w:val="nil"/>
          <w:between w:val="nil"/>
        </w:pBdr>
        <w:spacing w:before="0" w:after="0" w:line="240" w:lineRule="auto"/>
        <w:rPr>
          <w:color w:val="000000"/>
        </w:rPr>
      </w:pPr>
      <w:r>
        <w:t xml:space="preserve">EIC </w:t>
      </w:r>
      <w:r>
        <w:rPr>
          <w:color w:val="000000"/>
        </w:rPr>
        <w:t>creates/updates user records received from HR in the identity repository.</w:t>
      </w:r>
    </w:p>
    <w:p w:rsidR="00A7143A" w:rsidRDefault="008C136C" w14:paraId="000003EA" w14:textId="77777777">
      <w:pPr>
        <w:numPr>
          <w:ilvl w:val="0"/>
          <w:numId w:val="19"/>
        </w:numPr>
        <w:pBdr>
          <w:top w:val="nil"/>
          <w:left w:val="nil"/>
          <w:bottom w:val="nil"/>
          <w:right w:val="nil"/>
          <w:between w:val="nil"/>
        </w:pBdr>
        <w:spacing w:before="0" w:after="0" w:line="240" w:lineRule="auto"/>
      </w:pPr>
      <w:r>
        <w:t xml:space="preserve">EIC </w:t>
      </w:r>
      <w:r>
        <w:rPr>
          <w:color w:val="000000"/>
        </w:rPr>
        <w:t xml:space="preserve">will </w:t>
      </w:r>
      <w:r>
        <w:t>provision Create/Update/Disable/Enable to SNOW.</w:t>
      </w:r>
    </w:p>
    <w:p w:rsidR="00A7143A" w:rsidRDefault="008C136C" w14:paraId="000003EC" w14:textId="76C7BF3E">
      <w:pPr>
        <w:numPr>
          <w:ilvl w:val="0"/>
          <w:numId w:val="19"/>
        </w:numPr>
        <w:pBdr>
          <w:top w:val="nil"/>
          <w:left w:val="nil"/>
          <w:bottom w:val="nil"/>
          <w:right w:val="nil"/>
          <w:between w:val="nil"/>
        </w:pBdr>
        <w:spacing w:before="0" w:line="240" w:lineRule="auto"/>
        <w:rPr>
          <w:color w:val="000000"/>
        </w:rPr>
      </w:pPr>
      <w:r>
        <w:t xml:space="preserve">EIC </w:t>
      </w:r>
      <w:r>
        <w:rPr>
          <w:color w:val="000000"/>
        </w:rPr>
        <w:t>will store all the event information for audit purposes.</w:t>
      </w:r>
    </w:p>
    <w:p w:rsidR="00A7143A" w:rsidRDefault="00C50A30" w14:paraId="000003ED" w14:textId="77777777">
      <w:pPr>
        <w:pBdr>
          <w:top w:val="nil"/>
          <w:left w:val="nil"/>
          <w:bottom w:val="nil"/>
          <w:right w:val="nil"/>
          <w:between w:val="nil"/>
        </w:pBdr>
        <w:rPr>
          <w:color w:val="000000"/>
          <w:sz w:val="24"/>
          <w:szCs w:val="24"/>
        </w:rPr>
      </w:pPr>
      <w:r>
        <w:rPr>
          <w:noProof/>
          <w:color w:val="000000"/>
        </w:rPr>
        <w:drawing>
          <wp:inline distT="0" distB="0" distL="0" distR="0" wp14:anchorId="36BEDD6E" wp14:editId="534185D9">
            <wp:extent cx="5260975" cy="1351280"/>
            <wp:effectExtent l="0" t="0" r="0" b="0"/>
            <wp:docPr id="276" name="Picture 276"/>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6"/>
                    <a:srcRect/>
                    <a:stretch>
                      <a:fillRect/>
                    </a:stretch>
                  </pic:blipFill>
                  <pic:spPr>
                    <a:xfrm>
                      <a:off x="0" y="0"/>
                      <a:ext cx="5260975" cy="1351280"/>
                    </a:xfrm>
                    <a:prstGeom prst="rect">
                      <a:avLst/>
                    </a:prstGeom>
                    <a:ln/>
                  </pic:spPr>
                </pic:pic>
              </a:graphicData>
            </a:graphic>
          </wp:inline>
        </w:drawing>
      </w:r>
    </w:p>
    <w:p w:rsidR="00A7143A" w:rsidRDefault="008C136C" w14:paraId="000003EE" w14:textId="77777777">
      <w:pPr>
        <w:pStyle w:val="Heading4"/>
      </w:pPr>
      <w:bookmarkStart w:name="_Toc167026920" w:id="70"/>
      <w:r>
        <w:t>11.4 Saviynt-ServiceNow Attribute Mapping</w:t>
      </w:r>
      <w:bookmarkEnd w:id="70"/>
    </w:p>
    <w:p w:rsidR="00A7143A" w:rsidRDefault="00717B6D" w14:paraId="000003EF" w14:textId="083BAD82">
      <w:pPr>
        <w:pBdr>
          <w:top w:val="nil"/>
          <w:left w:val="nil"/>
          <w:bottom w:val="nil"/>
          <w:right w:val="nil"/>
          <w:between w:val="nil"/>
        </w:pBdr>
        <w:rPr>
          <w:sz w:val="24"/>
          <w:szCs w:val="24"/>
        </w:rPr>
      </w:pPr>
      <w:r>
        <w:rPr>
          <w:color w:val="000000"/>
        </w:rPr>
        <w:t>Refer Appendix</w:t>
      </w:r>
      <w:r w:rsidR="008C136C">
        <w:rPr>
          <w:color w:val="000000"/>
        </w:rPr>
        <w:br/>
      </w:r>
    </w:p>
    <w:p w:rsidR="00A7143A" w:rsidRDefault="008C136C" w14:paraId="00000406" w14:textId="77777777">
      <w:pPr>
        <w:spacing w:before="240" w:after="240"/>
        <w:rPr>
          <w:sz w:val="24"/>
          <w:szCs w:val="24"/>
        </w:rPr>
      </w:pPr>
      <w:r>
        <w:rPr>
          <w:sz w:val="24"/>
          <w:szCs w:val="24"/>
        </w:rPr>
        <w:t xml:space="preserve"> </w:t>
      </w:r>
    </w:p>
    <w:p w:rsidR="00A7143A" w:rsidRDefault="008C136C" w14:paraId="00000407" w14:textId="77777777">
      <w:pPr>
        <w:pStyle w:val="Heading4"/>
      </w:pPr>
      <w:bookmarkStart w:name="_Toc167026921" w:id="71"/>
      <w:r>
        <w:t>11.5 ServiceNow Account Management Processes</w:t>
      </w:r>
      <w:bookmarkEnd w:id="71"/>
    </w:p>
    <w:p w:rsidR="00A7143A" w:rsidRDefault="008C136C" w14:paraId="00000408" w14:textId="77777777">
      <w:pPr>
        <w:pBdr>
          <w:top w:val="nil"/>
          <w:left w:val="nil"/>
          <w:bottom w:val="nil"/>
          <w:right w:val="nil"/>
          <w:between w:val="nil"/>
        </w:pBdr>
        <w:rPr>
          <w:color w:val="000000"/>
          <w:sz w:val="24"/>
          <w:szCs w:val="24"/>
        </w:rPr>
      </w:pPr>
      <w:r>
        <w:rPr>
          <w:color w:val="000000"/>
        </w:rPr>
        <w:t>This section describes the account lifecycle process flow for ServiceNow application.</w:t>
      </w:r>
    </w:p>
    <w:p w:rsidR="00A7143A" w:rsidRDefault="008C136C" w14:paraId="00000409" w14:textId="77777777">
      <w:pPr>
        <w:pStyle w:val="Heading5"/>
      </w:pPr>
      <w:bookmarkStart w:name="_Toc167026922" w:id="72"/>
      <w:r>
        <w:t>Important Rules</w:t>
      </w:r>
      <w:bookmarkEnd w:id="72"/>
    </w:p>
    <w:tbl>
      <w:tblPr>
        <w:tblW w:w="817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2212"/>
        <w:gridCol w:w="5960"/>
      </w:tblGrid>
      <w:tr w:rsidR="00A7143A" w14:paraId="046B6FC8" w14:textId="77777777">
        <w:tc>
          <w:tcPr>
            <w:tcW w:w="2212" w:type="dxa"/>
            <w:shd w:val="clear" w:color="auto" w:fill="6D9EEB"/>
            <w:tcMar>
              <w:top w:w="100" w:type="dxa"/>
              <w:left w:w="100" w:type="dxa"/>
              <w:bottom w:w="100" w:type="dxa"/>
              <w:right w:w="100" w:type="dxa"/>
            </w:tcMar>
          </w:tcPr>
          <w:p w:rsidR="00A7143A" w:rsidRDefault="008C136C" w14:paraId="0000040A" w14:textId="77777777">
            <w:pPr>
              <w:widowControl w:val="0"/>
              <w:rPr>
                <w:b/>
                <w:color w:val="FFFFFF"/>
              </w:rPr>
            </w:pPr>
            <w:r>
              <w:rPr>
                <w:b/>
                <w:color w:val="FFFFFF"/>
              </w:rPr>
              <w:t>Provisioning rule name</w:t>
            </w:r>
          </w:p>
        </w:tc>
        <w:tc>
          <w:tcPr>
            <w:tcW w:w="5960" w:type="dxa"/>
            <w:shd w:val="clear" w:color="auto" w:fill="6D9EEB"/>
            <w:tcMar>
              <w:top w:w="100" w:type="dxa"/>
              <w:left w:w="100" w:type="dxa"/>
              <w:bottom w:w="100" w:type="dxa"/>
              <w:right w:w="100" w:type="dxa"/>
            </w:tcMar>
          </w:tcPr>
          <w:p w:rsidR="00A7143A" w:rsidRDefault="008C136C" w14:paraId="0000040B" w14:textId="77777777">
            <w:pPr>
              <w:widowControl w:val="0"/>
              <w:rPr>
                <w:b/>
                <w:color w:val="FFFFFF"/>
              </w:rPr>
            </w:pPr>
            <w:r>
              <w:rPr>
                <w:b/>
                <w:color w:val="FFFFFF"/>
              </w:rPr>
              <w:t>Condition</w:t>
            </w:r>
          </w:p>
        </w:tc>
      </w:tr>
      <w:tr w:rsidR="00A7143A" w14:paraId="28ABF7CA" w14:textId="77777777">
        <w:tc>
          <w:tcPr>
            <w:tcW w:w="2212" w:type="dxa"/>
            <w:shd w:val="clear" w:color="auto" w:fill="auto"/>
            <w:tcMar>
              <w:top w:w="100" w:type="dxa"/>
              <w:left w:w="100" w:type="dxa"/>
              <w:bottom w:w="100" w:type="dxa"/>
              <w:right w:w="100" w:type="dxa"/>
            </w:tcMar>
          </w:tcPr>
          <w:p w:rsidR="00A7143A" w:rsidRDefault="008C136C" w14:paraId="0000040C" w14:textId="77777777">
            <w:pPr>
              <w:widowControl w:val="0"/>
            </w:pPr>
            <w:r>
              <w:t>User correlation rule</w:t>
            </w:r>
          </w:p>
        </w:tc>
        <w:tc>
          <w:tcPr>
            <w:tcW w:w="5960" w:type="dxa"/>
            <w:shd w:val="clear" w:color="auto" w:fill="auto"/>
            <w:tcMar>
              <w:top w:w="100" w:type="dxa"/>
              <w:left w:w="100" w:type="dxa"/>
              <w:bottom w:w="100" w:type="dxa"/>
              <w:right w:w="100" w:type="dxa"/>
            </w:tcMar>
          </w:tcPr>
          <w:p w:rsidR="00A7143A" w:rsidRDefault="008C136C" w14:paraId="0000040D" w14:textId="3A8C925B">
            <w:pPr>
              <w:widowControl w:val="0"/>
              <w:rPr>
                <w:highlight w:val="yellow"/>
              </w:rPr>
            </w:pPr>
            <w:proofErr w:type="spellStart"/>
            <w:r>
              <w:t>Account.UniqueIdentifier</w:t>
            </w:r>
            <w:proofErr w:type="spellEnd"/>
            <w:r>
              <w:t xml:space="preserve"> = User. </w:t>
            </w:r>
            <w:proofErr w:type="spellStart"/>
            <w:r>
              <w:t>UniqueIdentifier</w:t>
            </w:r>
            <w:proofErr w:type="spellEnd"/>
          </w:p>
        </w:tc>
      </w:tr>
      <w:tr w:rsidR="00A7143A" w14:paraId="684DD9B2" w14:textId="77777777">
        <w:tc>
          <w:tcPr>
            <w:tcW w:w="2212" w:type="dxa"/>
            <w:shd w:val="clear" w:color="auto" w:fill="auto"/>
            <w:tcMar>
              <w:top w:w="100" w:type="dxa"/>
              <w:left w:w="100" w:type="dxa"/>
              <w:bottom w:w="100" w:type="dxa"/>
              <w:right w:w="100" w:type="dxa"/>
            </w:tcMar>
          </w:tcPr>
          <w:p w:rsidR="00A7143A" w:rsidRDefault="008C136C" w14:paraId="0000040E" w14:textId="77777777">
            <w:pPr>
              <w:widowControl w:val="0"/>
            </w:pPr>
            <w:r>
              <w:t>Account Name Rule</w:t>
            </w:r>
          </w:p>
        </w:tc>
        <w:tc>
          <w:tcPr>
            <w:tcW w:w="5960" w:type="dxa"/>
            <w:shd w:val="clear" w:color="auto" w:fill="auto"/>
            <w:tcMar>
              <w:top w:w="100" w:type="dxa"/>
              <w:left w:w="100" w:type="dxa"/>
              <w:bottom w:w="100" w:type="dxa"/>
              <w:right w:w="100" w:type="dxa"/>
            </w:tcMar>
          </w:tcPr>
          <w:p w:rsidR="00A7143A" w:rsidRDefault="008C136C" w14:paraId="0000040F" w14:textId="77777777">
            <w:pPr>
              <w:widowControl w:val="0"/>
            </w:pPr>
            <w:r>
              <w:t>Account name generated via utility</w:t>
            </w:r>
          </w:p>
        </w:tc>
      </w:tr>
    </w:tbl>
    <w:p w:rsidR="00A7143A" w:rsidRDefault="00A7143A" w14:paraId="00000410" w14:textId="77777777"/>
    <w:p w:rsidR="00A7143A" w:rsidRDefault="008C136C" w14:paraId="00000411" w14:textId="77777777">
      <w:pPr>
        <w:pStyle w:val="Heading5"/>
      </w:pPr>
      <w:bookmarkStart w:name="_Toc167026923" w:id="73"/>
      <w:r>
        <w:t>User Events</w:t>
      </w:r>
      <w:bookmarkEnd w:id="73"/>
    </w:p>
    <w:tbl>
      <w:tblPr>
        <w:tblW w:w="9390" w:type="dxa"/>
        <w:tblInd w:w="-3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1725"/>
        <w:gridCol w:w="4545"/>
        <w:gridCol w:w="3120"/>
      </w:tblGrid>
      <w:tr w:rsidR="001A61BB" w14:paraId="0DA56F4A" w14:textId="77777777">
        <w:tc>
          <w:tcPr>
            <w:tcW w:w="1725" w:type="dxa"/>
            <w:shd w:val="clear" w:color="auto" w:fill="6D9EEB"/>
            <w:tcMar>
              <w:top w:w="100" w:type="dxa"/>
              <w:left w:w="100" w:type="dxa"/>
              <w:bottom w:w="100" w:type="dxa"/>
              <w:right w:w="100" w:type="dxa"/>
            </w:tcMar>
          </w:tcPr>
          <w:p w:rsidR="00A7143A" w:rsidRDefault="008C136C" w14:paraId="00000412" w14:textId="77777777">
            <w:pPr>
              <w:widowControl w:val="0"/>
              <w:rPr>
                <w:b/>
                <w:smallCaps/>
                <w:color w:val="FFFFFF"/>
              </w:rPr>
            </w:pPr>
            <w:r>
              <w:rPr>
                <w:b/>
                <w:smallCaps/>
                <w:color w:val="FFFFFF"/>
              </w:rPr>
              <w:t>Event</w:t>
            </w:r>
          </w:p>
        </w:tc>
        <w:tc>
          <w:tcPr>
            <w:tcW w:w="4545" w:type="dxa"/>
            <w:shd w:val="clear" w:color="auto" w:fill="6D9EEB"/>
            <w:tcMar>
              <w:top w:w="100" w:type="dxa"/>
              <w:left w:w="100" w:type="dxa"/>
              <w:bottom w:w="100" w:type="dxa"/>
              <w:right w:w="100" w:type="dxa"/>
            </w:tcMar>
          </w:tcPr>
          <w:p w:rsidR="00A7143A" w:rsidRDefault="008C136C" w14:paraId="00000413" w14:textId="77777777">
            <w:pPr>
              <w:widowControl w:val="0"/>
              <w:rPr>
                <w:b/>
                <w:smallCaps/>
                <w:color w:val="FFFFFF"/>
              </w:rPr>
            </w:pPr>
            <w:r>
              <w:rPr>
                <w:b/>
                <w:smallCaps/>
                <w:color w:val="FFFFFF"/>
              </w:rPr>
              <w:t>Condition</w:t>
            </w:r>
          </w:p>
        </w:tc>
        <w:tc>
          <w:tcPr>
            <w:tcW w:w="3120" w:type="dxa"/>
            <w:shd w:val="clear" w:color="auto" w:fill="6D9EEB"/>
            <w:tcMar>
              <w:top w:w="100" w:type="dxa"/>
              <w:left w:w="100" w:type="dxa"/>
              <w:bottom w:w="100" w:type="dxa"/>
              <w:right w:w="100" w:type="dxa"/>
            </w:tcMar>
          </w:tcPr>
          <w:p w:rsidR="00A7143A" w:rsidRDefault="008C136C" w14:paraId="00000414" w14:textId="77777777">
            <w:pPr>
              <w:widowControl w:val="0"/>
              <w:rPr>
                <w:b/>
                <w:smallCaps/>
                <w:color w:val="FFFFFF"/>
              </w:rPr>
            </w:pPr>
            <w:r>
              <w:rPr>
                <w:b/>
                <w:smallCaps/>
                <w:color w:val="FFFFFF"/>
              </w:rPr>
              <w:t>Action</w:t>
            </w:r>
          </w:p>
        </w:tc>
      </w:tr>
      <w:tr w:rsidR="00D44308" w14:paraId="1EAB1365" w14:textId="77777777">
        <w:trPr>
          <w:trHeight w:val="747"/>
        </w:trPr>
        <w:tc>
          <w:tcPr>
            <w:tcW w:w="1725" w:type="dxa"/>
            <w:shd w:val="clear" w:color="auto" w:fill="auto"/>
            <w:tcMar>
              <w:top w:w="100" w:type="dxa"/>
              <w:left w:w="100" w:type="dxa"/>
              <w:bottom w:w="100" w:type="dxa"/>
              <w:right w:w="100" w:type="dxa"/>
            </w:tcMar>
          </w:tcPr>
          <w:p w:rsidR="00A7143A" w:rsidRDefault="008C136C" w14:paraId="00000415" w14:textId="77777777">
            <w:pPr>
              <w:widowControl w:val="0"/>
            </w:pPr>
            <w:r>
              <w:t>Import User</w:t>
            </w:r>
          </w:p>
        </w:tc>
        <w:tc>
          <w:tcPr>
            <w:tcW w:w="4545" w:type="dxa"/>
            <w:shd w:val="clear" w:color="auto" w:fill="auto"/>
            <w:tcMar>
              <w:top w:w="100" w:type="dxa"/>
              <w:left w:w="100" w:type="dxa"/>
              <w:bottom w:w="100" w:type="dxa"/>
              <w:right w:w="100" w:type="dxa"/>
            </w:tcMar>
          </w:tcPr>
          <w:p w:rsidR="00A7143A" w:rsidRDefault="008C136C" w14:paraId="00000416" w14:textId="77777777">
            <w:pPr>
              <w:widowControl w:val="0"/>
            </w:pPr>
            <w:r>
              <w:t>Import accounts from SNOW</w:t>
            </w:r>
          </w:p>
        </w:tc>
        <w:tc>
          <w:tcPr>
            <w:tcW w:w="3120" w:type="dxa"/>
            <w:shd w:val="clear" w:color="auto" w:fill="auto"/>
            <w:tcMar>
              <w:top w:w="100" w:type="dxa"/>
              <w:left w:w="100" w:type="dxa"/>
              <w:bottom w:w="100" w:type="dxa"/>
              <w:right w:w="100" w:type="dxa"/>
            </w:tcMar>
          </w:tcPr>
          <w:p w:rsidR="00A7143A" w:rsidRDefault="008C136C" w14:paraId="00000417" w14:textId="77777777">
            <w:pPr>
              <w:widowControl w:val="0"/>
            </w:pPr>
            <w:r>
              <w:t>If match found Co-relate else create new account</w:t>
            </w:r>
          </w:p>
        </w:tc>
      </w:tr>
      <w:tr w:rsidR="00D44308" w14:paraId="2413D54C" w14:textId="77777777">
        <w:trPr>
          <w:trHeight w:val="400"/>
        </w:trPr>
        <w:tc>
          <w:tcPr>
            <w:tcW w:w="1725" w:type="dxa"/>
            <w:vMerge w:val="restart"/>
            <w:shd w:val="clear" w:color="auto" w:fill="auto"/>
            <w:tcMar>
              <w:top w:w="100" w:type="dxa"/>
              <w:left w:w="100" w:type="dxa"/>
              <w:bottom w:w="100" w:type="dxa"/>
              <w:right w:w="100" w:type="dxa"/>
            </w:tcMar>
          </w:tcPr>
          <w:p w:rsidR="00A7143A" w:rsidRDefault="008C136C" w14:paraId="00000418" w14:textId="77777777">
            <w:pPr>
              <w:widowControl w:val="0"/>
            </w:pPr>
            <w:r>
              <w:t>New Hire</w:t>
            </w:r>
          </w:p>
          <w:p w:rsidR="00A7143A" w:rsidRDefault="00A7143A" w14:paraId="00000419" w14:textId="77777777">
            <w:pPr>
              <w:widowControl w:val="0"/>
              <w:rPr>
                <w:smallCaps/>
                <w:color w:val="2F5496"/>
              </w:rPr>
            </w:pPr>
          </w:p>
        </w:tc>
        <w:tc>
          <w:tcPr>
            <w:tcW w:w="4545" w:type="dxa"/>
            <w:shd w:val="clear" w:color="auto" w:fill="auto"/>
            <w:tcMar>
              <w:top w:w="100" w:type="dxa"/>
              <w:left w:w="100" w:type="dxa"/>
              <w:bottom w:w="100" w:type="dxa"/>
              <w:right w:w="100" w:type="dxa"/>
            </w:tcMar>
          </w:tcPr>
          <w:p w:rsidR="00A7143A" w:rsidRDefault="008C136C" w14:paraId="0000041A" w14:textId="77777777">
            <w:r>
              <w:t>New User Created</w:t>
            </w:r>
          </w:p>
        </w:tc>
        <w:tc>
          <w:tcPr>
            <w:tcW w:w="3120" w:type="dxa"/>
            <w:shd w:val="clear" w:color="auto" w:fill="auto"/>
            <w:tcMar>
              <w:top w:w="100" w:type="dxa"/>
              <w:left w:w="100" w:type="dxa"/>
              <w:bottom w:w="100" w:type="dxa"/>
              <w:right w:w="100" w:type="dxa"/>
            </w:tcMar>
          </w:tcPr>
          <w:p w:rsidR="00A7143A" w:rsidRDefault="008C136C" w14:paraId="0000041B" w14:textId="45CDD3B4">
            <w:pPr>
              <w:widowControl w:val="0"/>
              <w:rPr>
                <w:b/>
              </w:rPr>
            </w:pPr>
            <w:r>
              <w:t>Provision SNOW Account</w:t>
            </w:r>
          </w:p>
        </w:tc>
      </w:tr>
      <w:tr w:rsidR="00D44308" w14:paraId="1EBCF09F" w14:textId="77777777">
        <w:trPr>
          <w:trHeight w:val="400"/>
        </w:trPr>
        <w:tc>
          <w:tcPr>
            <w:tcW w:w="1725" w:type="dxa"/>
            <w:vMerge/>
            <w:shd w:val="clear" w:color="auto" w:fill="auto"/>
            <w:tcMar>
              <w:top w:w="100" w:type="dxa"/>
              <w:left w:w="100" w:type="dxa"/>
              <w:bottom w:w="100" w:type="dxa"/>
              <w:right w:w="100" w:type="dxa"/>
            </w:tcMar>
          </w:tcPr>
          <w:p w:rsidR="00A7143A" w:rsidRDefault="00A7143A" w14:paraId="0000041C" w14:textId="77777777">
            <w:pPr>
              <w:widowControl w:val="0"/>
              <w:pBdr>
                <w:top w:val="nil"/>
                <w:left w:val="nil"/>
                <w:bottom w:val="nil"/>
                <w:right w:val="nil"/>
                <w:between w:val="nil"/>
              </w:pBdr>
              <w:rPr>
                <w:b/>
              </w:rPr>
            </w:pPr>
          </w:p>
        </w:tc>
        <w:tc>
          <w:tcPr>
            <w:tcW w:w="4545" w:type="dxa"/>
            <w:shd w:val="clear" w:color="auto" w:fill="auto"/>
            <w:tcMar>
              <w:top w:w="100" w:type="dxa"/>
              <w:left w:w="100" w:type="dxa"/>
              <w:bottom w:w="100" w:type="dxa"/>
              <w:right w:w="100" w:type="dxa"/>
            </w:tcMar>
          </w:tcPr>
          <w:p w:rsidR="00A7143A" w:rsidRDefault="00A7143A" w14:paraId="0000041D" w14:textId="4B5DAC32"/>
        </w:tc>
        <w:tc>
          <w:tcPr>
            <w:tcW w:w="3120" w:type="dxa"/>
            <w:shd w:val="clear" w:color="auto" w:fill="auto"/>
            <w:tcMar>
              <w:top w:w="100" w:type="dxa"/>
              <w:left w:w="100" w:type="dxa"/>
              <w:bottom w:w="100" w:type="dxa"/>
              <w:right w:w="100" w:type="dxa"/>
            </w:tcMar>
          </w:tcPr>
          <w:p w:rsidR="00A7143A" w:rsidRDefault="00A7143A" w14:paraId="0000041E" w14:textId="44AEFC9F">
            <w:pPr>
              <w:widowControl w:val="0"/>
              <w:rPr>
                <w:b/>
              </w:rPr>
            </w:pPr>
          </w:p>
        </w:tc>
      </w:tr>
      <w:tr w:rsidR="00D44308" w14:paraId="5167D1B0" w14:textId="77777777">
        <w:tc>
          <w:tcPr>
            <w:tcW w:w="1725" w:type="dxa"/>
            <w:shd w:val="clear" w:color="auto" w:fill="auto"/>
            <w:tcMar>
              <w:top w:w="100" w:type="dxa"/>
              <w:left w:w="100" w:type="dxa"/>
              <w:bottom w:w="100" w:type="dxa"/>
              <w:right w:w="100" w:type="dxa"/>
            </w:tcMar>
          </w:tcPr>
          <w:p w:rsidR="00A7143A" w:rsidRDefault="008C136C" w14:paraId="0000041F" w14:textId="77777777">
            <w:pPr>
              <w:widowControl w:val="0"/>
            </w:pPr>
            <w:r>
              <w:t>Update User</w:t>
            </w:r>
          </w:p>
        </w:tc>
        <w:tc>
          <w:tcPr>
            <w:tcW w:w="4545" w:type="dxa"/>
            <w:shd w:val="clear" w:color="auto" w:fill="auto"/>
            <w:tcMar>
              <w:top w:w="100" w:type="dxa"/>
              <w:left w:w="100" w:type="dxa"/>
              <w:bottom w:w="100" w:type="dxa"/>
              <w:right w:w="100" w:type="dxa"/>
            </w:tcMar>
          </w:tcPr>
          <w:p w:rsidR="00A7143A" w:rsidRDefault="008C136C" w14:paraId="00000420" w14:textId="77777777">
            <w:proofErr w:type="gramStart"/>
            <w:r>
              <w:t>IF(</w:t>
            </w:r>
            <w:proofErr w:type="gramEnd"/>
            <w:r>
              <w:t>Any map user attribute updated)</w:t>
            </w:r>
          </w:p>
        </w:tc>
        <w:tc>
          <w:tcPr>
            <w:tcW w:w="3120" w:type="dxa"/>
            <w:shd w:val="clear" w:color="auto" w:fill="auto"/>
            <w:tcMar>
              <w:top w:w="100" w:type="dxa"/>
              <w:left w:w="100" w:type="dxa"/>
              <w:bottom w:w="100" w:type="dxa"/>
              <w:right w:w="100" w:type="dxa"/>
            </w:tcMar>
          </w:tcPr>
          <w:p w:rsidR="00A7143A" w:rsidRDefault="008C136C" w14:paraId="00000421" w14:textId="77777777">
            <w:r>
              <w:t>Provision attribute updates to SNOW</w:t>
            </w:r>
          </w:p>
        </w:tc>
      </w:tr>
      <w:tr w:rsidR="00D44308" w14:paraId="16E4232F" w14:textId="77777777">
        <w:tc>
          <w:tcPr>
            <w:tcW w:w="1725" w:type="dxa"/>
            <w:shd w:val="clear" w:color="auto" w:fill="auto"/>
            <w:tcMar>
              <w:top w:w="100" w:type="dxa"/>
              <w:left w:w="100" w:type="dxa"/>
              <w:bottom w:w="100" w:type="dxa"/>
              <w:right w:w="100" w:type="dxa"/>
            </w:tcMar>
          </w:tcPr>
          <w:p w:rsidR="00A7143A" w:rsidRDefault="00A7143A" w14:paraId="00000422" w14:textId="77777777">
            <w:pPr>
              <w:widowControl w:val="0"/>
            </w:pPr>
          </w:p>
        </w:tc>
        <w:tc>
          <w:tcPr>
            <w:tcW w:w="4545" w:type="dxa"/>
            <w:shd w:val="clear" w:color="auto" w:fill="auto"/>
            <w:tcMar>
              <w:top w:w="100" w:type="dxa"/>
              <w:left w:w="100" w:type="dxa"/>
              <w:bottom w:w="100" w:type="dxa"/>
              <w:right w:w="100" w:type="dxa"/>
            </w:tcMar>
          </w:tcPr>
          <w:p w:rsidR="00A7143A" w:rsidRDefault="008C136C" w14:paraId="00000423" w14:textId="77777777">
            <w:proofErr w:type="gramStart"/>
            <w:r>
              <w:t>IF(</w:t>
            </w:r>
            <w:proofErr w:type="gramEnd"/>
            <w:r>
              <w:t>Any birthright access associated attribute updated)</w:t>
            </w:r>
          </w:p>
        </w:tc>
        <w:tc>
          <w:tcPr>
            <w:tcW w:w="3120" w:type="dxa"/>
            <w:shd w:val="clear" w:color="auto" w:fill="auto"/>
            <w:tcMar>
              <w:top w:w="100" w:type="dxa"/>
              <w:left w:w="100" w:type="dxa"/>
              <w:bottom w:w="100" w:type="dxa"/>
              <w:right w:w="100" w:type="dxa"/>
            </w:tcMar>
          </w:tcPr>
          <w:p w:rsidR="00A7143A" w:rsidRDefault="008C136C" w14:paraId="00000424" w14:textId="064C3B83">
            <w:r>
              <w:t xml:space="preserve"> </w:t>
            </w:r>
            <w:r w:rsidR="00155A83">
              <w:t>P</w:t>
            </w:r>
            <w:r>
              <w:t xml:space="preserve">rovision </w:t>
            </w:r>
            <w:r w:rsidR="00155A83">
              <w:t xml:space="preserve">account </w:t>
            </w:r>
          </w:p>
        </w:tc>
      </w:tr>
      <w:tr w:rsidR="00D44308" w14:paraId="4926782C" w14:textId="77777777">
        <w:trPr>
          <w:trHeight w:val="400"/>
        </w:trPr>
        <w:tc>
          <w:tcPr>
            <w:tcW w:w="1725" w:type="dxa"/>
            <w:shd w:val="clear" w:color="auto" w:fill="auto"/>
            <w:tcMar>
              <w:top w:w="100" w:type="dxa"/>
              <w:left w:w="100" w:type="dxa"/>
              <w:bottom w:w="100" w:type="dxa"/>
              <w:right w:w="100" w:type="dxa"/>
            </w:tcMar>
          </w:tcPr>
          <w:p w:rsidR="00A7143A" w:rsidRDefault="008C136C" w14:paraId="00000425" w14:textId="77777777">
            <w:pPr>
              <w:widowControl w:val="0"/>
            </w:pPr>
            <w:r>
              <w:t>Termination</w:t>
            </w:r>
          </w:p>
        </w:tc>
        <w:tc>
          <w:tcPr>
            <w:tcW w:w="4545" w:type="dxa"/>
            <w:shd w:val="clear" w:color="auto" w:fill="auto"/>
            <w:tcMar>
              <w:top w:w="100" w:type="dxa"/>
              <w:left w:w="100" w:type="dxa"/>
              <w:bottom w:w="100" w:type="dxa"/>
              <w:right w:w="100" w:type="dxa"/>
            </w:tcMar>
          </w:tcPr>
          <w:p w:rsidR="00A7143A" w:rsidRDefault="008C136C" w14:paraId="00000426" w14:textId="77777777">
            <w:r>
              <w:t>User is disabled</w:t>
            </w:r>
          </w:p>
        </w:tc>
        <w:tc>
          <w:tcPr>
            <w:tcW w:w="3120" w:type="dxa"/>
            <w:shd w:val="clear" w:color="auto" w:fill="auto"/>
            <w:tcMar>
              <w:top w:w="100" w:type="dxa"/>
              <w:left w:w="100" w:type="dxa"/>
              <w:bottom w:w="100" w:type="dxa"/>
              <w:right w:w="100" w:type="dxa"/>
            </w:tcMar>
          </w:tcPr>
          <w:p w:rsidR="00A7143A" w:rsidRDefault="008C136C" w14:paraId="00000427" w14:textId="77777777">
            <w:r>
              <w:t>Disable SNOW Account</w:t>
            </w:r>
          </w:p>
        </w:tc>
      </w:tr>
      <w:tr w:rsidR="00D44308" w14:paraId="63DD0F5E" w14:textId="77777777">
        <w:tc>
          <w:tcPr>
            <w:tcW w:w="1725" w:type="dxa"/>
            <w:shd w:val="clear" w:color="auto" w:fill="auto"/>
            <w:tcMar>
              <w:top w:w="100" w:type="dxa"/>
              <w:left w:w="100" w:type="dxa"/>
              <w:bottom w:w="100" w:type="dxa"/>
              <w:right w:w="100" w:type="dxa"/>
            </w:tcMar>
          </w:tcPr>
          <w:p w:rsidR="00A7143A" w:rsidRDefault="008C136C" w14:paraId="00000428" w14:textId="77777777">
            <w:pPr>
              <w:widowControl w:val="0"/>
            </w:pPr>
            <w:r>
              <w:t>Rehire</w:t>
            </w:r>
          </w:p>
        </w:tc>
        <w:tc>
          <w:tcPr>
            <w:tcW w:w="4545" w:type="dxa"/>
            <w:shd w:val="clear" w:color="auto" w:fill="auto"/>
            <w:tcMar>
              <w:top w:w="100" w:type="dxa"/>
              <w:left w:w="100" w:type="dxa"/>
              <w:bottom w:w="100" w:type="dxa"/>
              <w:right w:w="100" w:type="dxa"/>
            </w:tcMar>
          </w:tcPr>
          <w:p w:rsidR="00A7143A" w:rsidRDefault="008C136C" w14:paraId="00000429" w14:textId="77777777">
            <w:r>
              <w:t>Rehired within 30 days of termination</w:t>
            </w:r>
          </w:p>
        </w:tc>
        <w:tc>
          <w:tcPr>
            <w:tcW w:w="3120" w:type="dxa"/>
            <w:shd w:val="clear" w:color="auto" w:fill="auto"/>
            <w:tcMar>
              <w:top w:w="100" w:type="dxa"/>
              <w:left w:w="100" w:type="dxa"/>
              <w:bottom w:w="100" w:type="dxa"/>
              <w:right w:w="100" w:type="dxa"/>
            </w:tcMar>
          </w:tcPr>
          <w:p w:rsidR="00A7143A" w:rsidRDefault="008C136C" w14:paraId="0000042A" w14:textId="77777777">
            <w:r>
              <w:t>Enable SNOW and provision &amp; evaluate birthright rules</w:t>
            </w:r>
          </w:p>
        </w:tc>
      </w:tr>
      <w:tr w:rsidR="00D44308" w14:paraId="32A36BC1" w14:textId="77777777">
        <w:tc>
          <w:tcPr>
            <w:tcW w:w="1725" w:type="dxa"/>
            <w:shd w:val="clear" w:color="auto" w:fill="auto"/>
            <w:tcMar>
              <w:top w:w="100" w:type="dxa"/>
              <w:left w:w="100" w:type="dxa"/>
              <w:bottom w:w="100" w:type="dxa"/>
              <w:right w:w="100" w:type="dxa"/>
            </w:tcMar>
          </w:tcPr>
          <w:p w:rsidR="00A7143A" w:rsidRDefault="00A7143A" w14:paraId="0000042B" w14:textId="77777777">
            <w:pPr>
              <w:widowControl w:val="0"/>
            </w:pPr>
          </w:p>
        </w:tc>
        <w:tc>
          <w:tcPr>
            <w:tcW w:w="4545" w:type="dxa"/>
            <w:shd w:val="clear" w:color="auto" w:fill="auto"/>
            <w:tcMar>
              <w:top w:w="100" w:type="dxa"/>
              <w:left w:w="100" w:type="dxa"/>
              <w:bottom w:w="100" w:type="dxa"/>
              <w:right w:w="100" w:type="dxa"/>
            </w:tcMar>
          </w:tcPr>
          <w:p w:rsidR="00A7143A" w:rsidRDefault="008C136C" w14:paraId="0000042C" w14:textId="77777777">
            <w:r>
              <w:t>Rehired after 30 days of termination</w:t>
            </w:r>
          </w:p>
        </w:tc>
        <w:tc>
          <w:tcPr>
            <w:tcW w:w="3120" w:type="dxa"/>
            <w:shd w:val="clear" w:color="auto" w:fill="auto"/>
            <w:tcMar>
              <w:top w:w="100" w:type="dxa"/>
              <w:left w:w="100" w:type="dxa"/>
              <w:bottom w:w="100" w:type="dxa"/>
              <w:right w:w="100" w:type="dxa"/>
            </w:tcMar>
          </w:tcPr>
          <w:p w:rsidR="00A7143A" w:rsidRDefault="008C136C" w14:paraId="0000042D" w14:textId="043F8CF7">
            <w:r>
              <w:t xml:space="preserve">Enable SNOW &amp; send update for </w:t>
            </w:r>
            <w:proofErr w:type="spellStart"/>
            <w:r>
              <w:t>SystemLogin</w:t>
            </w:r>
            <w:proofErr w:type="spellEnd"/>
            <w:r>
              <w:t xml:space="preserve"> &amp; email Attribute. Evaluate birthright rules</w:t>
            </w:r>
          </w:p>
        </w:tc>
      </w:tr>
    </w:tbl>
    <w:p w:rsidR="00A7143A" w:rsidRDefault="008C136C" w14:paraId="0000042E" w14:textId="77777777">
      <w:r>
        <w:br/>
      </w:r>
    </w:p>
    <w:p w:rsidR="00A7143A" w:rsidRDefault="00A7143A" w14:paraId="0000042F" w14:textId="77777777"/>
    <w:p w:rsidR="00A7143A" w:rsidRDefault="008C136C" w14:paraId="00000430" w14:textId="710138A6">
      <w:pPr>
        <w:pStyle w:val="Heading1"/>
        <w:numPr>
          <w:ilvl w:val="0"/>
          <w:numId w:val="27"/>
        </w:numPr>
        <w:ind w:hanging="436"/>
      </w:pPr>
      <w:r>
        <w:t xml:space="preserve"> </w:t>
      </w:r>
      <w:bookmarkStart w:name="_Toc167026924" w:id="74"/>
      <w:r>
        <w:t xml:space="preserve">Duo </w:t>
      </w:r>
      <w:r w:rsidR="004B5021">
        <w:t xml:space="preserve">INTEGRATION </w:t>
      </w:r>
      <w:r w:rsidR="00CF2A9E">
        <w:t>(FULL)</w:t>
      </w:r>
      <w:bookmarkEnd w:id="74"/>
    </w:p>
    <w:p w:rsidR="00A7143A" w:rsidRDefault="008C136C" w14:paraId="00000432" w14:textId="280CEE35">
      <w:pPr>
        <w:pBdr>
          <w:top w:val="nil"/>
          <w:left w:val="nil"/>
          <w:bottom w:val="nil"/>
          <w:right w:val="nil"/>
          <w:between w:val="nil"/>
        </w:pBdr>
        <w:spacing w:before="0" w:after="120"/>
        <w:rPr>
          <w:color w:val="000000"/>
          <w:sz w:val="24"/>
          <w:szCs w:val="24"/>
        </w:rPr>
      </w:pPr>
      <w:r>
        <w:rPr>
          <w:color w:val="000000"/>
        </w:rPr>
        <w:t>Saviynt will support the provisioning, aggregation, and correlation of users from DUO. Saviynt IGA will utilize a R</w:t>
      </w:r>
      <w:r w:rsidR="00D35E1B">
        <w:rPr>
          <w:color w:val="000000"/>
        </w:rPr>
        <w:t>EST</w:t>
      </w:r>
      <w:r>
        <w:rPr>
          <w:color w:val="000000"/>
        </w:rPr>
        <w:t xml:space="preserve"> based integration approach for handling the provisioning to </w:t>
      </w:r>
      <w:r w:rsidR="004B5021">
        <w:rPr>
          <w:color w:val="000000"/>
        </w:rPr>
        <w:t>DUO. Extending the DUO integration for reconciliation of Accounts and Access</w:t>
      </w:r>
    </w:p>
    <w:p w:rsidR="00A7143A" w:rsidRDefault="008C136C" w14:paraId="00000433" w14:textId="367C5086">
      <w:pPr>
        <w:pStyle w:val="Heading4"/>
      </w:pPr>
      <w:bookmarkStart w:name="_Toc167026925" w:id="75"/>
      <w:r>
        <w:t>1</w:t>
      </w:r>
      <w:ins w:author="SHINE THOMAS" w:date="2024-06-06T20:38:00Z" w:id="76">
        <w:r w:rsidR="0B4D9687">
          <w:t>3</w:t>
        </w:r>
      </w:ins>
      <w:del w:author="SHINE THOMAS" w:date="2024-06-06T20:38:00Z" w:id="77">
        <w:r w:rsidDel="008C136C">
          <w:delText>2</w:delText>
        </w:r>
      </w:del>
      <w:r>
        <w:t>.1 Assumptions:</w:t>
      </w:r>
      <w:bookmarkEnd w:id="75"/>
    </w:p>
    <w:p w:rsidR="00A7143A" w:rsidRDefault="008C136C" w14:paraId="00000434" w14:textId="04FBD08C">
      <w:pPr>
        <w:numPr>
          <w:ilvl w:val="0"/>
          <w:numId w:val="10"/>
        </w:numPr>
        <w:spacing w:after="0"/>
        <w:rPr>
          <w:color w:val="000000" w:themeColor="text1"/>
          <w:rPrChange w:author="SHINE THOMAS" w:date="2024-06-06T16:39:00Z" w:id="78">
            <w:rPr>
              <w:color w:val="000000"/>
              <w:sz w:val="24"/>
              <w:szCs w:val="24"/>
            </w:rPr>
          </w:rPrChange>
        </w:rPr>
      </w:pPr>
      <w:r w:rsidRPr="2206851C">
        <w:rPr>
          <w:color w:val="000000" w:themeColor="text1"/>
        </w:rPr>
        <w:t xml:space="preserve">Each existing account will have “unique identifier” associated which will match with </w:t>
      </w:r>
      <w:commentRangeStart w:id="79"/>
      <w:commentRangeStart w:id="80"/>
      <w:del w:author="TERRY L HUTTON" w:date="2024-06-05T22:04:00Z" w:id="81">
        <w:r w:rsidRPr="2206851C" w:rsidDel="00981F5B">
          <w:rPr>
            <w:color w:val="000000" w:themeColor="text1"/>
          </w:rPr>
          <w:delText>workday</w:delText>
        </w:r>
      </w:del>
      <w:commentRangeEnd w:id="79"/>
      <w:r w:rsidR="00981F5B">
        <w:rPr>
          <w:rStyle w:val="CommentReference"/>
        </w:rPr>
        <w:commentReference w:id="79"/>
      </w:r>
      <w:commentRangeEnd w:id="80"/>
      <w:r>
        <w:rPr>
          <w:rStyle w:val="CommentReference"/>
        </w:rPr>
        <w:commentReference w:id="80"/>
      </w:r>
      <w:del w:author="TERRY L HUTTON" w:date="2024-06-05T22:04:00Z" w:id="82">
        <w:r w:rsidRPr="2206851C" w:rsidDel="00981F5B">
          <w:rPr>
            <w:color w:val="000000" w:themeColor="text1"/>
          </w:rPr>
          <w:delText xml:space="preserve"> </w:delText>
        </w:r>
      </w:del>
      <w:r w:rsidRPr="2206851C">
        <w:rPr>
          <w:color w:val="000000" w:themeColor="text1"/>
        </w:rPr>
        <w:t>user’s “unique identifier”</w:t>
      </w:r>
      <w:ins w:author="TERRY L HUTTON" w:date="2024-06-05T22:04:00Z" w:id="83">
        <w:r w:rsidRPr="2206851C" w:rsidR="00981F5B">
          <w:rPr>
            <w:color w:val="000000" w:themeColor="text1"/>
          </w:rPr>
          <w:t xml:space="preserve"> in the system</w:t>
        </w:r>
      </w:ins>
      <w:ins w:author="TERRY L HUTTON" w:date="2024-06-05T22:05:00Z" w:id="84">
        <w:r w:rsidRPr="2206851C" w:rsidR="00981F5B">
          <w:rPr>
            <w:color w:val="000000" w:themeColor="text1"/>
          </w:rPr>
          <w:t xml:space="preserve"> of record</w:t>
        </w:r>
      </w:ins>
      <w:r w:rsidRPr="2206851C">
        <w:rPr>
          <w:color w:val="000000" w:themeColor="text1"/>
        </w:rPr>
        <w:t>.</w:t>
      </w:r>
    </w:p>
    <w:p w:rsidR="00A7143A" w:rsidRDefault="008C136C" w14:paraId="06001398" w14:textId="027FB856">
      <w:pPr>
        <w:numPr>
          <w:ilvl w:val="0"/>
          <w:numId w:val="10"/>
        </w:numPr>
        <w:spacing w:after="0"/>
        <w:rPr>
          <w:ins w:author="SHINE THOMAS" w:date="2024-06-06T20:38:00Z" w:id="85"/>
          <w:color w:val="000000" w:themeColor="text1"/>
          <w:rPrChange w:author="SHINE THOMAS" w:date="2024-06-06T16:39:00Z" w:id="86">
            <w:rPr>
              <w:ins w:author="SHINE THOMAS" w:date="2024-06-06T20:38:00Z" w:id="87"/>
              <w:color w:val="000000"/>
              <w:sz w:val="24"/>
              <w:szCs w:val="24"/>
            </w:rPr>
          </w:rPrChange>
        </w:rPr>
        <w:pPrChange w:author="SHINE THOMAS" w:date="2024-06-06T16:39:00Z" w:id="88">
          <w:pPr>
            <w:numPr>
              <w:numId w:val="10"/>
            </w:numPr>
            <w:pBdr>
              <w:top w:val="nil"/>
              <w:left w:val="nil"/>
              <w:bottom w:val="nil"/>
              <w:right w:val="nil"/>
              <w:between w:val="nil"/>
            </w:pBdr>
            <w:spacing w:before="0"/>
            <w:ind w:left="720" w:hanging="360"/>
          </w:pPr>
        </w:pPrChange>
      </w:pPr>
      <w:r w:rsidRPr="51DAF818">
        <w:rPr>
          <w:color w:val="000000" w:themeColor="text1"/>
        </w:rPr>
        <w:t xml:space="preserve">Orphan accounts will be mapped </w:t>
      </w:r>
      <w:r w:rsidRPr="2206851C">
        <w:rPr>
          <w:color w:val="000000" w:themeColor="text1"/>
          <w:rPrChange w:author="SHINE THOMAS" w:date="2024-06-06T16:39:00Z" w:id="89">
            <w:rPr/>
          </w:rPrChange>
        </w:rPr>
        <w:t>by the customer</w:t>
      </w:r>
      <w:r w:rsidRPr="51DAF818">
        <w:rPr>
          <w:color w:val="000000" w:themeColor="text1"/>
        </w:rPr>
        <w:t>.</w:t>
      </w:r>
    </w:p>
    <w:p w:rsidR="00A7143A" w:rsidRDefault="21A82FA9" w14:paraId="00000435" w14:textId="59FDEAA6">
      <w:pPr>
        <w:numPr>
          <w:ilvl w:val="0"/>
          <w:numId w:val="10"/>
        </w:numPr>
        <w:pBdr>
          <w:top w:val="nil"/>
          <w:left w:val="nil"/>
          <w:bottom w:val="nil"/>
          <w:right w:val="nil"/>
          <w:between w:val="nil"/>
        </w:pBdr>
        <w:spacing w:before="0"/>
        <w:rPr>
          <w:color w:val="000000"/>
          <w:sz w:val="24"/>
          <w:szCs w:val="24"/>
        </w:rPr>
      </w:pPr>
      <w:ins w:author="SHINE THOMAS" w:date="2024-06-06T20:38:00Z" w:id="90">
        <w:r w:rsidRPr="2206851C">
          <w:rPr>
            <w:color w:val="000000" w:themeColor="text1"/>
            <w:rPrChange w:author="SHINE THOMAS" w:date="2024-06-06T20:39:00Z" w:id="91">
              <w:rPr/>
            </w:rPrChange>
          </w:rPr>
          <w:t>Sync bet</w:t>
        </w:r>
      </w:ins>
      <w:ins w:author="SHINE THOMAS" w:date="2024-06-06T20:39:00Z" w:id="92">
        <w:r w:rsidRPr="2206851C">
          <w:rPr>
            <w:color w:val="000000" w:themeColor="text1"/>
            <w:rPrChange w:author="SHINE THOMAS" w:date="2024-06-06T20:39:00Z" w:id="93">
              <w:rPr/>
            </w:rPrChange>
          </w:rPr>
          <w:t>ween Active Directory and DUO will be stopped</w:t>
        </w:r>
      </w:ins>
      <w:r w:rsidR="008C136C">
        <w:br/>
      </w:r>
    </w:p>
    <w:p w:rsidR="00A7143A" w:rsidRDefault="008C136C" w14:paraId="00000436" w14:textId="09C21E0B">
      <w:pPr>
        <w:pStyle w:val="Heading4"/>
      </w:pPr>
      <w:bookmarkStart w:name="_Toc167026926" w:id="94"/>
      <w:del w:author="SHINE THOMAS" w:date="2024-06-06T20:38:00Z" w:id="95">
        <w:r w:rsidDel="008C136C">
          <w:delText>1</w:delText>
        </w:r>
      </w:del>
      <w:r>
        <w:t>2</w:t>
      </w:r>
      <w:ins w:author="SHINE THOMAS" w:date="2024-06-06T20:38:00Z" w:id="96">
        <w:r w:rsidR="44F6331E">
          <w:t>3</w:t>
        </w:r>
      </w:ins>
      <w:r>
        <w:t>.2 Prerequisite:</w:t>
      </w:r>
      <w:bookmarkEnd w:id="94"/>
    </w:p>
    <w:p w:rsidR="00A7143A" w:rsidRDefault="008C136C" w14:paraId="00000437" w14:textId="77777777">
      <w:pPr>
        <w:numPr>
          <w:ilvl w:val="0"/>
          <w:numId w:val="5"/>
        </w:numPr>
        <w:spacing w:after="0" w:line="240" w:lineRule="auto"/>
        <w:rPr>
          <w:color w:val="000000" w:themeColor="text1"/>
        </w:rPr>
      </w:pPr>
      <w:r w:rsidRPr="78A9A5D0">
        <w:rPr>
          <w:color w:val="000000" w:themeColor="text1"/>
        </w:rPr>
        <w:t>Service Account details</w:t>
      </w:r>
    </w:p>
    <w:p w:rsidR="00A7143A" w:rsidRDefault="008C136C" w14:paraId="00000438" w14:textId="77777777">
      <w:pPr>
        <w:numPr>
          <w:ilvl w:val="0"/>
          <w:numId w:val="5"/>
        </w:numPr>
        <w:spacing w:after="0" w:line="240" w:lineRule="auto"/>
        <w:rPr>
          <w:color w:val="000000" w:themeColor="text1"/>
        </w:rPr>
        <w:pPrChange w:author="SHINE THOMAS" w:date="2024-06-06T16:40:00Z" w:id="97">
          <w:pPr>
            <w:numPr>
              <w:numId w:val="5"/>
            </w:numPr>
            <w:pBdr>
              <w:top w:val="nil"/>
              <w:left w:val="nil"/>
              <w:bottom w:val="nil"/>
              <w:right w:val="nil"/>
              <w:between w:val="nil"/>
            </w:pBdr>
            <w:spacing w:before="0" w:after="0" w:line="240" w:lineRule="auto"/>
            <w:ind w:left="720" w:hanging="360"/>
          </w:pPr>
        </w:pPrChange>
      </w:pPr>
      <w:r w:rsidRPr="78A9A5D0">
        <w:rPr>
          <w:color w:val="000000" w:themeColor="text1"/>
        </w:rPr>
        <w:t>Connectivity from Saviynt to Duo</w:t>
      </w:r>
    </w:p>
    <w:p w:rsidR="00A7143A" w:rsidRDefault="008C136C" w14:paraId="00000439" w14:textId="77777777">
      <w:pPr>
        <w:numPr>
          <w:ilvl w:val="0"/>
          <w:numId w:val="5"/>
        </w:numPr>
        <w:spacing w:after="0" w:line="240" w:lineRule="auto"/>
        <w:rPr>
          <w:ins w:author="SHINE THOMAS" w:date="2024-06-06T20:39:00Z" w:id="98"/>
          <w:color w:val="000000" w:themeColor="text1"/>
        </w:rPr>
        <w:pPrChange w:author="SHINE THOMAS" w:date="2024-06-06T16:40:00Z" w:id="99">
          <w:pPr>
            <w:numPr>
              <w:numId w:val="5"/>
            </w:numPr>
            <w:pBdr>
              <w:top w:val="nil"/>
              <w:left w:val="nil"/>
              <w:bottom w:val="nil"/>
              <w:right w:val="nil"/>
              <w:between w:val="nil"/>
            </w:pBdr>
            <w:spacing w:before="0" w:line="240" w:lineRule="auto"/>
            <w:ind w:left="720" w:hanging="360"/>
          </w:pPr>
        </w:pPrChange>
      </w:pPr>
      <w:r w:rsidRPr="217C973E">
        <w:rPr>
          <w:color w:val="000000" w:themeColor="text1"/>
        </w:rPr>
        <w:t>Attribute Mapping details</w:t>
      </w:r>
    </w:p>
    <w:p w:rsidR="46EFC96B" w:rsidRDefault="46EFC96B" w14:paraId="454EE326" w14:textId="3FB48865">
      <w:pPr>
        <w:numPr>
          <w:ilvl w:val="0"/>
          <w:numId w:val="5"/>
        </w:numPr>
        <w:spacing w:after="0" w:line="240" w:lineRule="auto"/>
        <w:rPr>
          <w:ins w:author="SHINE THOMAS" w:date="2024-06-06T20:39:00Z" w:id="100"/>
          <w:color w:val="000000" w:themeColor="text1"/>
        </w:rPr>
        <w:pPrChange w:author="SHINE THOMAS" w:date="2024-06-06T16:40:00Z" w:id="101">
          <w:pPr>
            <w:numPr>
              <w:numId w:val="5"/>
            </w:numPr>
            <w:pBdr>
              <w:top w:val="nil"/>
              <w:left w:val="nil"/>
              <w:bottom w:val="nil"/>
              <w:right w:val="nil"/>
              <w:between w:val="nil"/>
            </w:pBdr>
            <w:spacing w:before="0" w:line="240" w:lineRule="auto"/>
            <w:ind w:left="720" w:hanging="360"/>
          </w:pPr>
        </w:pPrChange>
      </w:pPr>
      <w:ins w:author="SHINE THOMAS" w:date="2024-06-06T20:39:00Z" w:id="102">
        <w:r w:rsidRPr="217C973E">
          <w:rPr>
            <w:color w:val="000000" w:themeColor="text1"/>
          </w:rPr>
          <w:t xml:space="preserve">Sync between DUO and </w:t>
        </w:r>
        <w:r w:rsidRPr="40D2404B">
          <w:rPr>
            <w:color w:val="000000" w:themeColor="text1"/>
          </w:rPr>
          <w:t>Active Directory is turned off</w:t>
        </w:r>
      </w:ins>
    </w:p>
    <w:p w:rsidR="46EFC96B" w:rsidRDefault="46EFC96B" w14:paraId="23FB8911" w14:textId="32073F42">
      <w:pPr>
        <w:numPr>
          <w:ilvl w:val="0"/>
          <w:numId w:val="5"/>
        </w:numPr>
        <w:spacing w:after="0" w:line="240" w:lineRule="auto"/>
        <w:rPr>
          <w:color w:val="000000" w:themeColor="text1"/>
        </w:rPr>
        <w:pPrChange w:author="SHINE THOMAS" w:date="2024-06-06T16:40:00Z" w:id="103">
          <w:pPr>
            <w:numPr>
              <w:numId w:val="5"/>
            </w:numPr>
            <w:pBdr>
              <w:top w:val="nil"/>
              <w:left w:val="nil"/>
              <w:bottom w:val="nil"/>
              <w:right w:val="nil"/>
              <w:between w:val="nil"/>
            </w:pBdr>
            <w:spacing w:before="0" w:line="240" w:lineRule="auto"/>
            <w:ind w:left="720" w:hanging="360"/>
          </w:pPr>
        </w:pPrChange>
      </w:pPr>
      <w:ins w:author="SHINE THOMAS" w:date="2024-06-06T20:39:00Z" w:id="104">
        <w:r w:rsidRPr="40D2404B">
          <w:rPr>
            <w:color w:val="000000" w:themeColor="text1"/>
          </w:rPr>
          <w:t xml:space="preserve">DUO groups details and </w:t>
        </w:r>
        <w:del w:author="THRINAATH VAJRAGOWNI" w:date="2024-06-07T13:11:00Z" w:id="105">
          <w:r w:rsidRPr="40D2404B">
            <w:rPr>
              <w:color w:val="000000" w:themeColor="text1"/>
            </w:rPr>
            <w:delText>criterria</w:delText>
          </w:r>
        </w:del>
      </w:ins>
      <w:ins w:author="THRINAATH VAJRAGOWNI" w:date="2024-06-07T13:11:00Z" w:id="106">
        <w:r w:rsidRPr="68E867FF" w:rsidR="14A4ADC1">
          <w:rPr>
            <w:color w:val="000000" w:themeColor="text1"/>
          </w:rPr>
          <w:t>criteria</w:t>
        </w:r>
      </w:ins>
      <w:ins w:author="SHINE THOMAS" w:date="2024-06-06T20:39:00Z" w:id="107">
        <w:r w:rsidRPr="40D2404B">
          <w:rPr>
            <w:color w:val="000000" w:themeColor="text1"/>
          </w:rPr>
          <w:t xml:space="preserve"> to add them </w:t>
        </w:r>
      </w:ins>
      <w:ins w:author="SHINE THOMAS" w:date="2024-06-06T20:40:00Z" w:id="108">
        <w:r w:rsidRPr="40D2404B">
          <w:rPr>
            <w:color w:val="000000" w:themeColor="text1"/>
          </w:rPr>
          <w:t>to users has been provided.</w:t>
        </w:r>
      </w:ins>
    </w:p>
    <w:p w:rsidR="00A7143A" w:rsidRDefault="008C136C" w14:paraId="0000043A" w14:textId="40BEB585">
      <w:pPr>
        <w:pStyle w:val="Heading4"/>
        <w:rPr>
          <w:color w:val="000000"/>
          <w:sz w:val="27"/>
          <w:szCs w:val="27"/>
        </w:rPr>
      </w:pPr>
      <w:bookmarkStart w:name="_Toc167026927" w:id="109"/>
      <w:r>
        <w:t>1</w:t>
      </w:r>
      <w:ins w:author="SHINE THOMAS" w:date="2024-06-06T20:38:00Z" w:id="110">
        <w:r w:rsidR="696F4876">
          <w:t>3</w:t>
        </w:r>
      </w:ins>
      <w:del w:author="SHINE THOMAS" w:date="2024-06-06T20:38:00Z" w:id="111">
        <w:r w:rsidDel="008C136C">
          <w:delText>2</w:delText>
        </w:r>
      </w:del>
      <w:r>
        <w:t>.3 Connection Design</w:t>
      </w:r>
      <w:bookmarkEnd w:id="109"/>
    </w:p>
    <w:p w:rsidR="00A7143A" w:rsidRDefault="008C136C" w14:paraId="0000043B" w14:textId="77777777">
      <w:pPr>
        <w:pBdr>
          <w:top w:val="nil"/>
          <w:left w:val="nil"/>
          <w:bottom w:val="nil"/>
          <w:right w:val="nil"/>
          <w:between w:val="nil"/>
        </w:pBdr>
        <w:rPr>
          <w:color w:val="000000"/>
          <w:sz w:val="24"/>
          <w:szCs w:val="24"/>
        </w:rPr>
      </w:pPr>
      <w:r>
        <w:rPr>
          <w:color w:val="000000"/>
        </w:rPr>
        <w:t>Saviynt will use the REST connector to integrate with the Duo application.</w:t>
      </w:r>
    </w:p>
    <w:p w:rsidR="00A7143A" w:rsidRDefault="008C136C" w14:paraId="0000043C" w14:textId="77777777">
      <w:pPr>
        <w:pBdr>
          <w:top w:val="nil"/>
          <w:left w:val="nil"/>
          <w:bottom w:val="nil"/>
          <w:right w:val="nil"/>
          <w:between w:val="nil"/>
        </w:pBdr>
        <w:rPr>
          <w:color w:val="000000"/>
          <w:sz w:val="24"/>
          <w:szCs w:val="24"/>
        </w:rPr>
      </w:pPr>
      <w:r>
        <w:rPr>
          <w:color w:val="000000"/>
        </w:rPr>
        <w:t>The integration flow of Duo with Saviynt involves</w:t>
      </w:r>
    </w:p>
    <w:p w:rsidR="00A7143A" w:rsidP="3093A27A" w:rsidRDefault="008C136C" w14:paraId="0000043D" w14:textId="77777777">
      <w:pPr>
        <w:numPr>
          <w:ilvl w:val="0"/>
          <w:numId w:val="31"/>
        </w:numPr>
        <w:pBdr>
          <w:top w:val="nil"/>
          <w:left w:val="nil"/>
          <w:bottom w:val="nil"/>
          <w:right w:val="nil"/>
          <w:between w:val="nil"/>
        </w:pBdr>
        <w:spacing w:after="0" w:line="240" w:lineRule="auto"/>
        <w:rPr>
          <w:color w:val="000000"/>
        </w:rPr>
      </w:pPr>
      <w:r>
        <w:t xml:space="preserve">EIC </w:t>
      </w:r>
      <w:r w:rsidRPr="3093A27A">
        <w:rPr>
          <w:color w:val="000000" w:themeColor="text1"/>
        </w:rPr>
        <w:t xml:space="preserve">will import the user information at periodic intervals from the HR </w:t>
      </w:r>
      <w:commentRangeStart w:id="112"/>
      <w:commentRangeStart w:id="113"/>
      <w:r w:rsidRPr="3093A27A">
        <w:rPr>
          <w:color w:val="000000" w:themeColor="text1"/>
        </w:rPr>
        <w:t>source</w:t>
      </w:r>
      <w:commentRangeEnd w:id="112"/>
      <w:r>
        <w:rPr>
          <w:rStyle w:val="CommentReference"/>
        </w:rPr>
        <w:commentReference w:id="112"/>
      </w:r>
      <w:commentRangeEnd w:id="113"/>
      <w:r>
        <w:rPr>
          <w:rStyle w:val="CommentReference"/>
        </w:rPr>
        <w:commentReference w:id="113"/>
      </w:r>
      <w:r w:rsidRPr="3093A27A">
        <w:rPr>
          <w:color w:val="000000" w:themeColor="text1"/>
        </w:rPr>
        <w:t>.</w:t>
      </w:r>
    </w:p>
    <w:p w:rsidR="00A7143A" w:rsidRDefault="008C136C" w14:paraId="0000043E" w14:textId="77777777">
      <w:pPr>
        <w:numPr>
          <w:ilvl w:val="0"/>
          <w:numId w:val="31"/>
        </w:numPr>
        <w:pBdr>
          <w:top w:val="nil"/>
          <w:left w:val="nil"/>
          <w:bottom w:val="nil"/>
          <w:right w:val="nil"/>
          <w:between w:val="nil"/>
        </w:pBdr>
        <w:spacing w:before="0" w:after="0" w:line="240" w:lineRule="auto"/>
        <w:rPr>
          <w:color w:val="000000"/>
        </w:rPr>
      </w:pPr>
      <w:r>
        <w:t xml:space="preserve">EIC </w:t>
      </w:r>
      <w:r>
        <w:rPr>
          <w:color w:val="000000"/>
        </w:rPr>
        <w:t>creates/updates user records received from HR in the identity repository.</w:t>
      </w:r>
    </w:p>
    <w:p w:rsidR="00A7143A" w:rsidRDefault="008C136C" w14:paraId="0000043F" w14:textId="77777777">
      <w:pPr>
        <w:numPr>
          <w:ilvl w:val="0"/>
          <w:numId w:val="31"/>
        </w:numPr>
        <w:pBdr>
          <w:top w:val="nil"/>
          <w:left w:val="nil"/>
          <w:bottom w:val="nil"/>
          <w:right w:val="nil"/>
          <w:between w:val="nil"/>
        </w:pBdr>
        <w:spacing w:before="0" w:after="0" w:line="240" w:lineRule="auto"/>
        <w:rPr>
          <w:color w:val="000000"/>
        </w:rPr>
      </w:pPr>
      <w:r>
        <w:t xml:space="preserve">EIC </w:t>
      </w:r>
      <w:r>
        <w:rPr>
          <w:color w:val="000000"/>
        </w:rPr>
        <w:t xml:space="preserve">will </w:t>
      </w:r>
      <w:r>
        <w:t>create/update/disable/enable the DUO account.</w:t>
      </w:r>
    </w:p>
    <w:p w:rsidR="00A7143A" w:rsidRDefault="008C136C" w14:paraId="00000440" w14:textId="77777777">
      <w:pPr>
        <w:numPr>
          <w:ilvl w:val="0"/>
          <w:numId w:val="31"/>
        </w:numPr>
        <w:pBdr>
          <w:top w:val="nil"/>
          <w:left w:val="nil"/>
          <w:bottom w:val="nil"/>
          <w:right w:val="nil"/>
          <w:between w:val="nil"/>
        </w:pBdr>
        <w:spacing w:before="0" w:after="0" w:line="240" w:lineRule="auto"/>
        <w:rPr>
          <w:color w:val="000000"/>
        </w:rPr>
      </w:pPr>
      <w:r>
        <w:t xml:space="preserve">EIC </w:t>
      </w:r>
      <w:r>
        <w:rPr>
          <w:color w:val="000000"/>
        </w:rPr>
        <w:t>will send the account claiming email to the end-user with instructions to register the device within Duo.</w:t>
      </w:r>
    </w:p>
    <w:p w:rsidR="00A7143A" w:rsidRDefault="008C136C" w14:paraId="00000441" w14:textId="77777777">
      <w:pPr>
        <w:numPr>
          <w:ilvl w:val="0"/>
          <w:numId w:val="31"/>
        </w:numPr>
        <w:pBdr>
          <w:top w:val="nil"/>
          <w:left w:val="nil"/>
          <w:bottom w:val="nil"/>
          <w:right w:val="nil"/>
          <w:between w:val="nil"/>
        </w:pBdr>
        <w:spacing w:before="0" w:line="240" w:lineRule="auto"/>
        <w:rPr>
          <w:color w:val="000000"/>
        </w:rPr>
      </w:pPr>
      <w:r>
        <w:t xml:space="preserve">EIC </w:t>
      </w:r>
      <w:r>
        <w:rPr>
          <w:color w:val="000000"/>
        </w:rPr>
        <w:t>will store all the event information for audit purposes.</w:t>
      </w:r>
    </w:p>
    <w:p w:rsidR="00A7143A" w:rsidRDefault="00C50A30" w14:paraId="00000442" w14:textId="77777777">
      <w:pPr>
        <w:pBdr>
          <w:top w:val="nil"/>
          <w:left w:val="nil"/>
          <w:bottom w:val="nil"/>
          <w:right w:val="nil"/>
          <w:between w:val="nil"/>
        </w:pBdr>
        <w:rPr>
          <w:color w:val="000000"/>
          <w:sz w:val="24"/>
          <w:szCs w:val="24"/>
        </w:rPr>
      </w:pPr>
      <w:r>
        <w:rPr>
          <w:noProof/>
          <w:color w:val="000000"/>
        </w:rPr>
        <w:drawing>
          <wp:inline distT="0" distB="0" distL="0" distR="0" wp14:anchorId="13B8BB37" wp14:editId="30F2D73E">
            <wp:extent cx="5124450" cy="1364615"/>
            <wp:effectExtent l="0" t="0" r="0" b="0"/>
            <wp:docPr id="277" name="Picture 277"/>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7"/>
                    <a:srcRect/>
                    <a:stretch>
                      <a:fillRect/>
                    </a:stretch>
                  </pic:blipFill>
                  <pic:spPr>
                    <a:xfrm>
                      <a:off x="0" y="0"/>
                      <a:ext cx="5124450" cy="1364615"/>
                    </a:xfrm>
                    <a:prstGeom prst="rect">
                      <a:avLst/>
                    </a:prstGeom>
                    <a:ln/>
                  </pic:spPr>
                </pic:pic>
              </a:graphicData>
            </a:graphic>
          </wp:inline>
        </w:drawing>
      </w:r>
    </w:p>
    <w:p w:rsidR="00A7143A" w:rsidRDefault="008C136C" w14:paraId="00000443" w14:textId="392CDFAB">
      <w:pPr>
        <w:pStyle w:val="Heading4"/>
      </w:pPr>
      <w:bookmarkStart w:name="_Toc167026928" w:id="114"/>
      <w:r>
        <w:t>1</w:t>
      </w:r>
      <w:ins w:author="SHINE THOMAS" w:date="2024-06-06T20:38:00Z" w:id="115">
        <w:r w:rsidR="66D877B7">
          <w:t>3</w:t>
        </w:r>
      </w:ins>
      <w:del w:author="SHINE THOMAS" w:date="2024-06-06T20:38:00Z" w:id="116">
        <w:r w:rsidDel="008C136C">
          <w:delText>2</w:delText>
        </w:r>
      </w:del>
      <w:r>
        <w:t xml:space="preserve">.4 Saviynt-Duo Attribute </w:t>
      </w:r>
      <w:sdt>
        <w:sdtPr>
          <w:tag w:val="goog_rdk_3"/>
          <w:id w:val="-2066557882"/>
        </w:sdtPr>
        <w:sdtEndPr/>
        <w:sdtContent/>
      </w:sdt>
      <w:r>
        <w:t>Mapping</w:t>
      </w:r>
      <w:bookmarkEnd w:id="114"/>
    </w:p>
    <w:p w:rsidR="00766F1F" w:rsidRDefault="00766F1F" w14:paraId="31E2326B" w14:textId="1CF89734">
      <w:pPr>
        <w:rPr>
          <w:sz w:val="24"/>
          <w:szCs w:val="24"/>
        </w:rPr>
      </w:pPr>
      <w:r>
        <w:rPr>
          <w:sz w:val="24"/>
          <w:szCs w:val="24"/>
        </w:rPr>
        <w:t xml:space="preserve">Reconciliation </w:t>
      </w:r>
    </w:p>
    <w:tbl>
      <w:tblPr>
        <w:tblW w:w="817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2212"/>
        <w:gridCol w:w="5960"/>
      </w:tblGrid>
      <w:tr w:rsidR="00766F1F" w:rsidTr="002F6121" w14:paraId="446C17E2" w14:textId="77777777">
        <w:tc>
          <w:tcPr>
            <w:tcW w:w="2212" w:type="dxa"/>
            <w:shd w:val="clear" w:color="auto" w:fill="6D9EEB"/>
            <w:tcMar>
              <w:top w:w="100" w:type="dxa"/>
              <w:left w:w="100" w:type="dxa"/>
              <w:bottom w:w="100" w:type="dxa"/>
              <w:right w:w="100" w:type="dxa"/>
            </w:tcMar>
          </w:tcPr>
          <w:p w:rsidR="00766F1F" w:rsidP="00DF0F30" w:rsidRDefault="00766F1F" w14:paraId="2924073B" w14:textId="3F1E76CC">
            <w:pPr>
              <w:widowControl w:val="0"/>
              <w:spacing w:line="120" w:lineRule="auto"/>
              <w:rPr>
                <w:b/>
                <w:color w:val="FFFFFF"/>
              </w:rPr>
            </w:pPr>
            <w:r>
              <w:rPr>
                <w:b/>
                <w:color w:val="FFFFFF"/>
              </w:rPr>
              <w:t xml:space="preserve">Saviynt Account Attribute </w:t>
            </w:r>
          </w:p>
        </w:tc>
        <w:tc>
          <w:tcPr>
            <w:tcW w:w="5960" w:type="dxa"/>
            <w:shd w:val="clear" w:color="auto" w:fill="6D9EEB"/>
            <w:tcMar>
              <w:top w:w="100" w:type="dxa"/>
              <w:left w:w="100" w:type="dxa"/>
              <w:bottom w:w="100" w:type="dxa"/>
              <w:right w:w="100" w:type="dxa"/>
            </w:tcMar>
          </w:tcPr>
          <w:p w:rsidR="00766F1F" w:rsidP="00DF0F30" w:rsidRDefault="00766F1F" w14:paraId="6636190E" w14:textId="0C88297C">
            <w:pPr>
              <w:widowControl w:val="0"/>
              <w:spacing w:line="120" w:lineRule="auto"/>
              <w:rPr>
                <w:b/>
                <w:color w:val="FFFFFF"/>
              </w:rPr>
            </w:pPr>
            <w:r>
              <w:rPr>
                <w:b/>
                <w:color w:val="FFFFFF"/>
              </w:rPr>
              <w:t>DUO Attribute</w:t>
            </w:r>
          </w:p>
        </w:tc>
      </w:tr>
      <w:tr w:rsidR="00766F1F" w:rsidTr="00766F1F" w14:paraId="7550466B" w14:textId="77777777">
        <w:trPr>
          <w:trHeight w:val="393"/>
        </w:trPr>
        <w:tc>
          <w:tcPr>
            <w:tcW w:w="2212" w:type="dxa"/>
            <w:shd w:val="clear" w:color="auto" w:fill="auto"/>
            <w:tcMar>
              <w:top w:w="100" w:type="dxa"/>
              <w:left w:w="100" w:type="dxa"/>
              <w:bottom w:w="100" w:type="dxa"/>
              <w:right w:w="100" w:type="dxa"/>
            </w:tcMar>
          </w:tcPr>
          <w:p w:rsidR="00766F1F" w:rsidP="00DF0F30" w:rsidRDefault="00766F1F" w14:paraId="01DD253A" w14:textId="260A1E44">
            <w:pPr>
              <w:widowControl w:val="0"/>
              <w:spacing w:line="120" w:lineRule="auto"/>
            </w:pPr>
            <w:proofErr w:type="spellStart"/>
            <w:r w:rsidRPr="00766F1F">
              <w:t>accountID</w:t>
            </w:r>
            <w:proofErr w:type="spellEnd"/>
          </w:p>
        </w:tc>
        <w:tc>
          <w:tcPr>
            <w:tcW w:w="5960" w:type="dxa"/>
            <w:shd w:val="clear" w:color="auto" w:fill="auto"/>
            <w:tcMar>
              <w:top w:w="100" w:type="dxa"/>
              <w:left w:w="100" w:type="dxa"/>
              <w:bottom w:w="100" w:type="dxa"/>
              <w:right w:w="100" w:type="dxa"/>
            </w:tcMar>
          </w:tcPr>
          <w:p w:rsidR="00766F1F" w:rsidP="00DF0F30" w:rsidRDefault="00766F1F" w14:paraId="1BE9D9AB" w14:textId="61AA7D22">
            <w:pPr>
              <w:widowControl w:val="0"/>
              <w:spacing w:line="120" w:lineRule="auto"/>
              <w:rPr>
                <w:highlight w:val="yellow"/>
              </w:rPr>
            </w:pPr>
            <w:proofErr w:type="spellStart"/>
            <w:r w:rsidRPr="00766F1F">
              <w:t>user_id</w:t>
            </w:r>
            <w:proofErr w:type="spellEnd"/>
          </w:p>
        </w:tc>
      </w:tr>
      <w:tr w:rsidR="00766F1F" w:rsidTr="00766F1F" w14:paraId="41A91B98" w14:textId="77777777">
        <w:trPr>
          <w:trHeight w:val="303"/>
        </w:trPr>
        <w:tc>
          <w:tcPr>
            <w:tcW w:w="2212" w:type="dxa"/>
            <w:shd w:val="clear" w:color="auto" w:fill="auto"/>
            <w:tcMar>
              <w:top w:w="100" w:type="dxa"/>
              <w:left w:w="100" w:type="dxa"/>
              <w:bottom w:w="100" w:type="dxa"/>
              <w:right w:w="100" w:type="dxa"/>
            </w:tcMar>
          </w:tcPr>
          <w:p w:rsidR="00766F1F" w:rsidP="00DF0F30" w:rsidRDefault="00ED255C" w14:paraId="23AA6ACA" w14:textId="6F5BF8AB">
            <w:pPr>
              <w:widowControl w:val="0"/>
              <w:spacing w:line="120" w:lineRule="auto"/>
            </w:pPr>
            <w:r>
              <w:t>N</w:t>
            </w:r>
            <w:r w:rsidR="00DF0F30">
              <w:t>ame</w:t>
            </w:r>
          </w:p>
        </w:tc>
        <w:tc>
          <w:tcPr>
            <w:tcW w:w="5960" w:type="dxa"/>
            <w:shd w:val="clear" w:color="auto" w:fill="auto"/>
            <w:tcMar>
              <w:top w:w="100" w:type="dxa"/>
              <w:left w:w="100" w:type="dxa"/>
              <w:bottom w:w="100" w:type="dxa"/>
              <w:right w:w="100" w:type="dxa"/>
            </w:tcMar>
          </w:tcPr>
          <w:p w:rsidR="00766F1F" w:rsidP="00DF0F30" w:rsidRDefault="00DF0F30" w14:paraId="5BCF7ADB" w14:textId="67A39DDA">
            <w:pPr>
              <w:widowControl w:val="0"/>
              <w:spacing w:line="120" w:lineRule="auto"/>
            </w:pPr>
            <w:r w:rsidRPr="00DF0F30">
              <w:t>Username</w:t>
            </w:r>
          </w:p>
        </w:tc>
      </w:tr>
      <w:tr w:rsidR="00DF0F30" w:rsidTr="00766F1F" w14:paraId="4283CEDA" w14:textId="77777777">
        <w:trPr>
          <w:trHeight w:val="303"/>
        </w:trPr>
        <w:tc>
          <w:tcPr>
            <w:tcW w:w="2212" w:type="dxa"/>
            <w:shd w:val="clear" w:color="auto" w:fill="auto"/>
            <w:tcMar>
              <w:top w:w="100" w:type="dxa"/>
              <w:left w:w="100" w:type="dxa"/>
              <w:bottom w:w="100" w:type="dxa"/>
              <w:right w:w="100" w:type="dxa"/>
            </w:tcMar>
          </w:tcPr>
          <w:p w:rsidR="00DF0F30" w:rsidP="00DF0F30" w:rsidRDefault="00DF0F30" w14:paraId="3F27F371" w14:textId="59FD82E0">
            <w:pPr>
              <w:widowControl w:val="0"/>
              <w:spacing w:line="120" w:lineRule="auto"/>
            </w:pPr>
            <w:proofErr w:type="spellStart"/>
            <w:r>
              <w:t>displayname</w:t>
            </w:r>
            <w:proofErr w:type="spellEnd"/>
          </w:p>
        </w:tc>
        <w:tc>
          <w:tcPr>
            <w:tcW w:w="5960" w:type="dxa"/>
            <w:shd w:val="clear" w:color="auto" w:fill="auto"/>
            <w:tcMar>
              <w:top w:w="100" w:type="dxa"/>
              <w:left w:w="100" w:type="dxa"/>
              <w:bottom w:w="100" w:type="dxa"/>
              <w:right w:w="100" w:type="dxa"/>
            </w:tcMar>
          </w:tcPr>
          <w:p w:rsidRPr="00DF0F30" w:rsidR="00DF0F30" w:rsidP="00DF0F30" w:rsidRDefault="00DF0F30" w14:paraId="7AB31043" w14:textId="4D6FAF28">
            <w:pPr>
              <w:widowControl w:val="0"/>
              <w:spacing w:line="120" w:lineRule="auto"/>
            </w:pPr>
            <w:r>
              <w:t>C</w:t>
            </w:r>
          </w:p>
        </w:tc>
      </w:tr>
      <w:tr w:rsidR="00DF0F30" w:rsidTr="00766F1F" w14:paraId="1BAD68D9" w14:textId="77777777">
        <w:trPr>
          <w:trHeight w:val="303"/>
        </w:trPr>
        <w:tc>
          <w:tcPr>
            <w:tcW w:w="2212" w:type="dxa"/>
            <w:shd w:val="clear" w:color="auto" w:fill="auto"/>
            <w:tcMar>
              <w:top w:w="100" w:type="dxa"/>
              <w:left w:w="100" w:type="dxa"/>
              <w:bottom w:w="100" w:type="dxa"/>
              <w:right w:w="100" w:type="dxa"/>
            </w:tcMar>
          </w:tcPr>
          <w:p w:rsidR="00DF0F30" w:rsidP="00DF0F30" w:rsidRDefault="00DF0F30" w14:paraId="20F823E3" w14:textId="7A1A4456">
            <w:pPr>
              <w:widowControl w:val="0"/>
              <w:spacing w:line="120" w:lineRule="auto"/>
            </w:pPr>
            <w:r>
              <w:t>Customproperty4</w:t>
            </w:r>
          </w:p>
        </w:tc>
        <w:tc>
          <w:tcPr>
            <w:tcW w:w="5960" w:type="dxa"/>
            <w:shd w:val="clear" w:color="auto" w:fill="auto"/>
            <w:tcMar>
              <w:top w:w="100" w:type="dxa"/>
              <w:left w:w="100" w:type="dxa"/>
              <w:bottom w:w="100" w:type="dxa"/>
              <w:right w:w="100" w:type="dxa"/>
            </w:tcMar>
          </w:tcPr>
          <w:p w:rsidR="00DF0F30" w:rsidP="00DF0F30" w:rsidRDefault="00DF0F30" w14:paraId="6A856CD7" w14:textId="48B1D1AE">
            <w:pPr>
              <w:widowControl w:val="0"/>
              <w:spacing w:line="120" w:lineRule="auto"/>
            </w:pPr>
            <w:r>
              <w:t>Email</w:t>
            </w:r>
          </w:p>
        </w:tc>
      </w:tr>
      <w:tr w:rsidR="00DF0F30" w:rsidTr="00766F1F" w14:paraId="1230A2D4" w14:textId="77777777">
        <w:trPr>
          <w:trHeight w:val="303"/>
        </w:trPr>
        <w:tc>
          <w:tcPr>
            <w:tcW w:w="2212" w:type="dxa"/>
            <w:shd w:val="clear" w:color="auto" w:fill="auto"/>
            <w:tcMar>
              <w:top w:w="100" w:type="dxa"/>
              <w:left w:w="100" w:type="dxa"/>
              <w:bottom w:w="100" w:type="dxa"/>
              <w:right w:w="100" w:type="dxa"/>
            </w:tcMar>
          </w:tcPr>
          <w:p w:rsidR="00DF0F30" w:rsidP="00DF0F30" w:rsidRDefault="00DF0F30" w14:paraId="76622CB0" w14:textId="50C4DAF5">
            <w:pPr>
              <w:widowControl w:val="0"/>
              <w:spacing w:line="120" w:lineRule="auto"/>
            </w:pPr>
            <w:r>
              <w:t>Customproperty6</w:t>
            </w:r>
          </w:p>
        </w:tc>
        <w:tc>
          <w:tcPr>
            <w:tcW w:w="5960" w:type="dxa"/>
            <w:shd w:val="clear" w:color="auto" w:fill="auto"/>
            <w:tcMar>
              <w:top w:w="100" w:type="dxa"/>
              <w:left w:w="100" w:type="dxa"/>
              <w:bottom w:w="100" w:type="dxa"/>
              <w:right w:w="100" w:type="dxa"/>
            </w:tcMar>
          </w:tcPr>
          <w:p w:rsidR="00DF0F30" w:rsidP="00DF0F30" w:rsidRDefault="00DF0F30" w14:paraId="2F595C24" w14:textId="3627545E">
            <w:pPr>
              <w:widowControl w:val="0"/>
              <w:spacing w:line="120" w:lineRule="auto"/>
            </w:pPr>
            <w:proofErr w:type="spellStart"/>
            <w:r w:rsidRPr="00DF0F30">
              <w:t>last_login</w:t>
            </w:r>
            <w:proofErr w:type="spellEnd"/>
          </w:p>
        </w:tc>
      </w:tr>
      <w:tr w:rsidR="00DF0F30" w:rsidTr="00766F1F" w14:paraId="7DE82920" w14:textId="77777777">
        <w:trPr>
          <w:trHeight w:val="303"/>
        </w:trPr>
        <w:tc>
          <w:tcPr>
            <w:tcW w:w="2212" w:type="dxa"/>
            <w:shd w:val="clear" w:color="auto" w:fill="auto"/>
            <w:tcMar>
              <w:top w:w="100" w:type="dxa"/>
              <w:left w:w="100" w:type="dxa"/>
              <w:bottom w:w="100" w:type="dxa"/>
              <w:right w:w="100" w:type="dxa"/>
            </w:tcMar>
          </w:tcPr>
          <w:p w:rsidR="00DF0F30" w:rsidP="00DF0F30" w:rsidRDefault="00DF0F30" w14:paraId="16CDDFDA" w14:textId="25C95D9F">
            <w:pPr>
              <w:widowControl w:val="0"/>
              <w:spacing w:line="120" w:lineRule="auto"/>
            </w:pPr>
            <w:r>
              <w:t>Customproperty7</w:t>
            </w:r>
          </w:p>
        </w:tc>
        <w:tc>
          <w:tcPr>
            <w:tcW w:w="5960" w:type="dxa"/>
            <w:shd w:val="clear" w:color="auto" w:fill="auto"/>
            <w:tcMar>
              <w:top w:w="100" w:type="dxa"/>
              <w:left w:w="100" w:type="dxa"/>
              <w:bottom w:w="100" w:type="dxa"/>
              <w:right w:w="100" w:type="dxa"/>
            </w:tcMar>
          </w:tcPr>
          <w:p w:rsidRPr="00DF0F30" w:rsidR="00DF0F30" w:rsidP="00DF0F30" w:rsidRDefault="00D8672C" w14:paraId="731168A3" w14:textId="76FA8997">
            <w:pPr>
              <w:widowControl w:val="0"/>
              <w:spacing w:line="120" w:lineRule="auto"/>
            </w:pPr>
            <w:r w:rsidRPr="00DF0F30">
              <w:t>N</w:t>
            </w:r>
            <w:r w:rsidRPr="00DF0F30" w:rsidR="00DF0F30">
              <w:t>otes</w:t>
            </w:r>
          </w:p>
        </w:tc>
      </w:tr>
      <w:tr w:rsidR="00D8672C" w:rsidTr="00766F1F" w14:paraId="6D77AE91" w14:textId="77777777">
        <w:trPr>
          <w:trHeight w:val="303"/>
        </w:trPr>
        <w:tc>
          <w:tcPr>
            <w:tcW w:w="2212" w:type="dxa"/>
            <w:shd w:val="clear" w:color="auto" w:fill="auto"/>
            <w:tcMar>
              <w:top w:w="100" w:type="dxa"/>
              <w:left w:w="100" w:type="dxa"/>
              <w:bottom w:w="100" w:type="dxa"/>
              <w:right w:w="100" w:type="dxa"/>
            </w:tcMar>
          </w:tcPr>
          <w:p w:rsidR="00D8672C" w:rsidP="00DF0F30" w:rsidRDefault="00D8672C" w14:paraId="0ADB258E" w14:textId="2E164C04">
            <w:pPr>
              <w:widowControl w:val="0"/>
              <w:spacing w:line="120" w:lineRule="auto"/>
            </w:pPr>
            <w:r>
              <w:t>Customproperty9</w:t>
            </w:r>
          </w:p>
        </w:tc>
        <w:tc>
          <w:tcPr>
            <w:tcW w:w="5960" w:type="dxa"/>
            <w:shd w:val="clear" w:color="auto" w:fill="auto"/>
            <w:tcMar>
              <w:top w:w="100" w:type="dxa"/>
              <w:left w:w="100" w:type="dxa"/>
              <w:bottom w:w="100" w:type="dxa"/>
              <w:right w:w="100" w:type="dxa"/>
            </w:tcMar>
          </w:tcPr>
          <w:p w:rsidRPr="00DF0F30" w:rsidR="00D8672C" w:rsidP="00DF0F30" w:rsidRDefault="00DF4C2F" w14:paraId="143C6EE9" w14:textId="2DF12F1C">
            <w:pPr>
              <w:widowControl w:val="0"/>
              <w:spacing w:line="120" w:lineRule="auto"/>
            </w:pPr>
            <w:proofErr w:type="spellStart"/>
            <w:r w:rsidRPr="00D8672C">
              <w:t>R</w:t>
            </w:r>
            <w:r w:rsidRPr="00D8672C" w:rsidR="00D8672C">
              <w:t>ealname</w:t>
            </w:r>
            <w:proofErr w:type="spellEnd"/>
          </w:p>
        </w:tc>
      </w:tr>
      <w:tr w:rsidR="00DF4C2F" w:rsidTr="00766F1F" w14:paraId="5A98B342" w14:textId="77777777">
        <w:trPr>
          <w:trHeight w:val="303"/>
        </w:trPr>
        <w:tc>
          <w:tcPr>
            <w:tcW w:w="2212" w:type="dxa"/>
            <w:shd w:val="clear" w:color="auto" w:fill="auto"/>
            <w:tcMar>
              <w:top w:w="100" w:type="dxa"/>
              <w:left w:w="100" w:type="dxa"/>
              <w:bottom w:w="100" w:type="dxa"/>
              <w:right w:w="100" w:type="dxa"/>
            </w:tcMar>
          </w:tcPr>
          <w:p w:rsidR="00DF4C2F" w:rsidP="00DF0F30" w:rsidRDefault="00DF4C2F" w14:paraId="1FEE83B8" w14:textId="0EB66155">
            <w:pPr>
              <w:widowControl w:val="0"/>
              <w:spacing w:line="120" w:lineRule="auto"/>
            </w:pPr>
            <w:r>
              <w:t>Customproperty14</w:t>
            </w:r>
          </w:p>
        </w:tc>
        <w:tc>
          <w:tcPr>
            <w:tcW w:w="5960" w:type="dxa"/>
            <w:shd w:val="clear" w:color="auto" w:fill="auto"/>
            <w:tcMar>
              <w:top w:w="100" w:type="dxa"/>
              <w:left w:w="100" w:type="dxa"/>
              <w:bottom w:w="100" w:type="dxa"/>
              <w:right w:w="100" w:type="dxa"/>
            </w:tcMar>
          </w:tcPr>
          <w:p w:rsidRPr="00D8672C" w:rsidR="00DF4C2F" w:rsidP="00DF0F30" w:rsidRDefault="00DF4C2F" w14:paraId="1C3FE74A" w14:textId="4B31D474">
            <w:pPr>
              <w:widowControl w:val="0"/>
              <w:spacing w:line="120" w:lineRule="auto"/>
            </w:pPr>
            <w:r>
              <w:t>Status</w:t>
            </w:r>
          </w:p>
        </w:tc>
      </w:tr>
      <w:tr w:rsidR="00DF4C2F" w:rsidTr="00766F1F" w14:paraId="5C90BDF8" w14:textId="77777777">
        <w:trPr>
          <w:trHeight w:val="303"/>
        </w:trPr>
        <w:tc>
          <w:tcPr>
            <w:tcW w:w="2212" w:type="dxa"/>
            <w:shd w:val="clear" w:color="auto" w:fill="auto"/>
            <w:tcMar>
              <w:top w:w="100" w:type="dxa"/>
              <w:left w:w="100" w:type="dxa"/>
              <w:bottom w:w="100" w:type="dxa"/>
              <w:right w:w="100" w:type="dxa"/>
            </w:tcMar>
          </w:tcPr>
          <w:p w:rsidR="00DF4C2F" w:rsidP="00DF0F30" w:rsidRDefault="00DF4C2F" w14:paraId="6095B3CD" w14:textId="52FF1868">
            <w:pPr>
              <w:widowControl w:val="0"/>
              <w:spacing w:line="120" w:lineRule="auto"/>
            </w:pPr>
            <w:r>
              <w:t>Customproperty14</w:t>
            </w:r>
          </w:p>
        </w:tc>
        <w:tc>
          <w:tcPr>
            <w:tcW w:w="5960" w:type="dxa"/>
            <w:shd w:val="clear" w:color="auto" w:fill="auto"/>
            <w:tcMar>
              <w:top w:w="100" w:type="dxa"/>
              <w:left w:w="100" w:type="dxa"/>
              <w:bottom w:w="100" w:type="dxa"/>
              <w:right w:w="100" w:type="dxa"/>
            </w:tcMar>
          </w:tcPr>
          <w:p w:rsidR="00DF4C2F" w:rsidP="00DF0F30" w:rsidRDefault="00DF4C2F" w14:paraId="6A1FAF30" w14:textId="020D7E5A">
            <w:pPr>
              <w:widowControl w:val="0"/>
              <w:spacing w:line="120" w:lineRule="auto"/>
            </w:pPr>
            <w:proofErr w:type="spellStart"/>
            <w:r>
              <w:t>Phonenumber</w:t>
            </w:r>
            <w:proofErr w:type="spellEnd"/>
            <w:r>
              <w:t>(number)</w:t>
            </w:r>
          </w:p>
        </w:tc>
      </w:tr>
    </w:tbl>
    <w:p w:rsidR="00766F1F" w:rsidRDefault="00766F1F" w14:paraId="391D03B5" w14:textId="77777777">
      <w:pPr>
        <w:rPr>
          <w:sz w:val="24"/>
          <w:szCs w:val="24"/>
        </w:rPr>
      </w:pPr>
    </w:p>
    <w:p w:rsidR="00766F1F" w:rsidRDefault="001F3297" w14:paraId="70B5A598" w14:textId="2D97D5EC">
      <w:pPr>
        <w:rPr>
          <w:sz w:val="24"/>
          <w:szCs w:val="24"/>
        </w:rPr>
      </w:pPr>
      <w:r>
        <w:rPr>
          <w:sz w:val="24"/>
          <w:szCs w:val="24"/>
        </w:rPr>
        <w:t>Provisioning</w:t>
      </w:r>
    </w:p>
    <w:p w:rsidR="00A7143A" w:rsidRDefault="005A20B6" w14:paraId="00000444" w14:textId="3AA6F3C2">
      <w:pPr>
        <w:rPr>
          <w:sz w:val="24"/>
          <w:szCs w:val="24"/>
        </w:rPr>
      </w:pPr>
      <w:r>
        <w:rPr>
          <w:sz w:val="24"/>
          <w:szCs w:val="24"/>
        </w:rPr>
        <w:t>Refer appendix</w:t>
      </w:r>
    </w:p>
    <w:p w:rsidR="00A7143A" w:rsidRDefault="00A7143A" w14:paraId="00000459" w14:textId="77777777">
      <w:pPr>
        <w:spacing w:before="240" w:after="240"/>
        <w:rPr>
          <w:color w:val="000000"/>
          <w:sz w:val="24"/>
          <w:szCs w:val="24"/>
        </w:rPr>
      </w:pPr>
    </w:p>
    <w:p w:rsidR="00A7143A" w:rsidRDefault="008C136C" w14:paraId="0000045A" w14:textId="1F95AF25">
      <w:pPr>
        <w:pStyle w:val="Heading4"/>
      </w:pPr>
      <w:bookmarkStart w:name="_Toc167026929" w:id="117"/>
      <w:r>
        <w:t>1</w:t>
      </w:r>
      <w:ins w:author="SHINE THOMAS" w:date="2024-06-06T20:38:00Z" w:id="118">
        <w:r w:rsidR="2029262F">
          <w:t>3</w:t>
        </w:r>
      </w:ins>
      <w:del w:author="SHINE THOMAS" w:date="2024-06-06T20:38:00Z" w:id="119">
        <w:r w:rsidDel="008C136C">
          <w:delText>2</w:delText>
        </w:r>
      </w:del>
      <w:r>
        <w:t xml:space="preserve">.5 DUO Account </w:t>
      </w:r>
      <w:r w:rsidR="00443CC9">
        <w:t xml:space="preserve">and access </w:t>
      </w:r>
      <w:r>
        <w:t>Management Processes</w:t>
      </w:r>
      <w:bookmarkEnd w:id="117"/>
    </w:p>
    <w:p w:rsidR="00A7143A" w:rsidRDefault="008C136C" w14:paraId="0000045B" w14:textId="7255AFC4">
      <w:pPr>
        <w:pBdr>
          <w:top w:val="nil"/>
          <w:left w:val="nil"/>
          <w:bottom w:val="nil"/>
          <w:right w:val="nil"/>
          <w:between w:val="nil"/>
        </w:pBdr>
        <w:rPr>
          <w:color w:val="000000"/>
        </w:rPr>
      </w:pPr>
      <w:r>
        <w:rPr>
          <w:color w:val="000000"/>
        </w:rPr>
        <w:t xml:space="preserve">This section describes the account lifecycle process flow for Duo </w:t>
      </w:r>
      <w:r w:rsidR="003A4853">
        <w:rPr>
          <w:color w:val="000000"/>
        </w:rPr>
        <w:t>application. Currently</w:t>
      </w:r>
      <w:r w:rsidR="006E518A">
        <w:rPr>
          <w:color w:val="000000"/>
        </w:rPr>
        <w:t xml:space="preserve"> </w:t>
      </w:r>
      <w:r w:rsidR="003A4853">
        <w:rPr>
          <w:color w:val="000000"/>
        </w:rPr>
        <w:t xml:space="preserve">DUO account is created along with Active Directory Groups associated with DUO. DUO syncs these groups from Corp AD. This </w:t>
      </w:r>
      <w:r w:rsidR="001F3297">
        <w:rPr>
          <w:color w:val="000000"/>
        </w:rPr>
        <w:t>configuration</w:t>
      </w:r>
      <w:r w:rsidR="003A4853">
        <w:rPr>
          <w:color w:val="000000"/>
        </w:rPr>
        <w:t xml:space="preserve"> will be </w:t>
      </w:r>
      <w:r w:rsidR="001F3297">
        <w:rPr>
          <w:color w:val="000000"/>
        </w:rPr>
        <w:t xml:space="preserve">removed </w:t>
      </w:r>
      <w:r w:rsidR="003A4853">
        <w:rPr>
          <w:color w:val="000000"/>
        </w:rPr>
        <w:t xml:space="preserve">from Saviynt </w:t>
      </w:r>
      <w:r w:rsidR="001F3297">
        <w:rPr>
          <w:color w:val="000000"/>
        </w:rPr>
        <w:t xml:space="preserve">Configuration </w:t>
      </w:r>
      <w:r w:rsidR="003A4853">
        <w:rPr>
          <w:color w:val="000000"/>
        </w:rPr>
        <w:t xml:space="preserve">to assign the Corp AD DUO </w:t>
      </w:r>
      <w:r w:rsidR="00CF2A9E">
        <w:rPr>
          <w:color w:val="000000"/>
        </w:rPr>
        <w:t xml:space="preserve">groups. </w:t>
      </w:r>
      <w:r w:rsidR="001F3297">
        <w:rPr>
          <w:color w:val="000000"/>
        </w:rPr>
        <w:t xml:space="preserve">Duo Account will be provisioned along with </w:t>
      </w:r>
      <w:r w:rsidR="00394FDB">
        <w:rPr>
          <w:color w:val="000000"/>
        </w:rPr>
        <w:t xml:space="preserve">DUO </w:t>
      </w:r>
      <w:ins w:author="TERRY L HUTTON" w:date="2024-06-05T22:10:00Z" w:id="120">
        <w:r w:rsidR="009E0D38">
          <w:rPr>
            <w:color w:val="000000"/>
          </w:rPr>
          <w:t>access group</w:t>
        </w:r>
      </w:ins>
      <w:del w:author="TERRY L HUTTON" w:date="2024-06-05T22:10:00Z" w:id="121">
        <w:r w:rsidDel="009E0D38" w:rsidR="00394FDB">
          <w:rPr>
            <w:color w:val="000000"/>
          </w:rPr>
          <w:delText xml:space="preserve">internal access </w:delText>
        </w:r>
        <w:r w:rsidDel="009E0D38" w:rsidR="001F3297">
          <w:rPr>
            <w:color w:val="000000"/>
          </w:rPr>
          <w:delText>groups (PLT)</w:delText>
        </w:r>
      </w:del>
      <w:r w:rsidR="001F3297">
        <w:rPr>
          <w:color w:val="000000"/>
        </w:rPr>
        <w:t xml:space="preserve"> </w:t>
      </w:r>
      <w:r w:rsidR="00394FDB">
        <w:rPr>
          <w:color w:val="000000"/>
        </w:rPr>
        <w:t>as part of birthright Access.</w:t>
      </w:r>
      <w:r w:rsidR="001F3297">
        <w:rPr>
          <w:color w:val="000000"/>
        </w:rPr>
        <w:t xml:space="preserve"> </w:t>
      </w:r>
      <w:del w:author="TERRY L HUTTON" w:date="2024-06-05T22:10:00Z" w:id="122">
        <w:r w:rsidDel="003B1489" w:rsidR="001F3297">
          <w:rPr>
            <w:color w:val="000000"/>
          </w:rPr>
          <w:delText>DUO PLT groups list is pending&lt;TBD&gt;, Once we have the list of PLT groups those will be updated</w:delText>
        </w:r>
        <w:r w:rsidDel="003B1489" w:rsidR="00FB38A5">
          <w:rPr>
            <w:color w:val="000000"/>
          </w:rPr>
          <w:delText>.</w:delText>
        </w:r>
      </w:del>
    </w:p>
    <w:p w:rsidR="007C4C27" w:rsidRDefault="007C4C27" w14:paraId="3C11E104" w14:textId="4FB611F4">
      <w:pPr>
        <w:pBdr>
          <w:top w:val="nil"/>
          <w:left w:val="nil"/>
          <w:bottom w:val="nil"/>
          <w:right w:val="nil"/>
          <w:between w:val="nil"/>
        </w:pBdr>
        <w:rPr>
          <w:caps/>
          <w:color w:val="2F5496" w:themeColor="accent1" w:themeShade="BF"/>
          <w:spacing w:val="10"/>
        </w:rPr>
      </w:pPr>
      <w:r>
        <w:rPr>
          <w:caps/>
          <w:color w:val="2F5496" w:themeColor="accent1" w:themeShade="BF"/>
          <w:spacing w:val="10"/>
        </w:rPr>
        <w:t>Reconcile Phone number</w:t>
      </w:r>
    </w:p>
    <w:p w:rsidR="00B16300" w:rsidRDefault="007C4C27" w14:paraId="36D6B42C" w14:textId="311119BF">
      <w:pPr>
        <w:pBdr>
          <w:top w:val="nil"/>
          <w:left w:val="nil"/>
          <w:bottom w:val="nil"/>
          <w:right w:val="nil"/>
          <w:between w:val="nil"/>
        </w:pBdr>
        <w:rPr>
          <w:color w:val="000000"/>
        </w:rPr>
      </w:pPr>
      <w:r w:rsidRPr="007C4C27">
        <w:rPr>
          <w:color w:val="000000"/>
        </w:rPr>
        <w:t>AS Part of p</w:t>
      </w:r>
      <w:r>
        <w:rPr>
          <w:color w:val="000000"/>
        </w:rPr>
        <w:t>h</w:t>
      </w:r>
      <w:r w:rsidRPr="007C4C27">
        <w:rPr>
          <w:color w:val="000000"/>
        </w:rPr>
        <w:t>ase-2</w:t>
      </w:r>
      <w:r>
        <w:rPr>
          <w:color w:val="000000"/>
        </w:rPr>
        <w:t xml:space="preserve">, </w:t>
      </w:r>
      <w:r w:rsidR="006066DD">
        <w:rPr>
          <w:color w:val="000000"/>
        </w:rPr>
        <w:t>p</w:t>
      </w:r>
      <w:r>
        <w:rPr>
          <w:color w:val="000000"/>
        </w:rPr>
        <w:t>hone number attribute is reconciled into Saviynt by mapping</w:t>
      </w:r>
      <w:r w:rsidR="00C102A2">
        <w:rPr>
          <w:color w:val="000000"/>
        </w:rPr>
        <w:t xml:space="preserve"> the Account import attribute Check the Appendix for </w:t>
      </w:r>
      <w:r w:rsidR="00CF2A9E">
        <w:rPr>
          <w:color w:val="000000"/>
        </w:rPr>
        <w:t xml:space="preserve">mapping. </w:t>
      </w:r>
    </w:p>
    <w:p w:rsidR="00B16300" w:rsidP="00B16300" w:rsidRDefault="00B16300" w14:paraId="5F288A67" w14:textId="4E4D7606">
      <w:pPr>
        <w:pBdr>
          <w:top w:val="nil"/>
          <w:left w:val="nil"/>
          <w:bottom w:val="nil"/>
          <w:right w:val="nil"/>
          <w:between w:val="nil"/>
        </w:pBdr>
        <w:rPr>
          <w:caps/>
          <w:color w:val="2F5496" w:themeColor="accent1" w:themeShade="BF"/>
          <w:spacing w:val="10"/>
        </w:rPr>
      </w:pPr>
      <w:r>
        <w:rPr>
          <w:caps/>
          <w:color w:val="2F5496" w:themeColor="accent1" w:themeShade="BF"/>
          <w:spacing w:val="10"/>
        </w:rPr>
        <w:t>CUSTOMQUERY JOB</w:t>
      </w:r>
    </w:p>
    <w:p w:rsidRPr="007C4C27" w:rsidR="007C4C27" w:rsidRDefault="00B16300" w14:paraId="7F83300B" w14:textId="6D499019">
      <w:pPr>
        <w:pBdr>
          <w:top w:val="nil"/>
          <w:left w:val="nil"/>
          <w:bottom w:val="nil"/>
          <w:right w:val="nil"/>
          <w:between w:val="nil"/>
        </w:pBdr>
        <w:rPr>
          <w:color w:val="000000"/>
        </w:rPr>
      </w:pPr>
      <w:r w:rsidRPr="139F81B6">
        <w:rPr>
          <w:color w:val="000000" w:themeColor="text1"/>
        </w:rPr>
        <w:t xml:space="preserve">DUO account </w:t>
      </w:r>
      <w:ins w:author="TERRY L HUTTON" w:date="2024-06-05T22:13:00Z" w:id="123">
        <w:r w:rsidRPr="139F81B6" w:rsidR="00E61C19">
          <w:rPr>
            <w:color w:val="000000" w:themeColor="text1"/>
          </w:rPr>
          <w:t xml:space="preserve">mobile </w:t>
        </w:r>
      </w:ins>
      <w:r w:rsidRPr="139F81B6">
        <w:rPr>
          <w:color w:val="000000" w:themeColor="text1"/>
        </w:rPr>
        <w:t>phone</w:t>
      </w:r>
      <w:ins w:author="CRAIG DALTON" w:date="2024-06-06T12:04:00Z" w:id="124">
        <w:r w:rsidRPr="139F81B6" w:rsidR="487743E9">
          <w:rPr>
            <w:color w:val="000000" w:themeColor="text1"/>
          </w:rPr>
          <w:t xml:space="preserve"> </w:t>
        </w:r>
      </w:ins>
      <w:r w:rsidRPr="139F81B6">
        <w:rPr>
          <w:color w:val="000000" w:themeColor="text1"/>
        </w:rPr>
        <w:t xml:space="preserve">number attribute will be used for provisioning into SNOW. Once the DUO reconciliation </w:t>
      </w:r>
      <w:r w:rsidRPr="139F81B6" w:rsidR="001F3297">
        <w:rPr>
          <w:color w:val="000000" w:themeColor="text1"/>
        </w:rPr>
        <w:t xml:space="preserve">is completed, Additional </w:t>
      </w:r>
      <w:proofErr w:type="spellStart"/>
      <w:r w:rsidRPr="139F81B6" w:rsidR="001F3297">
        <w:rPr>
          <w:color w:val="000000" w:themeColor="text1"/>
        </w:rPr>
        <w:t>CustomQuery</w:t>
      </w:r>
      <w:proofErr w:type="spellEnd"/>
      <w:r w:rsidRPr="139F81B6" w:rsidR="001F3297">
        <w:rPr>
          <w:color w:val="000000" w:themeColor="text1"/>
        </w:rPr>
        <w:t xml:space="preserve"> job is configured to </w:t>
      </w:r>
      <w:r w:rsidRPr="139F81B6">
        <w:rPr>
          <w:color w:val="000000" w:themeColor="text1"/>
        </w:rPr>
        <w:t>c</w:t>
      </w:r>
      <w:r w:rsidRPr="139F81B6" w:rsidR="001F3297">
        <w:rPr>
          <w:color w:val="000000" w:themeColor="text1"/>
        </w:rPr>
        <w:t xml:space="preserve">opy the value of the </w:t>
      </w:r>
      <w:ins w:author="TERRY L HUTTON" w:date="2024-06-05T22:13:00Z" w:id="125">
        <w:r w:rsidRPr="139F81B6" w:rsidR="009C35B9">
          <w:rPr>
            <w:color w:val="000000" w:themeColor="text1"/>
          </w:rPr>
          <w:t xml:space="preserve">mobile </w:t>
        </w:r>
      </w:ins>
      <w:r w:rsidRPr="139F81B6" w:rsidR="001F3297">
        <w:rPr>
          <w:color w:val="000000" w:themeColor="text1"/>
        </w:rPr>
        <w:t xml:space="preserve">phone number attribute into user profile </w:t>
      </w:r>
      <w:r w:rsidRPr="139F81B6" w:rsidR="006066DD">
        <w:rPr>
          <w:color w:val="000000" w:themeColor="text1"/>
        </w:rPr>
        <w:t xml:space="preserve">attribute </w:t>
      </w:r>
      <w:r w:rsidRPr="139F81B6" w:rsidR="001F3297">
        <w:rPr>
          <w:color w:val="000000" w:themeColor="text1"/>
        </w:rPr>
        <w:t xml:space="preserve">(Into one of the custom </w:t>
      </w:r>
      <w:proofErr w:type="gramStart"/>
      <w:r w:rsidRPr="139F81B6" w:rsidR="001F3297">
        <w:rPr>
          <w:color w:val="000000" w:themeColor="text1"/>
        </w:rPr>
        <w:t>property</w:t>
      </w:r>
      <w:proofErr w:type="gramEnd"/>
      <w:r w:rsidRPr="139F81B6" w:rsidR="001F3297">
        <w:rPr>
          <w:color w:val="000000" w:themeColor="text1"/>
        </w:rPr>
        <w:t>)</w:t>
      </w:r>
    </w:p>
    <w:p w:rsidR="00394FDB" w:rsidRDefault="00A8420F" w14:paraId="5FB6A59C" w14:textId="415D0A9F">
      <w:pPr>
        <w:pBdr>
          <w:top w:val="nil"/>
          <w:left w:val="nil"/>
          <w:bottom w:val="nil"/>
          <w:right w:val="nil"/>
          <w:between w:val="nil"/>
        </w:pBdr>
        <w:rPr>
          <w:color w:val="000000"/>
          <w:sz w:val="24"/>
          <w:szCs w:val="24"/>
        </w:rPr>
      </w:pPr>
      <w:r>
        <w:rPr>
          <w:color w:val="000000"/>
          <w:sz w:val="24"/>
          <w:szCs w:val="24"/>
        </w:rPr>
        <w:t xml:space="preserve">Select </w:t>
      </w:r>
      <w:r w:rsidR="000338A2">
        <w:rPr>
          <w:color w:val="000000"/>
          <w:sz w:val="24"/>
          <w:szCs w:val="24"/>
        </w:rPr>
        <w:t xml:space="preserve">a.cp4 as </w:t>
      </w:r>
      <w:proofErr w:type="spellStart"/>
      <w:proofErr w:type="gramStart"/>
      <w:r w:rsidR="000338A2">
        <w:rPr>
          <w:color w:val="000000"/>
          <w:sz w:val="24"/>
          <w:szCs w:val="24"/>
        </w:rPr>
        <w:t>u.cpX</w:t>
      </w:r>
      <w:proofErr w:type="gramEnd"/>
      <w:r w:rsidR="000338A2">
        <w:rPr>
          <w:color w:val="000000"/>
          <w:sz w:val="24"/>
          <w:szCs w:val="24"/>
        </w:rPr>
        <w:t>,u.userkey</w:t>
      </w:r>
      <w:proofErr w:type="spellEnd"/>
      <w:r w:rsidR="000338A2">
        <w:rPr>
          <w:color w:val="000000"/>
          <w:sz w:val="24"/>
          <w:szCs w:val="24"/>
        </w:rPr>
        <w:t xml:space="preserve"> as </w:t>
      </w:r>
      <w:proofErr w:type="spellStart"/>
      <w:r w:rsidR="000338A2">
        <w:rPr>
          <w:color w:val="000000"/>
          <w:sz w:val="24"/>
          <w:szCs w:val="24"/>
        </w:rPr>
        <w:t>user_primarykey</w:t>
      </w:r>
      <w:proofErr w:type="spellEnd"/>
      <w:r w:rsidR="000338A2">
        <w:rPr>
          <w:color w:val="000000"/>
          <w:sz w:val="24"/>
          <w:szCs w:val="24"/>
        </w:rPr>
        <w:t xml:space="preserve">  from user </w:t>
      </w:r>
      <w:proofErr w:type="spellStart"/>
      <w:r w:rsidR="000338A2">
        <w:rPr>
          <w:color w:val="000000"/>
          <w:sz w:val="24"/>
          <w:szCs w:val="24"/>
        </w:rPr>
        <w:t>u,accounts</w:t>
      </w:r>
      <w:proofErr w:type="spellEnd"/>
      <w:r w:rsidR="000338A2">
        <w:rPr>
          <w:color w:val="000000"/>
          <w:sz w:val="24"/>
          <w:szCs w:val="24"/>
        </w:rPr>
        <w:t xml:space="preserve"> </w:t>
      </w:r>
      <w:proofErr w:type="spellStart"/>
      <w:r w:rsidR="000338A2">
        <w:rPr>
          <w:color w:val="000000"/>
          <w:sz w:val="24"/>
          <w:szCs w:val="24"/>
        </w:rPr>
        <w:t>a,user_accounts</w:t>
      </w:r>
      <w:proofErr w:type="spellEnd"/>
      <w:r w:rsidR="000338A2">
        <w:rPr>
          <w:color w:val="000000"/>
          <w:sz w:val="24"/>
          <w:szCs w:val="24"/>
        </w:rPr>
        <w:t xml:space="preserve"> </w:t>
      </w:r>
      <w:proofErr w:type="spellStart"/>
      <w:r w:rsidR="000338A2">
        <w:rPr>
          <w:color w:val="000000"/>
          <w:sz w:val="24"/>
          <w:szCs w:val="24"/>
        </w:rPr>
        <w:t>ua</w:t>
      </w:r>
      <w:proofErr w:type="spellEnd"/>
      <w:r w:rsidR="000338A2">
        <w:rPr>
          <w:color w:val="000000"/>
          <w:sz w:val="24"/>
          <w:szCs w:val="24"/>
        </w:rPr>
        <w:t xml:space="preserve">  where </w:t>
      </w:r>
      <w:proofErr w:type="spellStart"/>
      <w:r w:rsidR="000338A2">
        <w:rPr>
          <w:color w:val="000000"/>
          <w:sz w:val="24"/>
          <w:szCs w:val="24"/>
        </w:rPr>
        <w:t>u.userkey</w:t>
      </w:r>
      <w:proofErr w:type="spellEnd"/>
      <w:r w:rsidR="000338A2">
        <w:rPr>
          <w:color w:val="000000"/>
          <w:sz w:val="24"/>
          <w:szCs w:val="24"/>
        </w:rPr>
        <w:t>=</w:t>
      </w:r>
      <w:proofErr w:type="spellStart"/>
      <w:r w:rsidR="000338A2">
        <w:rPr>
          <w:color w:val="000000"/>
          <w:sz w:val="24"/>
          <w:szCs w:val="24"/>
        </w:rPr>
        <w:t>ua.userkey</w:t>
      </w:r>
      <w:proofErr w:type="spellEnd"/>
      <w:r w:rsidR="000338A2">
        <w:rPr>
          <w:color w:val="000000"/>
          <w:sz w:val="24"/>
          <w:szCs w:val="24"/>
        </w:rPr>
        <w:t xml:space="preserve"> and </w:t>
      </w:r>
      <w:proofErr w:type="spellStart"/>
      <w:r w:rsidR="000338A2">
        <w:rPr>
          <w:color w:val="000000"/>
          <w:sz w:val="24"/>
          <w:szCs w:val="24"/>
        </w:rPr>
        <w:t>ua.accountkey</w:t>
      </w:r>
      <w:proofErr w:type="spellEnd"/>
      <w:r w:rsidR="000338A2">
        <w:rPr>
          <w:color w:val="000000"/>
          <w:sz w:val="24"/>
          <w:szCs w:val="24"/>
        </w:rPr>
        <w:t>=</w:t>
      </w:r>
      <w:proofErr w:type="spellStart"/>
      <w:r w:rsidR="000338A2">
        <w:rPr>
          <w:color w:val="000000"/>
          <w:sz w:val="24"/>
          <w:szCs w:val="24"/>
        </w:rPr>
        <w:t>a.accountkey</w:t>
      </w:r>
      <w:proofErr w:type="spellEnd"/>
      <w:r w:rsidR="000338A2">
        <w:rPr>
          <w:color w:val="000000"/>
          <w:sz w:val="24"/>
          <w:szCs w:val="24"/>
        </w:rPr>
        <w:t xml:space="preserve"> and </w:t>
      </w:r>
      <w:proofErr w:type="spellStart"/>
      <w:r w:rsidR="000338A2">
        <w:rPr>
          <w:color w:val="000000"/>
          <w:sz w:val="24"/>
          <w:szCs w:val="24"/>
        </w:rPr>
        <w:t>a.endpointkey</w:t>
      </w:r>
      <w:proofErr w:type="spellEnd"/>
      <w:r w:rsidR="000338A2">
        <w:rPr>
          <w:color w:val="000000"/>
          <w:sz w:val="24"/>
          <w:szCs w:val="24"/>
        </w:rPr>
        <w:t>=&lt;TBD&gt;</w:t>
      </w:r>
    </w:p>
    <w:p w:rsidR="00A7143A" w:rsidRDefault="008C136C" w14:paraId="0000045C" w14:textId="77777777">
      <w:pPr>
        <w:pStyle w:val="Heading5"/>
      </w:pPr>
      <w:bookmarkStart w:name="_Toc167026930" w:id="126"/>
      <w:bookmarkStart w:name="_Hlk166663154" w:id="127"/>
      <w:r>
        <w:t>Important Rules</w:t>
      </w:r>
      <w:bookmarkEnd w:id="126"/>
    </w:p>
    <w:tbl>
      <w:tblPr>
        <w:tblW w:w="817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2212"/>
        <w:gridCol w:w="5960"/>
      </w:tblGrid>
      <w:tr w:rsidR="00A7143A" w:rsidTr="3093A27A" w14:paraId="21BF55D6" w14:textId="77777777">
        <w:tc>
          <w:tcPr>
            <w:tcW w:w="2212" w:type="dxa"/>
            <w:shd w:val="clear" w:color="auto" w:fill="6D9EEB"/>
            <w:tcMar>
              <w:top w:w="100" w:type="dxa"/>
              <w:left w:w="100" w:type="dxa"/>
              <w:bottom w:w="100" w:type="dxa"/>
              <w:right w:w="100" w:type="dxa"/>
            </w:tcMar>
          </w:tcPr>
          <w:bookmarkEnd w:id="127"/>
          <w:p w:rsidR="00A7143A" w:rsidRDefault="008C136C" w14:paraId="0000045D" w14:textId="77777777">
            <w:pPr>
              <w:widowControl w:val="0"/>
              <w:rPr>
                <w:b/>
                <w:color w:val="FFFFFF"/>
              </w:rPr>
            </w:pPr>
            <w:r>
              <w:rPr>
                <w:b/>
                <w:color w:val="FFFFFF"/>
              </w:rPr>
              <w:t>Provisioning rule name</w:t>
            </w:r>
          </w:p>
        </w:tc>
        <w:tc>
          <w:tcPr>
            <w:tcW w:w="5960" w:type="dxa"/>
            <w:shd w:val="clear" w:color="auto" w:fill="6D9EEB"/>
            <w:tcMar>
              <w:top w:w="100" w:type="dxa"/>
              <w:left w:w="100" w:type="dxa"/>
              <w:bottom w:w="100" w:type="dxa"/>
              <w:right w:w="100" w:type="dxa"/>
            </w:tcMar>
          </w:tcPr>
          <w:p w:rsidR="00A7143A" w:rsidRDefault="008C136C" w14:paraId="0000045E" w14:textId="77777777">
            <w:pPr>
              <w:widowControl w:val="0"/>
              <w:rPr>
                <w:b/>
                <w:color w:val="FFFFFF"/>
              </w:rPr>
            </w:pPr>
            <w:r>
              <w:rPr>
                <w:b/>
                <w:color w:val="FFFFFF"/>
              </w:rPr>
              <w:t>Condition</w:t>
            </w:r>
          </w:p>
        </w:tc>
      </w:tr>
      <w:tr w:rsidR="00A7143A" w:rsidTr="3093A27A" w14:paraId="444CB953" w14:textId="77777777">
        <w:tc>
          <w:tcPr>
            <w:tcW w:w="2212" w:type="dxa"/>
            <w:shd w:val="clear" w:color="auto" w:fill="auto"/>
            <w:tcMar>
              <w:top w:w="100" w:type="dxa"/>
              <w:left w:w="100" w:type="dxa"/>
              <w:bottom w:w="100" w:type="dxa"/>
              <w:right w:w="100" w:type="dxa"/>
            </w:tcMar>
          </w:tcPr>
          <w:p w:rsidR="00A7143A" w:rsidRDefault="008C136C" w14:paraId="0000045F" w14:textId="77777777">
            <w:pPr>
              <w:widowControl w:val="0"/>
            </w:pPr>
            <w:r>
              <w:t>User correlation rule</w:t>
            </w:r>
          </w:p>
        </w:tc>
        <w:tc>
          <w:tcPr>
            <w:tcW w:w="5960" w:type="dxa"/>
            <w:shd w:val="clear" w:color="auto" w:fill="auto"/>
            <w:tcMar>
              <w:top w:w="100" w:type="dxa"/>
              <w:left w:w="100" w:type="dxa"/>
              <w:bottom w:w="100" w:type="dxa"/>
              <w:right w:w="100" w:type="dxa"/>
            </w:tcMar>
          </w:tcPr>
          <w:p w:rsidR="00A7143A" w:rsidRDefault="008C136C" w14:paraId="00000460" w14:textId="77777777">
            <w:pPr>
              <w:widowControl w:val="0"/>
              <w:rPr>
                <w:highlight w:val="yellow"/>
              </w:rPr>
            </w:pPr>
            <w:proofErr w:type="spellStart"/>
            <w:r>
              <w:t>Account.UniqueIdentifier</w:t>
            </w:r>
            <w:proofErr w:type="spellEnd"/>
            <w:r>
              <w:t xml:space="preserve"> = User. </w:t>
            </w:r>
            <w:proofErr w:type="spellStart"/>
            <w:r>
              <w:t>UniqueIdentifier</w:t>
            </w:r>
            <w:proofErr w:type="spellEnd"/>
          </w:p>
        </w:tc>
      </w:tr>
      <w:tr w:rsidR="00A7143A" w:rsidTr="3093A27A" w14:paraId="4E6E8309" w14:textId="77777777">
        <w:tc>
          <w:tcPr>
            <w:tcW w:w="2212" w:type="dxa"/>
            <w:shd w:val="clear" w:color="auto" w:fill="auto"/>
            <w:tcMar>
              <w:top w:w="100" w:type="dxa"/>
              <w:left w:w="100" w:type="dxa"/>
              <w:bottom w:w="100" w:type="dxa"/>
              <w:right w:w="100" w:type="dxa"/>
            </w:tcMar>
          </w:tcPr>
          <w:p w:rsidR="00A7143A" w:rsidRDefault="008C136C" w14:paraId="00000461" w14:textId="77777777">
            <w:pPr>
              <w:widowControl w:val="0"/>
            </w:pPr>
            <w:r>
              <w:t>Account Name Rule</w:t>
            </w:r>
          </w:p>
        </w:tc>
        <w:tc>
          <w:tcPr>
            <w:tcW w:w="5960" w:type="dxa"/>
            <w:shd w:val="clear" w:color="auto" w:fill="auto"/>
            <w:tcMar>
              <w:top w:w="100" w:type="dxa"/>
              <w:left w:w="100" w:type="dxa"/>
              <w:bottom w:w="100" w:type="dxa"/>
              <w:right w:w="100" w:type="dxa"/>
            </w:tcMar>
          </w:tcPr>
          <w:p w:rsidR="00A7143A" w:rsidRDefault="008C136C" w14:paraId="00000462" w14:textId="76E8AD8A">
            <w:pPr>
              <w:widowControl w:val="0"/>
            </w:pPr>
            <w:r>
              <w:t xml:space="preserve">Account name generated via </w:t>
            </w:r>
            <w:proofErr w:type="gramStart"/>
            <w:r>
              <w:t>utility</w:t>
            </w:r>
            <w:r w:rsidR="00A376D8">
              <w:t>(</w:t>
            </w:r>
            <w:proofErr w:type="spellStart"/>
            <w:proofErr w:type="gramEnd"/>
            <w:r w:rsidR="00A376D8">
              <w:t>User.</w:t>
            </w:r>
            <w:commentRangeStart w:id="128"/>
            <w:r w:rsidR="00A376D8">
              <w:t>System</w:t>
            </w:r>
            <w:ins w:author="THRINAATH VAJRAGOWNI" w:date="2024-06-07T13:07:00Z" w:id="129">
              <w:r w:rsidR="3DC7A024">
                <w:t>user</w:t>
              </w:r>
            </w:ins>
            <w:del w:author="THRINAATH VAJRAGOWNI" w:date="2024-06-07T13:07:00Z" w:id="130">
              <w:r w:rsidDel="00A376D8">
                <w:delText>Suer</w:delText>
              </w:r>
            </w:del>
            <w:r w:rsidR="00A376D8">
              <w:t>name</w:t>
            </w:r>
            <w:proofErr w:type="spellEnd"/>
            <w:commentRangeEnd w:id="128"/>
            <w:r>
              <w:rPr>
                <w:rStyle w:val="CommentReference"/>
              </w:rPr>
              <w:commentReference w:id="128"/>
            </w:r>
            <w:r w:rsidR="00A376D8">
              <w:t>)</w:t>
            </w:r>
          </w:p>
        </w:tc>
      </w:tr>
    </w:tbl>
    <w:p w:rsidR="00A7143A" w:rsidRDefault="00A7143A" w14:paraId="00000463" w14:textId="77777777"/>
    <w:p w:rsidR="00A7143A" w:rsidRDefault="008C136C" w14:paraId="00000464" w14:textId="77777777">
      <w:pPr>
        <w:pStyle w:val="Heading5"/>
      </w:pPr>
      <w:bookmarkStart w:name="_Toc167026931" w:id="131"/>
      <w:r>
        <w:t>User Events</w:t>
      </w:r>
      <w:bookmarkEnd w:id="131"/>
    </w:p>
    <w:tbl>
      <w:tblPr>
        <w:tblW w:w="9390" w:type="dxa"/>
        <w:tblInd w:w="-3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1725"/>
        <w:gridCol w:w="4545"/>
        <w:gridCol w:w="3120"/>
      </w:tblGrid>
      <w:tr w:rsidR="00A7143A" w:rsidTr="21D21E11" w14:paraId="00A5E0F7" w14:textId="77777777">
        <w:tc>
          <w:tcPr>
            <w:tcW w:w="1725" w:type="dxa"/>
            <w:shd w:val="clear" w:color="auto" w:fill="6D9EEB"/>
            <w:tcMar>
              <w:top w:w="100" w:type="dxa"/>
              <w:left w:w="100" w:type="dxa"/>
              <w:bottom w:w="100" w:type="dxa"/>
              <w:right w:w="100" w:type="dxa"/>
            </w:tcMar>
          </w:tcPr>
          <w:p w:rsidR="00A7143A" w:rsidRDefault="008C136C" w14:paraId="00000465" w14:textId="77777777">
            <w:pPr>
              <w:widowControl w:val="0"/>
              <w:rPr>
                <w:b/>
                <w:smallCaps/>
                <w:color w:val="FFFFFF"/>
              </w:rPr>
            </w:pPr>
            <w:r>
              <w:rPr>
                <w:b/>
                <w:smallCaps/>
                <w:color w:val="FFFFFF"/>
              </w:rPr>
              <w:t>Event</w:t>
            </w:r>
          </w:p>
        </w:tc>
        <w:tc>
          <w:tcPr>
            <w:tcW w:w="4545" w:type="dxa"/>
            <w:shd w:val="clear" w:color="auto" w:fill="6D9EEB"/>
            <w:tcMar>
              <w:top w:w="100" w:type="dxa"/>
              <w:left w:w="100" w:type="dxa"/>
              <w:bottom w:w="100" w:type="dxa"/>
              <w:right w:w="100" w:type="dxa"/>
            </w:tcMar>
          </w:tcPr>
          <w:p w:rsidR="00A7143A" w:rsidRDefault="008C136C" w14:paraId="00000466" w14:textId="77777777">
            <w:pPr>
              <w:widowControl w:val="0"/>
              <w:rPr>
                <w:b/>
                <w:smallCaps/>
                <w:color w:val="FFFFFF"/>
              </w:rPr>
            </w:pPr>
            <w:proofErr w:type="spellStart"/>
            <w:r>
              <w:rPr>
                <w:b/>
                <w:smallCaps/>
                <w:color w:val="FFFFFF"/>
              </w:rPr>
              <w:t>COndition</w:t>
            </w:r>
            <w:proofErr w:type="spellEnd"/>
            <w:r>
              <w:rPr>
                <w:b/>
                <w:smallCaps/>
                <w:color w:val="FFFFFF"/>
              </w:rPr>
              <w:t xml:space="preserve"> </w:t>
            </w:r>
          </w:p>
        </w:tc>
        <w:tc>
          <w:tcPr>
            <w:tcW w:w="3120" w:type="dxa"/>
            <w:shd w:val="clear" w:color="auto" w:fill="6D9EEB"/>
            <w:tcMar>
              <w:top w:w="100" w:type="dxa"/>
              <w:left w:w="100" w:type="dxa"/>
              <w:bottom w:w="100" w:type="dxa"/>
              <w:right w:w="100" w:type="dxa"/>
            </w:tcMar>
          </w:tcPr>
          <w:p w:rsidR="00A7143A" w:rsidRDefault="008C136C" w14:paraId="00000467" w14:textId="77777777">
            <w:pPr>
              <w:widowControl w:val="0"/>
              <w:rPr>
                <w:b/>
                <w:smallCaps/>
                <w:color w:val="FFFFFF"/>
              </w:rPr>
            </w:pPr>
            <w:r>
              <w:rPr>
                <w:b/>
                <w:smallCaps/>
                <w:color w:val="FFFFFF"/>
              </w:rPr>
              <w:t>Action</w:t>
            </w:r>
          </w:p>
        </w:tc>
      </w:tr>
      <w:tr w:rsidR="00A7143A" w:rsidTr="21D21E11" w14:paraId="76B41E65" w14:textId="77777777">
        <w:trPr>
          <w:trHeight w:val="747"/>
        </w:trPr>
        <w:tc>
          <w:tcPr>
            <w:tcW w:w="1725" w:type="dxa"/>
            <w:shd w:val="clear" w:color="auto" w:fill="auto"/>
            <w:tcMar>
              <w:top w:w="100" w:type="dxa"/>
              <w:left w:w="100" w:type="dxa"/>
              <w:bottom w:w="100" w:type="dxa"/>
              <w:right w:w="100" w:type="dxa"/>
            </w:tcMar>
          </w:tcPr>
          <w:p w:rsidR="00A7143A" w:rsidRDefault="008C136C" w14:paraId="00000468" w14:textId="77777777">
            <w:pPr>
              <w:widowControl w:val="0"/>
            </w:pPr>
            <w:r>
              <w:t>Import User</w:t>
            </w:r>
          </w:p>
        </w:tc>
        <w:tc>
          <w:tcPr>
            <w:tcW w:w="4545" w:type="dxa"/>
            <w:shd w:val="clear" w:color="auto" w:fill="auto"/>
            <w:tcMar>
              <w:top w:w="100" w:type="dxa"/>
              <w:left w:w="100" w:type="dxa"/>
              <w:bottom w:w="100" w:type="dxa"/>
              <w:right w:w="100" w:type="dxa"/>
            </w:tcMar>
          </w:tcPr>
          <w:p w:rsidR="00A7143A" w:rsidRDefault="008C136C" w14:paraId="00000469" w14:textId="77777777">
            <w:pPr>
              <w:widowControl w:val="0"/>
            </w:pPr>
            <w:r>
              <w:t>Import accounts from DUO</w:t>
            </w:r>
          </w:p>
        </w:tc>
        <w:tc>
          <w:tcPr>
            <w:tcW w:w="3120" w:type="dxa"/>
            <w:shd w:val="clear" w:color="auto" w:fill="auto"/>
            <w:tcMar>
              <w:top w:w="100" w:type="dxa"/>
              <w:left w:w="100" w:type="dxa"/>
              <w:bottom w:w="100" w:type="dxa"/>
              <w:right w:w="100" w:type="dxa"/>
            </w:tcMar>
          </w:tcPr>
          <w:p w:rsidR="00A7143A" w:rsidRDefault="008C136C" w14:paraId="0000046A" w14:textId="77777777">
            <w:pPr>
              <w:widowControl w:val="0"/>
            </w:pPr>
            <w:r>
              <w:t>If match found Co-relate else create new account</w:t>
            </w:r>
          </w:p>
        </w:tc>
      </w:tr>
      <w:tr w:rsidR="00443CC9" w:rsidTr="21D21E11" w14:paraId="544290E1" w14:textId="77777777">
        <w:trPr>
          <w:trHeight w:val="747"/>
        </w:trPr>
        <w:tc>
          <w:tcPr>
            <w:tcW w:w="1725" w:type="dxa"/>
            <w:shd w:val="clear" w:color="auto" w:fill="auto"/>
            <w:tcMar>
              <w:top w:w="100" w:type="dxa"/>
              <w:left w:w="100" w:type="dxa"/>
              <w:bottom w:w="100" w:type="dxa"/>
              <w:right w:w="100" w:type="dxa"/>
            </w:tcMar>
          </w:tcPr>
          <w:p w:rsidR="00443CC9" w:rsidRDefault="00443CC9" w14:paraId="1B042818" w14:textId="30424C03">
            <w:pPr>
              <w:widowControl w:val="0"/>
            </w:pPr>
            <w:r>
              <w:t>Import Access</w:t>
            </w:r>
          </w:p>
        </w:tc>
        <w:tc>
          <w:tcPr>
            <w:tcW w:w="4545" w:type="dxa"/>
            <w:shd w:val="clear" w:color="auto" w:fill="auto"/>
            <w:tcMar>
              <w:top w:w="100" w:type="dxa"/>
              <w:left w:w="100" w:type="dxa"/>
              <w:bottom w:w="100" w:type="dxa"/>
              <w:right w:w="100" w:type="dxa"/>
            </w:tcMar>
          </w:tcPr>
          <w:p w:rsidR="00443CC9" w:rsidRDefault="00443CC9" w14:paraId="0982EF19" w14:textId="1F350A04">
            <w:pPr>
              <w:widowControl w:val="0"/>
            </w:pPr>
            <w:r>
              <w:t>Import Access (groups and applications) from DUO</w:t>
            </w:r>
          </w:p>
        </w:tc>
        <w:tc>
          <w:tcPr>
            <w:tcW w:w="3120" w:type="dxa"/>
            <w:shd w:val="clear" w:color="auto" w:fill="auto"/>
            <w:tcMar>
              <w:top w:w="100" w:type="dxa"/>
              <w:left w:w="100" w:type="dxa"/>
              <w:bottom w:w="100" w:type="dxa"/>
              <w:right w:w="100" w:type="dxa"/>
            </w:tcMar>
          </w:tcPr>
          <w:p w:rsidR="00443CC9" w:rsidRDefault="00394FDB" w14:paraId="7F1B4568" w14:textId="4E62BD3B">
            <w:pPr>
              <w:widowControl w:val="0"/>
            </w:pPr>
            <w:r>
              <w:t xml:space="preserve">Imports the </w:t>
            </w:r>
            <w:commentRangeStart w:id="132"/>
            <w:commentRangeStart w:id="133"/>
            <w:commentRangeStart w:id="134"/>
            <w:r>
              <w:t xml:space="preserve">Groups </w:t>
            </w:r>
            <w:commentRangeEnd w:id="132"/>
            <w:r>
              <w:rPr>
                <w:rStyle w:val="CommentReference"/>
              </w:rPr>
              <w:commentReference w:id="132"/>
            </w:r>
            <w:commentRangeEnd w:id="133"/>
            <w:r>
              <w:rPr>
                <w:rStyle w:val="CommentReference"/>
              </w:rPr>
              <w:commentReference w:id="133"/>
            </w:r>
            <w:commentRangeEnd w:id="134"/>
            <w:r>
              <w:rPr>
                <w:rStyle w:val="CommentReference"/>
              </w:rPr>
              <w:commentReference w:id="134"/>
            </w:r>
          </w:p>
        </w:tc>
      </w:tr>
      <w:tr w:rsidR="00A7143A" w:rsidTr="21D21E11" w14:paraId="76FF1182" w14:textId="77777777">
        <w:trPr>
          <w:trHeight w:val="400"/>
        </w:trPr>
        <w:tc>
          <w:tcPr>
            <w:tcW w:w="1725" w:type="dxa"/>
            <w:vMerge w:val="restart"/>
            <w:shd w:val="clear" w:color="auto" w:fill="auto"/>
            <w:tcMar>
              <w:top w:w="100" w:type="dxa"/>
              <w:left w:w="100" w:type="dxa"/>
              <w:bottom w:w="100" w:type="dxa"/>
              <w:right w:w="100" w:type="dxa"/>
            </w:tcMar>
          </w:tcPr>
          <w:p w:rsidR="00A7143A" w:rsidRDefault="008C136C" w14:paraId="0000046B" w14:textId="77777777">
            <w:pPr>
              <w:widowControl w:val="0"/>
            </w:pPr>
            <w:r>
              <w:t>New Hire</w:t>
            </w:r>
          </w:p>
          <w:p w:rsidR="00A7143A" w:rsidRDefault="00A7143A" w14:paraId="0000046C" w14:textId="77777777">
            <w:pPr>
              <w:widowControl w:val="0"/>
              <w:rPr>
                <w:smallCaps/>
                <w:color w:val="2F5496"/>
              </w:rPr>
            </w:pPr>
          </w:p>
        </w:tc>
        <w:tc>
          <w:tcPr>
            <w:tcW w:w="4545" w:type="dxa"/>
            <w:shd w:val="clear" w:color="auto" w:fill="auto"/>
            <w:tcMar>
              <w:top w:w="100" w:type="dxa"/>
              <w:left w:w="100" w:type="dxa"/>
              <w:bottom w:w="100" w:type="dxa"/>
              <w:right w:w="100" w:type="dxa"/>
            </w:tcMar>
          </w:tcPr>
          <w:p w:rsidR="00A7143A" w:rsidRDefault="008C136C" w14:paraId="0000046D" w14:textId="061F96DF">
            <w:r>
              <w:t>New User Created</w:t>
            </w:r>
            <w:r w:rsidR="005D1DDE">
              <w:t xml:space="preserve"> and </w:t>
            </w:r>
            <w:proofErr w:type="gramStart"/>
            <w:r w:rsidR="005D1DDE">
              <w:t>assign</w:t>
            </w:r>
            <w:proofErr w:type="gramEnd"/>
            <w:r w:rsidR="005D1DDE">
              <w:t xml:space="preserve"> </w:t>
            </w:r>
            <w:r w:rsidR="00381A52">
              <w:t>the birth</w:t>
            </w:r>
            <w:r w:rsidR="005D1DDE">
              <w:t xml:space="preserve"> right groups access internal to DUO</w:t>
            </w:r>
          </w:p>
        </w:tc>
        <w:tc>
          <w:tcPr>
            <w:tcW w:w="3120" w:type="dxa"/>
            <w:shd w:val="clear" w:color="auto" w:fill="auto"/>
            <w:tcMar>
              <w:top w:w="100" w:type="dxa"/>
              <w:left w:w="100" w:type="dxa"/>
              <w:bottom w:w="100" w:type="dxa"/>
              <w:right w:w="100" w:type="dxa"/>
            </w:tcMar>
          </w:tcPr>
          <w:p w:rsidR="00A7143A" w:rsidRDefault="008C136C" w14:paraId="0000046E" w14:textId="7B5A7847">
            <w:pPr>
              <w:widowControl w:val="0"/>
              <w:rPr>
                <w:b/>
              </w:rPr>
            </w:pPr>
            <w:r>
              <w:t>Provision DUO account</w:t>
            </w:r>
            <w:r w:rsidR="005D1DDE">
              <w:t xml:space="preserve"> along with </w:t>
            </w:r>
            <w:proofErr w:type="spellStart"/>
            <w:r w:rsidR="005D1DDE">
              <w:t>with</w:t>
            </w:r>
            <w:proofErr w:type="spellEnd"/>
            <w:r w:rsidR="005D1DDE">
              <w:t xml:space="preserve"> </w:t>
            </w:r>
            <w:r w:rsidR="00381A52">
              <w:t xml:space="preserve">Access </w:t>
            </w:r>
            <w:del w:author="TERRY L HUTTON" w:date="2024-06-05T22:20:00Z" w:id="136">
              <w:r w:rsidDel="00190372" w:rsidR="00381A52">
                <w:delText>(</w:delText>
              </w:r>
              <w:r w:rsidDel="00190372" w:rsidR="006E518A">
                <w:delText>groups internal to DUO</w:delText>
              </w:r>
              <w:r w:rsidDel="00190372" w:rsidR="00394FDB">
                <w:delText>.PLT</w:delText>
              </w:r>
            </w:del>
            <w:ins w:author="TERRY L HUTTON" w:date="2024-06-05T22:20:00Z" w:id="137">
              <w:r w:rsidR="00190372">
                <w:t>single</w:t>
              </w:r>
            </w:ins>
            <w:r w:rsidR="00394FDB">
              <w:t xml:space="preserve"> group</w:t>
            </w:r>
            <w:del w:author="TERRY L HUTTON" w:date="2024-06-05T22:20:00Z" w:id="138">
              <w:r w:rsidDel="00190372" w:rsidR="00394FDB">
                <w:delText>s</w:delText>
              </w:r>
            </w:del>
            <w:r w:rsidR="00394FDB">
              <w:t xml:space="preserve"> </w:t>
            </w:r>
            <w:r w:rsidR="006E518A">
              <w:t>)</w:t>
            </w:r>
          </w:p>
        </w:tc>
      </w:tr>
      <w:tr w:rsidR="00A7143A" w:rsidTr="21D21E11" w14:paraId="324FA788" w14:textId="77777777">
        <w:trPr>
          <w:trHeight w:val="400"/>
        </w:trPr>
        <w:tc>
          <w:tcPr>
            <w:tcW w:w="1725" w:type="dxa"/>
            <w:vMerge/>
            <w:tcMar>
              <w:top w:w="100" w:type="dxa"/>
              <w:left w:w="100" w:type="dxa"/>
              <w:bottom w:w="100" w:type="dxa"/>
              <w:right w:w="100" w:type="dxa"/>
            </w:tcMar>
          </w:tcPr>
          <w:p w:rsidR="00A7143A" w:rsidRDefault="00A7143A" w14:paraId="0000046F" w14:textId="77777777">
            <w:pPr>
              <w:widowControl w:val="0"/>
              <w:pBdr>
                <w:top w:val="nil"/>
                <w:left w:val="nil"/>
                <w:bottom w:val="nil"/>
                <w:right w:val="nil"/>
                <w:between w:val="nil"/>
              </w:pBdr>
              <w:rPr>
                <w:b/>
              </w:rPr>
            </w:pPr>
          </w:p>
        </w:tc>
        <w:tc>
          <w:tcPr>
            <w:tcW w:w="4545" w:type="dxa"/>
            <w:shd w:val="clear" w:color="auto" w:fill="auto"/>
            <w:tcMar>
              <w:top w:w="100" w:type="dxa"/>
              <w:left w:w="100" w:type="dxa"/>
              <w:bottom w:w="100" w:type="dxa"/>
              <w:right w:w="100" w:type="dxa"/>
            </w:tcMar>
          </w:tcPr>
          <w:p w:rsidR="00A7143A" w:rsidRDefault="008C136C" w14:paraId="00000470" w14:textId="77777777">
            <w:r>
              <w:t>New User Created</w:t>
            </w:r>
          </w:p>
        </w:tc>
        <w:tc>
          <w:tcPr>
            <w:tcW w:w="3120" w:type="dxa"/>
            <w:shd w:val="clear" w:color="auto" w:fill="auto"/>
            <w:tcMar>
              <w:top w:w="100" w:type="dxa"/>
              <w:left w:w="100" w:type="dxa"/>
              <w:bottom w:w="100" w:type="dxa"/>
              <w:right w:w="100" w:type="dxa"/>
            </w:tcMar>
          </w:tcPr>
          <w:p w:rsidR="00A7143A" w:rsidRDefault="008C136C" w14:paraId="00000471" w14:textId="77777777">
            <w:pPr>
              <w:widowControl w:val="0"/>
              <w:rPr>
                <w:b/>
              </w:rPr>
            </w:pPr>
            <w:r>
              <w:t>Email will be sent to with steps to register account in DUO</w:t>
            </w:r>
          </w:p>
        </w:tc>
      </w:tr>
      <w:tr w:rsidR="00A7143A" w:rsidTr="21D21E11" w14:paraId="34DAD743" w14:textId="77777777">
        <w:tc>
          <w:tcPr>
            <w:tcW w:w="1725" w:type="dxa"/>
            <w:shd w:val="clear" w:color="auto" w:fill="auto"/>
            <w:tcMar>
              <w:top w:w="100" w:type="dxa"/>
              <w:left w:w="100" w:type="dxa"/>
              <w:bottom w:w="100" w:type="dxa"/>
              <w:right w:w="100" w:type="dxa"/>
            </w:tcMar>
          </w:tcPr>
          <w:p w:rsidR="00A7143A" w:rsidRDefault="008C136C" w14:paraId="00000472" w14:textId="77777777">
            <w:pPr>
              <w:widowControl w:val="0"/>
            </w:pPr>
            <w:r>
              <w:t>Update User</w:t>
            </w:r>
          </w:p>
        </w:tc>
        <w:tc>
          <w:tcPr>
            <w:tcW w:w="4545" w:type="dxa"/>
            <w:shd w:val="clear" w:color="auto" w:fill="auto"/>
            <w:tcMar>
              <w:top w:w="100" w:type="dxa"/>
              <w:left w:w="100" w:type="dxa"/>
              <w:bottom w:w="100" w:type="dxa"/>
              <w:right w:w="100" w:type="dxa"/>
            </w:tcMar>
          </w:tcPr>
          <w:p w:rsidR="00A7143A" w:rsidRDefault="008C136C" w14:paraId="00000473" w14:textId="77777777">
            <w:r>
              <w:t>IF (Any map user attribute updated)</w:t>
            </w:r>
          </w:p>
        </w:tc>
        <w:tc>
          <w:tcPr>
            <w:tcW w:w="3120" w:type="dxa"/>
            <w:shd w:val="clear" w:color="auto" w:fill="auto"/>
            <w:tcMar>
              <w:top w:w="100" w:type="dxa"/>
              <w:left w:w="100" w:type="dxa"/>
              <w:bottom w:w="100" w:type="dxa"/>
              <w:right w:w="100" w:type="dxa"/>
            </w:tcMar>
          </w:tcPr>
          <w:p w:rsidR="00A7143A" w:rsidRDefault="008C136C" w14:paraId="00000474" w14:textId="77777777">
            <w:r>
              <w:t>Provision attribute updates to DUO</w:t>
            </w:r>
          </w:p>
        </w:tc>
      </w:tr>
      <w:tr w:rsidR="00A7143A" w:rsidTr="21D21E11" w14:paraId="4A80EA6C" w14:textId="77777777">
        <w:tc>
          <w:tcPr>
            <w:tcW w:w="1725" w:type="dxa"/>
            <w:shd w:val="clear" w:color="auto" w:fill="auto"/>
            <w:tcMar>
              <w:top w:w="100" w:type="dxa"/>
              <w:left w:w="100" w:type="dxa"/>
              <w:bottom w:w="100" w:type="dxa"/>
              <w:right w:w="100" w:type="dxa"/>
            </w:tcMar>
          </w:tcPr>
          <w:p w:rsidR="00A7143A" w:rsidRDefault="00A7143A" w14:paraId="00000475" w14:textId="77777777">
            <w:pPr>
              <w:widowControl w:val="0"/>
            </w:pPr>
          </w:p>
        </w:tc>
        <w:tc>
          <w:tcPr>
            <w:tcW w:w="4545" w:type="dxa"/>
            <w:shd w:val="clear" w:color="auto" w:fill="auto"/>
            <w:tcMar>
              <w:top w:w="100" w:type="dxa"/>
              <w:left w:w="100" w:type="dxa"/>
              <w:bottom w:w="100" w:type="dxa"/>
              <w:right w:w="100" w:type="dxa"/>
            </w:tcMar>
          </w:tcPr>
          <w:p w:rsidR="00A7143A" w:rsidRDefault="008C136C" w14:paraId="00000476" w14:textId="77777777">
            <w:r>
              <w:t>IF (Any birth right access associated attribute updated)</w:t>
            </w:r>
          </w:p>
        </w:tc>
        <w:tc>
          <w:tcPr>
            <w:tcW w:w="3120" w:type="dxa"/>
            <w:shd w:val="clear" w:color="auto" w:fill="auto"/>
            <w:tcMar>
              <w:top w:w="100" w:type="dxa"/>
              <w:left w:w="100" w:type="dxa"/>
              <w:bottom w:w="100" w:type="dxa"/>
              <w:right w:w="100" w:type="dxa"/>
            </w:tcMar>
          </w:tcPr>
          <w:p w:rsidR="00A7143A" w:rsidRDefault="008C136C" w14:paraId="00000477" w14:textId="77777777">
            <w:r>
              <w:t>Re-evaluate birth right rules and provision required access</w:t>
            </w:r>
          </w:p>
        </w:tc>
      </w:tr>
      <w:tr w:rsidR="00A7143A" w:rsidTr="21D21E11" w14:paraId="4EAE1D35" w14:textId="77777777">
        <w:trPr>
          <w:trHeight w:val="400"/>
        </w:trPr>
        <w:tc>
          <w:tcPr>
            <w:tcW w:w="1725" w:type="dxa"/>
            <w:shd w:val="clear" w:color="auto" w:fill="auto"/>
            <w:tcMar>
              <w:top w:w="100" w:type="dxa"/>
              <w:left w:w="100" w:type="dxa"/>
              <w:bottom w:w="100" w:type="dxa"/>
              <w:right w:w="100" w:type="dxa"/>
            </w:tcMar>
          </w:tcPr>
          <w:p w:rsidR="00A7143A" w:rsidRDefault="008C136C" w14:paraId="00000478" w14:textId="77777777">
            <w:pPr>
              <w:widowControl w:val="0"/>
            </w:pPr>
            <w:r>
              <w:t>Termination</w:t>
            </w:r>
          </w:p>
        </w:tc>
        <w:tc>
          <w:tcPr>
            <w:tcW w:w="4545" w:type="dxa"/>
            <w:shd w:val="clear" w:color="auto" w:fill="auto"/>
            <w:tcMar>
              <w:top w:w="100" w:type="dxa"/>
              <w:left w:w="100" w:type="dxa"/>
              <w:bottom w:w="100" w:type="dxa"/>
              <w:right w:w="100" w:type="dxa"/>
            </w:tcMar>
          </w:tcPr>
          <w:p w:rsidR="00A7143A" w:rsidRDefault="008C136C" w14:paraId="00000479" w14:textId="77777777">
            <w:r>
              <w:t>User is disabled</w:t>
            </w:r>
          </w:p>
        </w:tc>
        <w:tc>
          <w:tcPr>
            <w:tcW w:w="3120" w:type="dxa"/>
            <w:shd w:val="clear" w:color="auto" w:fill="auto"/>
            <w:tcMar>
              <w:top w:w="100" w:type="dxa"/>
              <w:left w:w="100" w:type="dxa"/>
              <w:bottom w:w="100" w:type="dxa"/>
              <w:right w:w="100" w:type="dxa"/>
            </w:tcMar>
          </w:tcPr>
          <w:p w:rsidR="00A7143A" w:rsidRDefault="008C136C" w14:paraId="0000047A" w14:textId="77777777">
            <w:r>
              <w:t>Disable DUO Account</w:t>
            </w:r>
          </w:p>
        </w:tc>
      </w:tr>
      <w:tr w:rsidR="00A7143A" w:rsidTr="21D21E11" w14:paraId="08A34A48" w14:textId="77777777">
        <w:trPr>
          <w:trHeight w:val="400"/>
        </w:trPr>
        <w:tc>
          <w:tcPr>
            <w:tcW w:w="1725" w:type="dxa"/>
            <w:shd w:val="clear" w:color="auto" w:fill="auto"/>
            <w:tcMar>
              <w:top w:w="100" w:type="dxa"/>
              <w:left w:w="100" w:type="dxa"/>
              <w:bottom w:w="100" w:type="dxa"/>
              <w:right w:w="100" w:type="dxa"/>
            </w:tcMar>
          </w:tcPr>
          <w:p w:rsidR="00A7143A" w:rsidRDefault="00A7143A" w14:paraId="0000047B" w14:textId="77777777">
            <w:pPr>
              <w:widowControl w:val="0"/>
            </w:pPr>
          </w:p>
        </w:tc>
        <w:tc>
          <w:tcPr>
            <w:tcW w:w="4545" w:type="dxa"/>
            <w:shd w:val="clear" w:color="auto" w:fill="auto"/>
            <w:tcMar>
              <w:top w:w="100" w:type="dxa"/>
              <w:left w:w="100" w:type="dxa"/>
              <w:bottom w:w="100" w:type="dxa"/>
              <w:right w:w="100" w:type="dxa"/>
            </w:tcMar>
          </w:tcPr>
          <w:p w:rsidR="00A7143A" w:rsidRDefault="008C136C" w14:paraId="0000047C" w14:textId="77777777">
            <w:r>
              <w:t>30 days passed after 30 terminations</w:t>
            </w:r>
          </w:p>
        </w:tc>
        <w:tc>
          <w:tcPr>
            <w:tcW w:w="3120" w:type="dxa"/>
            <w:shd w:val="clear" w:color="auto" w:fill="auto"/>
            <w:tcMar>
              <w:top w:w="100" w:type="dxa"/>
              <w:left w:w="100" w:type="dxa"/>
              <w:bottom w:w="100" w:type="dxa"/>
              <w:right w:w="100" w:type="dxa"/>
            </w:tcMar>
          </w:tcPr>
          <w:p w:rsidR="00A7143A" w:rsidRDefault="008C136C" w14:paraId="0000047D" w14:textId="77777777">
            <w:r>
              <w:t>Delete DUO account</w:t>
            </w:r>
          </w:p>
        </w:tc>
      </w:tr>
      <w:tr w:rsidR="00A7143A" w:rsidTr="21D21E11" w14:paraId="7B655F54" w14:textId="77777777">
        <w:tc>
          <w:tcPr>
            <w:tcW w:w="1725" w:type="dxa"/>
            <w:shd w:val="clear" w:color="auto" w:fill="auto"/>
            <w:tcMar>
              <w:top w:w="100" w:type="dxa"/>
              <w:left w:w="100" w:type="dxa"/>
              <w:bottom w:w="100" w:type="dxa"/>
              <w:right w:w="100" w:type="dxa"/>
            </w:tcMar>
          </w:tcPr>
          <w:p w:rsidR="00A7143A" w:rsidRDefault="008C136C" w14:paraId="0000047E" w14:textId="77777777">
            <w:pPr>
              <w:widowControl w:val="0"/>
            </w:pPr>
            <w:r>
              <w:t>Rehire</w:t>
            </w:r>
          </w:p>
        </w:tc>
        <w:tc>
          <w:tcPr>
            <w:tcW w:w="4545" w:type="dxa"/>
            <w:shd w:val="clear" w:color="auto" w:fill="auto"/>
            <w:tcMar>
              <w:top w:w="100" w:type="dxa"/>
              <w:left w:w="100" w:type="dxa"/>
              <w:bottom w:w="100" w:type="dxa"/>
              <w:right w:w="100" w:type="dxa"/>
            </w:tcMar>
          </w:tcPr>
          <w:p w:rsidR="00A7143A" w:rsidRDefault="008C136C" w14:paraId="0000047F" w14:textId="77777777">
            <w:r>
              <w:t>Rehired within 30 days of termination</w:t>
            </w:r>
          </w:p>
        </w:tc>
        <w:tc>
          <w:tcPr>
            <w:tcW w:w="3120" w:type="dxa"/>
            <w:shd w:val="clear" w:color="auto" w:fill="auto"/>
            <w:tcMar>
              <w:top w:w="100" w:type="dxa"/>
              <w:left w:w="100" w:type="dxa"/>
              <w:bottom w:w="100" w:type="dxa"/>
              <w:right w:w="100" w:type="dxa"/>
            </w:tcMar>
          </w:tcPr>
          <w:p w:rsidR="00A7143A" w:rsidRDefault="008C136C" w14:paraId="00000480" w14:textId="77777777">
            <w:r>
              <w:t>Enable DUO and provision.</w:t>
            </w:r>
          </w:p>
        </w:tc>
      </w:tr>
      <w:tr w:rsidR="00A7143A" w:rsidTr="21D21E11" w14:paraId="7B071C0A" w14:textId="77777777">
        <w:tc>
          <w:tcPr>
            <w:tcW w:w="1725" w:type="dxa"/>
            <w:shd w:val="clear" w:color="auto" w:fill="auto"/>
            <w:tcMar>
              <w:top w:w="100" w:type="dxa"/>
              <w:left w:w="100" w:type="dxa"/>
              <w:bottom w:w="100" w:type="dxa"/>
              <w:right w:w="100" w:type="dxa"/>
            </w:tcMar>
          </w:tcPr>
          <w:p w:rsidR="00A7143A" w:rsidRDefault="00A7143A" w14:paraId="00000481" w14:textId="77777777">
            <w:pPr>
              <w:widowControl w:val="0"/>
            </w:pPr>
          </w:p>
        </w:tc>
        <w:tc>
          <w:tcPr>
            <w:tcW w:w="4545" w:type="dxa"/>
            <w:shd w:val="clear" w:color="auto" w:fill="auto"/>
            <w:tcMar>
              <w:top w:w="100" w:type="dxa"/>
              <w:left w:w="100" w:type="dxa"/>
              <w:bottom w:w="100" w:type="dxa"/>
              <w:right w:w="100" w:type="dxa"/>
            </w:tcMar>
          </w:tcPr>
          <w:p w:rsidR="00A7143A" w:rsidRDefault="008C136C" w14:paraId="00000482" w14:textId="77777777">
            <w:r>
              <w:t>Rehired after 30 days of termination</w:t>
            </w:r>
          </w:p>
        </w:tc>
        <w:tc>
          <w:tcPr>
            <w:tcW w:w="3120" w:type="dxa"/>
            <w:shd w:val="clear" w:color="auto" w:fill="auto"/>
            <w:tcMar>
              <w:top w:w="100" w:type="dxa"/>
              <w:left w:w="100" w:type="dxa"/>
              <w:bottom w:w="100" w:type="dxa"/>
              <w:right w:w="100" w:type="dxa"/>
            </w:tcMar>
          </w:tcPr>
          <w:p w:rsidR="00A7143A" w:rsidRDefault="008C136C" w14:paraId="00000483" w14:textId="77777777">
            <w:r>
              <w:t xml:space="preserve">Create DUO &amp; send updates for System Login &amp; email Attribute. </w:t>
            </w:r>
          </w:p>
        </w:tc>
      </w:tr>
      <w:tr w:rsidR="00A7143A" w:rsidTr="21D21E11" w14:paraId="5ACB95A8" w14:textId="77777777">
        <w:tc>
          <w:tcPr>
            <w:tcW w:w="1725" w:type="dxa"/>
            <w:shd w:val="clear" w:color="auto" w:fill="auto"/>
            <w:tcMar>
              <w:top w:w="100" w:type="dxa"/>
              <w:left w:w="100" w:type="dxa"/>
              <w:bottom w:w="100" w:type="dxa"/>
              <w:right w:w="100" w:type="dxa"/>
            </w:tcMar>
          </w:tcPr>
          <w:p w:rsidR="00A7143A" w:rsidRDefault="008C136C" w14:paraId="00000484" w14:textId="77777777">
            <w:pPr>
              <w:widowControl w:val="0"/>
            </w:pPr>
            <w:r>
              <w:t>Suspension</w:t>
            </w:r>
          </w:p>
        </w:tc>
        <w:tc>
          <w:tcPr>
            <w:tcW w:w="4545" w:type="dxa"/>
            <w:shd w:val="clear" w:color="auto" w:fill="auto"/>
            <w:tcMar>
              <w:top w:w="100" w:type="dxa"/>
              <w:left w:w="100" w:type="dxa"/>
              <w:bottom w:w="100" w:type="dxa"/>
              <w:right w:w="100" w:type="dxa"/>
            </w:tcMar>
          </w:tcPr>
          <w:p w:rsidR="00A7143A" w:rsidRDefault="008C136C" w14:paraId="00000485" w14:textId="77777777">
            <w:r>
              <w:t>Admin update user’s suspension flag in Saviynt</w:t>
            </w:r>
          </w:p>
        </w:tc>
        <w:tc>
          <w:tcPr>
            <w:tcW w:w="3120" w:type="dxa"/>
            <w:shd w:val="clear" w:color="auto" w:fill="auto"/>
            <w:tcMar>
              <w:top w:w="100" w:type="dxa"/>
              <w:left w:w="100" w:type="dxa"/>
              <w:bottom w:w="100" w:type="dxa"/>
              <w:right w:w="100" w:type="dxa"/>
            </w:tcMar>
          </w:tcPr>
          <w:p w:rsidR="00A7143A" w:rsidRDefault="008C136C" w14:paraId="00000486" w14:textId="77777777">
            <w:r>
              <w:t>Disable DUO Account</w:t>
            </w:r>
          </w:p>
        </w:tc>
      </w:tr>
      <w:tr w:rsidR="00A7143A" w:rsidTr="21D21E11" w14:paraId="4F3928C5" w14:textId="77777777">
        <w:tc>
          <w:tcPr>
            <w:tcW w:w="1725" w:type="dxa"/>
            <w:shd w:val="clear" w:color="auto" w:fill="auto"/>
            <w:tcMar>
              <w:top w:w="100" w:type="dxa"/>
              <w:left w:w="100" w:type="dxa"/>
              <w:bottom w:w="100" w:type="dxa"/>
              <w:right w:w="100" w:type="dxa"/>
            </w:tcMar>
          </w:tcPr>
          <w:p w:rsidR="00A7143A" w:rsidRDefault="008C136C" w14:paraId="00000487" w14:textId="77777777">
            <w:pPr>
              <w:widowControl w:val="0"/>
            </w:pPr>
            <w:r>
              <w:t>Suspension Revoke</w:t>
            </w:r>
          </w:p>
        </w:tc>
        <w:tc>
          <w:tcPr>
            <w:tcW w:w="4545" w:type="dxa"/>
            <w:shd w:val="clear" w:color="auto" w:fill="auto"/>
            <w:tcMar>
              <w:top w:w="100" w:type="dxa"/>
              <w:left w:w="100" w:type="dxa"/>
              <w:bottom w:w="100" w:type="dxa"/>
              <w:right w:w="100" w:type="dxa"/>
            </w:tcMar>
          </w:tcPr>
          <w:p w:rsidR="00A7143A" w:rsidRDefault="008C136C" w14:paraId="00000488" w14:textId="77777777">
            <w:r>
              <w:t>Admin remove user’s suspension flag in Saviynt</w:t>
            </w:r>
          </w:p>
        </w:tc>
        <w:tc>
          <w:tcPr>
            <w:tcW w:w="3120" w:type="dxa"/>
            <w:shd w:val="clear" w:color="auto" w:fill="auto"/>
            <w:tcMar>
              <w:top w:w="100" w:type="dxa"/>
              <w:left w:w="100" w:type="dxa"/>
              <w:bottom w:w="100" w:type="dxa"/>
              <w:right w:w="100" w:type="dxa"/>
            </w:tcMar>
          </w:tcPr>
          <w:p w:rsidR="00A7143A" w:rsidRDefault="008C136C" w14:paraId="00000489" w14:textId="77777777">
            <w:r>
              <w:t>Enable DUO and provision.</w:t>
            </w:r>
          </w:p>
        </w:tc>
      </w:tr>
      <w:tr w:rsidR="00415AF9" w:rsidTr="21D21E11" w14:paraId="2FF47857" w14:textId="77777777">
        <w:tc>
          <w:tcPr>
            <w:tcW w:w="1725" w:type="dxa"/>
            <w:shd w:val="clear" w:color="auto" w:fill="auto"/>
            <w:tcMar>
              <w:top w:w="100" w:type="dxa"/>
              <w:left w:w="100" w:type="dxa"/>
              <w:bottom w:w="100" w:type="dxa"/>
              <w:right w:w="100" w:type="dxa"/>
            </w:tcMar>
          </w:tcPr>
          <w:p w:rsidR="00415AF9" w:rsidRDefault="00D721BF" w14:paraId="2F9CAEBD" w14:textId="642199F9">
            <w:pPr>
              <w:widowControl w:val="0"/>
            </w:pPr>
            <w:r>
              <w:t>Assign</w:t>
            </w:r>
            <w:r w:rsidR="00C102A2">
              <w:t xml:space="preserve"> Access</w:t>
            </w:r>
            <w:r>
              <w:t xml:space="preserve"> for new hire </w:t>
            </w:r>
          </w:p>
        </w:tc>
        <w:tc>
          <w:tcPr>
            <w:tcW w:w="4545" w:type="dxa"/>
            <w:shd w:val="clear" w:color="auto" w:fill="auto"/>
            <w:tcMar>
              <w:top w:w="100" w:type="dxa"/>
              <w:left w:w="100" w:type="dxa"/>
              <w:bottom w:w="100" w:type="dxa"/>
              <w:right w:w="100" w:type="dxa"/>
            </w:tcMar>
          </w:tcPr>
          <w:p w:rsidR="00415AF9" w:rsidRDefault="00D721BF" w14:paraId="28E85C5B" w14:textId="62BC437C">
            <w:r>
              <w:t xml:space="preserve">As part of </w:t>
            </w:r>
            <w:r w:rsidR="00C102A2">
              <w:t xml:space="preserve">Birth right Access will be assigned </w:t>
            </w:r>
            <w:r>
              <w:t xml:space="preserve">for </w:t>
            </w:r>
            <w:r w:rsidR="00381A52">
              <w:t>new</w:t>
            </w:r>
            <w:r>
              <w:t xml:space="preserve"> hire</w:t>
            </w:r>
          </w:p>
        </w:tc>
        <w:tc>
          <w:tcPr>
            <w:tcW w:w="3120" w:type="dxa"/>
            <w:shd w:val="clear" w:color="auto" w:fill="auto"/>
            <w:tcMar>
              <w:top w:w="100" w:type="dxa"/>
              <w:left w:w="100" w:type="dxa"/>
              <w:bottom w:w="100" w:type="dxa"/>
              <w:right w:w="100" w:type="dxa"/>
            </w:tcMar>
          </w:tcPr>
          <w:p w:rsidR="00415AF9" w:rsidRDefault="00D721BF" w14:paraId="752BE4C6" w14:textId="3A5D9546">
            <w:proofErr w:type="spellStart"/>
            <w:r>
              <w:t>AddAccess</w:t>
            </w:r>
            <w:proofErr w:type="spellEnd"/>
            <w:r>
              <w:t xml:space="preserve"> and provision</w:t>
            </w:r>
          </w:p>
        </w:tc>
      </w:tr>
      <w:tr w:rsidR="00D721BF" w:rsidTr="21D21E11" w14:paraId="3EAFA66B" w14:textId="77777777">
        <w:tc>
          <w:tcPr>
            <w:tcW w:w="1725" w:type="dxa"/>
            <w:shd w:val="clear" w:color="auto" w:fill="auto"/>
            <w:tcMar>
              <w:top w:w="100" w:type="dxa"/>
              <w:left w:w="100" w:type="dxa"/>
              <w:bottom w:w="100" w:type="dxa"/>
              <w:right w:w="100" w:type="dxa"/>
            </w:tcMar>
          </w:tcPr>
          <w:p w:rsidR="00D721BF" w:rsidRDefault="00381A52" w14:paraId="1E9D1081" w14:textId="3324CB31">
            <w:pPr>
              <w:widowControl w:val="0"/>
            </w:pPr>
            <w:r>
              <w:t xml:space="preserve">Remove Access </w:t>
            </w:r>
          </w:p>
        </w:tc>
        <w:tc>
          <w:tcPr>
            <w:tcW w:w="4545" w:type="dxa"/>
            <w:shd w:val="clear" w:color="auto" w:fill="auto"/>
            <w:tcMar>
              <w:top w:w="100" w:type="dxa"/>
              <w:left w:w="100" w:type="dxa"/>
              <w:bottom w:w="100" w:type="dxa"/>
              <w:right w:w="100" w:type="dxa"/>
            </w:tcMar>
          </w:tcPr>
          <w:p w:rsidR="00D721BF" w:rsidRDefault="00381A52" w14:paraId="0A8EF4F7" w14:textId="3325678F">
            <w:r>
              <w:t>IF (Any birth right access associated attribute updated)</w:t>
            </w:r>
          </w:p>
        </w:tc>
        <w:tc>
          <w:tcPr>
            <w:tcW w:w="3120" w:type="dxa"/>
            <w:shd w:val="clear" w:color="auto" w:fill="auto"/>
            <w:tcMar>
              <w:top w:w="100" w:type="dxa"/>
              <w:left w:w="100" w:type="dxa"/>
              <w:bottom w:w="100" w:type="dxa"/>
              <w:right w:w="100" w:type="dxa"/>
            </w:tcMar>
          </w:tcPr>
          <w:p w:rsidR="00D721BF" w:rsidRDefault="00381A52" w14:paraId="295861E0" w14:textId="256A1152">
            <w:r>
              <w:t xml:space="preserve">Remove Access And </w:t>
            </w:r>
            <w:proofErr w:type="spellStart"/>
            <w:r>
              <w:t>deprovsion</w:t>
            </w:r>
            <w:proofErr w:type="spellEnd"/>
          </w:p>
        </w:tc>
      </w:tr>
    </w:tbl>
    <w:p w:rsidR="00A7143A" w:rsidRDefault="00A7143A" w14:paraId="0000048A" w14:textId="77777777">
      <w:bookmarkStart w:name="_Hlk167012830" w:id="139"/>
    </w:p>
    <w:p w:rsidR="00A7143A" w:rsidRDefault="008C136C" w14:paraId="0000048B" w14:textId="77777777">
      <w:pPr>
        <w:pStyle w:val="Heading1"/>
        <w:numPr>
          <w:ilvl w:val="0"/>
          <w:numId w:val="27"/>
        </w:numPr>
      </w:pPr>
      <w:bookmarkStart w:name="_Toc167026932" w:id="140"/>
      <w:r>
        <w:t>PSDB Provisioning</w:t>
      </w:r>
      <w:bookmarkEnd w:id="140"/>
    </w:p>
    <w:p w:rsidR="00A7143A" w:rsidRDefault="008C136C" w14:paraId="0000048C" w14:textId="5159DB1A">
      <w:pPr>
        <w:pBdr>
          <w:top w:val="nil"/>
          <w:left w:val="nil"/>
          <w:bottom w:val="nil"/>
          <w:right w:val="nil"/>
          <w:between w:val="nil"/>
        </w:pBdr>
        <w:spacing w:before="0" w:after="120"/>
        <w:rPr>
          <w:color w:val="000000"/>
        </w:rPr>
      </w:pPr>
      <w:r>
        <w:rPr>
          <w:color w:val="000000"/>
        </w:rPr>
        <w:t xml:space="preserve">Saviynt IGA will utilize a </w:t>
      </w:r>
      <w:r w:rsidR="009848FE">
        <w:rPr>
          <w:color w:val="000000"/>
        </w:rPr>
        <w:t xml:space="preserve">Rest </w:t>
      </w:r>
      <w:proofErr w:type="gramStart"/>
      <w:r w:rsidR="009848FE">
        <w:rPr>
          <w:color w:val="000000"/>
        </w:rPr>
        <w:t xml:space="preserve">API  </w:t>
      </w:r>
      <w:r>
        <w:rPr>
          <w:color w:val="000000"/>
        </w:rPr>
        <w:t>based</w:t>
      </w:r>
      <w:proofErr w:type="gramEnd"/>
      <w:r>
        <w:rPr>
          <w:color w:val="000000"/>
        </w:rPr>
        <w:t xml:space="preserve"> integration approach for handling the provisioning to Portal databases such as PSDB and associated databases. PSDB stores demographic information such as a person's home address, date of birth and gender. Corporate Portal holds all person job related attributes and data.</w:t>
      </w:r>
    </w:p>
    <w:p w:rsidR="00A7143A" w:rsidRDefault="00A7143A" w14:paraId="0000048D" w14:textId="77777777">
      <w:pPr>
        <w:pBdr>
          <w:top w:val="nil"/>
          <w:left w:val="nil"/>
          <w:bottom w:val="nil"/>
          <w:right w:val="nil"/>
          <w:between w:val="nil"/>
        </w:pBdr>
        <w:spacing w:before="0" w:after="120"/>
        <w:rPr>
          <w:color w:val="000000"/>
          <w:sz w:val="24"/>
          <w:szCs w:val="24"/>
        </w:rPr>
      </w:pPr>
    </w:p>
    <w:p w:rsidR="00A7143A" w:rsidRDefault="008C136C" w14:paraId="0000048E" w14:textId="64E02503">
      <w:pPr>
        <w:pStyle w:val="Heading4"/>
      </w:pPr>
      <w:bookmarkStart w:name="_Toc167026933" w:id="141"/>
      <w:r>
        <w:t>1</w:t>
      </w:r>
      <w:r w:rsidR="00810FA0">
        <w:t>4</w:t>
      </w:r>
      <w:r>
        <w:t>.1 Assumptions:</w:t>
      </w:r>
      <w:bookmarkEnd w:id="141"/>
    </w:p>
    <w:p w:rsidR="00A7143A" w:rsidRDefault="008C136C" w14:paraId="0000048F" w14:textId="77777777">
      <w:pPr>
        <w:numPr>
          <w:ilvl w:val="0"/>
          <w:numId w:val="10"/>
        </w:numPr>
        <w:pBdr>
          <w:top w:val="nil"/>
          <w:left w:val="nil"/>
          <w:bottom w:val="nil"/>
          <w:right w:val="nil"/>
          <w:between w:val="nil"/>
        </w:pBdr>
        <w:spacing w:after="0"/>
        <w:rPr>
          <w:color w:val="000000"/>
          <w:sz w:val="24"/>
          <w:szCs w:val="24"/>
        </w:rPr>
      </w:pPr>
      <w:r w:rsidRPr="2206851C">
        <w:rPr>
          <w:color w:val="000000" w:themeColor="text1"/>
        </w:rPr>
        <w:t>PSDB team will provide store procedures for all provisioning actions:</w:t>
      </w:r>
    </w:p>
    <w:p w:rsidR="00A7143A" w:rsidRDefault="008C136C" w14:paraId="00000490" w14:textId="77777777">
      <w:pPr>
        <w:numPr>
          <w:ilvl w:val="1"/>
          <w:numId w:val="10"/>
        </w:numPr>
        <w:pBdr>
          <w:top w:val="nil"/>
          <w:left w:val="nil"/>
          <w:bottom w:val="nil"/>
          <w:right w:val="nil"/>
          <w:between w:val="nil"/>
        </w:pBdr>
        <w:spacing w:before="0" w:after="0"/>
        <w:rPr>
          <w:color w:val="000000"/>
          <w:sz w:val="24"/>
          <w:szCs w:val="24"/>
        </w:rPr>
      </w:pPr>
      <w:r>
        <w:rPr>
          <w:color w:val="000000"/>
        </w:rPr>
        <w:t>New Hire</w:t>
      </w:r>
    </w:p>
    <w:p w:rsidR="00A7143A" w:rsidRDefault="008C136C" w14:paraId="00000491" w14:textId="77777777">
      <w:pPr>
        <w:numPr>
          <w:ilvl w:val="1"/>
          <w:numId w:val="10"/>
        </w:numPr>
        <w:pBdr>
          <w:top w:val="nil"/>
          <w:left w:val="nil"/>
          <w:bottom w:val="nil"/>
          <w:right w:val="nil"/>
          <w:between w:val="nil"/>
        </w:pBdr>
        <w:spacing w:before="0" w:after="0"/>
        <w:rPr>
          <w:color w:val="000000"/>
          <w:sz w:val="24"/>
          <w:szCs w:val="24"/>
        </w:rPr>
      </w:pPr>
      <w:r>
        <w:rPr>
          <w:color w:val="000000"/>
        </w:rPr>
        <w:t>Termination</w:t>
      </w:r>
    </w:p>
    <w:p w:rsidR="00A7143A" w:rsidRDefault="008C136C" w14:paraId="00000492" w14:textId="77777777">
      <w:pPr>
        <w:numPr>
          <w:ilvl w:val="1"/>
          <w:numId w:val="10"/>
        </w:numPr>
        <w:pBdr>
          <w:top w:val="nil"/>
          <w:left w:val="nil"/>
          <w:bottom w:val="nil"/>
          <w:right w:val="nil"/>
          <w:between w:val="nil"/>
        </w:pBdr>
        <w:spacing w:before="0" w:after="0"/>
        <w:rPr>
          <w:color w:val="000000"/>
          <w:sz w:val="24"/>
          <w:szCs w:val="24"/>
        </w:rPr>
      </w:pPr>
      <w:r>
        <w:rPr>
          <w:color w:val="000000"/>
        </w:rPr>
        <w:t>Update</w:t>
      </w:r>
    </w:p>
    <w:p w:rsidR="00A7143A" w:rsidRDefault="008C136C" w14:paraId="00000493" w14:textId="77777777">
      <w:pPr>
        <w:numPr>
          <w:ilvl w:val="1"/>
          <w:numId w:val="10"/>
        </w:numPr>
        <w:pBdr>
          <w:top w:val="nil"/>
          <w:left w:val="nil"/>
          <w:bottom w:val="nil"/>
          <w:right w:val="nil"/>
          <w:between w:val="nil"/>
        </w:pBdr>
        <w:spacing w:before="0" w:after="0"/>
        <w:rPr>
          <w:color w:val="000000"/>
          <w:sz w:val="24"/>
          <w:szCs w:val="24"/>
        </w:rPr>
      </w:pPr>
      <w:r>
        <w:rPr>
          <w:color w:val="000000"/>
        </w:rPr>
        <w:t>Rehire</w:t>
      </w:r>
    </w:p>
    <w:p w:rsidRPr="006926A1" w:rsidR="00A7143A" w:rsidRDefault="008C136C" w14:paraId="00000494" w14:textId="4BB6015E">
      <w:pPr>
        <w:numPr>
          <w:ilvl w:val="0"/>
          <w:numId w:val="10"/>
        </w:numPr>
        <w:pBdr>
          <w:top w:val="nil"/>
          <w:left w:val="nil"/>
          <w:bottom w:val="nil"/>
          <w:right w:val="nil"/>
          <w:between w:val="nil"/>
        </w:pBdr>
        <w:spacing w:before="0" w:after="0"/>
        <w:rPr>
          <w:color w:val="000000"/>
          <w:sz w:val="24"/>
          <w:szCs w:val="24"/>
        </w:rPr>
      </w:pPr>
      <w:r w:rsidRPr="2206851C">
        <w:rPr>
          <w:color w:val="000000" w:themeColor="text1"/>
        </w:rPr>
        <w:t xml:space="preserve">PSDB team will provide </w:t>
      </w:r>
      <w:r w:rsidRPr="2206851C" w:rsidR="000B3172">
        <w:rPr>
          <w:color w:val="000000" w:themeColor="text1"/>
        </w:rPr>
        <w:t>API t</w:t>
      </w:r>
      <w:r w:rsidRPr="2206851C">
        <w:rPr>
          <w:color w:val="000000" w:themeColor="text1"/>
        </w:rPr>
        <w:t xml:space="preserve"> to import accounts and entitlements (if required</w:t>
      </w:r>
      <w:r w:rsidRPr="2206851C" w:rsidR="008B5E0D">
        <w:rPr>
          <w:color w:val="000000" w:themeColor="text1"/>
        </w:rPr>
        <w:t>)</w:t>
      </w:r>
      <w:r w:rsidRPr="2206851C" w:rsidR="00860327">
        <w:rPr>
          <w:color w:val="000000" w:themeColor="text1"/>
        </w:rPr>
        <w:t>.</w:t>
      </w:r>
    </w:p>
    <w:p w:rsidRPr="006B4BDC" w:rsidR="003607BD" w:rsidRDefault="003607BD" w14:paraId="5E9C8388" w14:textId="44749F09">
      <w:pPr>
        <w:numPr>
          <w:ilvl w:val="0"/>
          <w:numId w:val="10"/>
        </w:numPr>
        <w:pBdr>
          <w:top w:val="nil"/>
          <w:left w:val="nil"/>
          <w:bottom w:val="nil"/>
          <w:right w:val="nil"/>
          <w:between w:val="nil"/>
        </w:pBdr>
        <w:spacing w:before="0" w:after="0"/>
        <w:rPr>
          <w:color w:val="000000"/>
          <w:sz w:val="24"/>
          <w:szCs w:val="24"/>
        </w:rPr>
      </w:pPr>
      <w:r w:rsidRPr="2206851C">
        <w:rPr>
          <w:color w:val="000000" w:themeColor="text1"/>
        </w:rPr>
        <w:t>Account details for reconciliation:</w:t>
      </w:r>
    </w:p>
    <w:tbl>
      <w:tblPr>
        <w:tblStyle w:val="TableGrid"/>
        <w:tblW w:w="0" w:type="auto"/>
        <w:tblInd w:w="720" w:type="dxa"/>
        <w:tblLook w:val="04A0" w:firstRow="1" w:lastRow="0" w:firstColumn="1" w:lastColumn="0" w:noHBand="0" w:noVBand="1"/>
      </w:tblPr>
      <w:tblGrid>
        <w:gridCol w:w="8630"/>
      </w:tblGrid>
      <w:tr w:rsidR="0055030A" w:rsidTr="0055030A" w14:paraId="6D0D6D7E" w14:textId="77777777">
        <w:tc>
          <w:tcPr>
            <w:tcW w:w="9350" w:type="dxa"/>
          </w:tcPr>
          <w:p w:rsidR="0055030A" w:rsidRDefault="0055030A" w14:paraId="4E1E0B8D" w14:textId="76A9EEB4">
            <w:pPr>
              <w:numPr>
                <w:ilvl w:val="0"/>
                <w:numId w:val="10"/>
              </w:numPr>
              <w:ind w:left="0" w:firstLine="0"/>
              <w:rPr>
                <w:color w:val="000000"/>
                <w:sz w:val="24"/>
                <w:szCs w:val="24"/>
              </w:rPr>
            </w:pPr>
            <w:r w:rsidRPr="2206851C">
              <w:rPr>
                <w:color w:val="000000" w:themeColor="text1"/>
                <w:sz w:val="24"/>
                <w:szCs w:val="24"/>
              </w:rPr>
              <w:t>Unique Identifier</w:t>
            </w:r>
          </w:p>
          <w:p w:rsidR="0055030A" w:rsidRDefault="0055030A" w14:paraId="4B9C883C" w14:textId="77777777">
            <w:pPr>
              <w:numPr>
                <w:ilvl w:val="0"/>
                <w:numId w:val="10"/>
              </w:numPr>
              <w:ind w:left="0" w:firstLine="0"/>
              <w:rPr>
                <w:color w:val="000000"/>
                <w:sz w:val="24"/>
                <w:szCs w:val="24"/>
              </w:rPr>
            </w:pPr>
            <w:r w:rsidRPr="2206851C">
              <w:rPr>
                <w:color w:val="000000" w:themeColor="text1"/>
                <w:sz w:val="24"/>
                <w:szCs w:val="24"/>
              </w:rPr>
              <w:t>First Name</w:t>
            </w:r>
          </w:p>
          <w:p w:rsidR="0055030A" w:rsidRDefault="0055030A" w14:paraId="55BE1E74" w14:textId="77777777">
            <w:pPr>
              <w:numPr>
                <w:ilvl w:val="0"/>
                <w:numId w:val="10"/>
              </w:numPr>
              <w:ind w:left="0" w:firstLine="0"/>
              <w:rPr>
                <w:color w:val="000000"/>
                <w:sz w:val="24"/>
                <w:szCs w:val="24"/>
              </w:rPr>
            </w:pPr>
            <w:r w:rsidRPr="2206851C">
              <w:rPr>
                <w:color w:val="000000" w:themeColor="text1"/>
                <w:sz w:val="24"/>
                <w:szCs w:val="24"/>
              </w:rPr>
              <w:t>Last Name</w:t>
            </w:r>
          </w:p>
          <w:p w:rsidR="0055030A" w:rsidRDefault="0055030A" w14:paraId="21CB8686" w14:textId="77777777">
            <w:pPr>
              <w:numPr>
                <w:ilvl w:val="0"/>
                <w:numId w:val="10"/>
              </w:numPr>
              <w:ind w:left="0" w:firstLine="0"/>
              <w:rPr>
                <w:color w:val="000000"/>
                <w:sz w:val="24"/>
                <w:szCs w:val="24"/>
              </w:rPr>
            </w:pPr>
            <w:r w:rsidRPr="2206851C">
              <w:rPr>
                <w:color w:val="000000" w:themeColor="text1"/>
                <w:sz w:val="24"/>
                <w:szCs w:val="24"/>
              </w:rPr>
              <w:t>Status</w:t>
            </w:r>
          </w:p>
          <w:p w:rsidR="0055030A" w:rsidRDefault="0055030A" w14:paraId="4DA5CF45" w14:textId="7D90E8AB">
            <w:pPr>
              <w:numPr>
                <w:ilvl w:val="0"/>
                <w:numId w:val="10"/>
              </w:numPr>
              <w:ind w:left="0" w:firstLine="0"/>
              <w:rPr>
                <w:color w:val="000000"/>
                <w:sz w:val="24"/>
                <w:szCs w:val="24"/>
              </w:rPr>
            </w:pPr>
            <w:r w:rsidRPr="2206851C">
              <w:rPr>
                <w:color w:val="000000" w:themeColor="text1"/>
                <w:sz w:val="24"/>
                <w:szCs w:val="24"/>
              </w:rPr>
              <w:t>Relationships</w:t>
            </w:r>
          </w:p>
        </w:tc>
      </w:tr>
    </w:tbl>
    <w:p w:rsidR="003A5C6D" w:rsidRDefault="003A5C6D" w14:paraId="7ED2F743" w14:textId="77777777">
      <w:pPr>
        <w:numPr>
          <w:ilvl w:val="0"/>
          <w:numId w:val="10"/>
        </w:numPr>
        <w:pBdr>
          <w:top w:val="nil"/>
          <w:left w:val="nil"/>
          <w:bottom w:val="nil"/>
          <w:right w:val="nil"/>
          <w:between w:val="nil"/>
        </w:pBdr>
        <w:spacing w:before="0" w:after="0"/>
        <w:rPr>
          <w:color w:val="000000"/>
          <w:sz w:val="24"/>
          <w:szCs w:val="24"/>
        </w:rPr>
      </w:pPr>
    </w:p>
    <w:p w:rsidR="00A7143A" w:rsidRDefault="008C136C" w14:paraId="00000495" w14:textId="77777777">
      <w:pPr>
        <w:numPr>
          <w:ilvl w:val="0"/>
          <w:numId w:val="10"/>
        </w:numPr>
        <w:pBdr>
          <w:top w:val="nil"/>
          <w:left w:val="nil"/>
          <w:bottom w:val="nil"/>
          <w:right w:val="nil"/>
          <w:between w:val="nil"/>
        </w:pBdr>
        <w:spacing w:before="0" w:after="0"/>
        <w:rPr>
          <w:color w:val="000000"/>
          <w:sz w:val="24"/>
          <w:szCs w:val="24"/>
        </w:rPr>
      </w:pPr>
      <w:r w:rsidRPr="2206851C">
        <w:rPr>
          <w:color w:val="000000" w:themeColor="text1"/>
        </w:rPr>
        <w:t>Each existing account will have “unique identifier” associated which will match with workday user’s “unique identifier”.</w:t>
      </w:r>
    </w:p>
    <w:p w:rsidR="00A7143A" w:rsidRDefault="008C136C" w14:paraId="00000496" w14:textId="77777777">
      <w:pPr>
        <w:numPr>
          <w:ilvl w:val="0"/>
          <w:numId w:val="10"/>
        </w:numPr>
        <w:pBdr>
          <w:top w:val="nil"/>
          <w:left w:val="nil"/>
          <w:bottom w:val="nil"/>
          <w:right w:val="nil"/>
          <w:between w:val="nil"/>
        </w:pBdr>
        <w:spacing w:before="0"/>
        <w:rPr>
          <w:color w:val="000000"/>
          <w:sz w:val="24"/>
          <w:szCs w:val="24"/>
        </w:rPr>
      </w:pPr>
      <w:r w:rsidRPr="2206851C">
        <w:rPr>
          <w:color w:val="000000" w:themeColor="text1"/>
        </w:rPr>
        <w:t xml:space="preserve">Orphan </w:t>
      </w:r>
      <w:r>
        <w:t>accounts</w:t>
      </w:r>
      <w:r w:rsidRPr="2206851C">
        <w:rPr>
          <w:color w:val="000000" w:themeColor="text1"/>
        </w:rPr>
        <w:t xml:space="preserve"> will be mapped </w:t>
      </w:r>
      <w:r>
        <w:t>by the customer</w:t>
      </w:r>
      <w:r w:rsidRPr="2206851C">
        <w:rPr>
          <w:color w:val="000000" w:themeColor="text1"/>
        </w:rPr>
        <w:t>.</w:t>
      </w:r>
      <w:r>
        <w:br/>
      </w:r>
    </w:p>
    <w:p w:rsidR="00A7143A" w:rsidRDefault="008C136C" w14:paraId="00000497" w14:textId="3389BA66">
      <w:pPr>
        <w:pStyle w:val="Heading4"/>
      </w:pPr>
      <w:bookmarkStart w:name="_Toc167026934" w:id="142"/>
      <w:r>
        <w:t>1</w:t>
      </w:r>
      <w:r w:rsidR="00810FA0">
        <w:t>4</w:t>
      </w:r>
      <w:r>
        <w:t>.2 Prerequisite:</w:t>
      </w:r>
      <w:bookmarkEnd w:id="142"/>
    </w:p>
    <w:p w:rsidR="00A7143A" w:rsidRDefault="00E879CE" w14:paraId="00000498" w14:textId="205F5229">
      <w:pPr>
        <w:numPr>
          <w:ilvl w:val="0"/>
          <w:numId w:val="3"/>
        </w:numPr>
        <w:pBdr>
          <w:top w:val="nil"/>
          <w:left w:val="nil"/>
          <w:bottom w:val="nil"/>
          <w:right w:val="nil"/>
          <w:between w:val="nil"/>
        </w:pBdr>
        <w:spacing w:after="0" w:line="240" w:lineRule="auto"/>
        <w:rPr>
          <w:color w:val="000000"/>
        </w:rPr>
      </w:pPr>
      <w:r>
        <w:rPr>
          <w:color w:val="000000"/>
        </w:rPr>
        <w:t xml:space="preserve">API </w:t>
      </w:r>
      <w:r w:rsidR="008C136C">
        <w:rPr>
          <w:color w:val="000000"/>
        </w:rPr>
        <w:t>connection details</w:t>
      </w:r>
    </w:p>
    <w:p w:rsidR="00A7143A" w:rsidRDefault="008C136C" w14:paraId="00000499" w14:textId="697F062F">
      <w:pPr>
        <w:numPr>
          <w:ilvl w:val="0"/>
          <w:numId w:val="3"/>
        </w:numPr>
        <w:pBdr>
          <w:top w:val="nil"/>
          <w:left w:val="nil"/>
          <w:bottom w:val="nil"/>
          <w:right w:val="nil"/>
          <w:between w:val="nil"/>
        </w:pBdr>
        <w:spacing w:before="0" w:after="0" w:line="240" w:lineRule="auto"/>
        <w:rPr>
          <w:color w:val="000000"/>
        </w:rPr>
      </w:pPr>
      <w:r>
        <w:rPr>
          <w:color w:val="000000"/>
        </w:rPr>
        <w:t>Connectivity from Saviynt to PSDB</w:t>
      </w:r>
      <w:r w:rsidR="00E879CE">
        <w:rPr>
          <w:color w:val="000000"/>
        </w:rPr>
        <w:t xml:space="preserve"> </w:t>
      </w:r>
    </w:p>
    <w:p w:rsidR="00A7143A" w:rsidRDefault="008C136C" w14:paraId="0000049A" w14:textId="77777777">
      <w:pPr>
        <w:numPr>
          <w:ilvl w:val="0"/>
          <w:numId w:val="3"/>
        </w:numPr>
        <w:pBdr>
          <w:top w:val="nil"/>
          <w:left w:val="nil"/>
          <w:bottom w:val="nil"/>
          <w:right w:val="nil"/>
          <w:between w:val="nil"/>
        </w:pBdr>
        <w:spacing w:before="0" w:line="240" w:lineRule="auto"/>
        <w:rPr>
          <w:color w:val="000000"/>
        </w:rPr>
      </w:pPr>
      <w:r>
        <w:rPr>
          <w:color w:val="000000"/>
        </w:rPr>
        <w:t>Attribute Mapping details</w:t>
      </w:r>
    </w:p>
    <w:p w:rsidR="00A7143A" w:rsidRDefault="008C136C" w14:paraId="0000049B" w14:textId="0D52E215">
      <w:pPr>
        <w:pStyle w:val="Heading4"/>
      </w:pPr>
      <w:bookmarkStart w:name="_Toc167026935" w:id="143"/>
      <w:r>
        <w:t>1</w:t>
      </w:r>
      <w:r w:rsidR="00810FA0">
        <w:t>4</w:t>
      </w:r>
      <w:r>
        <w:t>.3 Connection Design</w:t>
      </w:r>
      <w:bookmarkEnd w:id="143"/>
    </w:p>
    <w:p w:rsidR="00A7143A" w:rsidRDefault="008C136C" w14:paraId="0000049C" w14:textId="03DFAEAA">
      <w:pPr>
        <w:pBdr>
          <w:top w:val="nil"/>
          <w:left w:val="nil"/>
          <w:bottom w:val="nil"/>
          <w:right w:val="nil"/>
          <w:between w:val="nil"/>
        </w:pBdr>
        <w:rPr>
          <w:color w:val="000000"/>
          <w:sz w:val="24"/>
          <w:szCs w:val="24"/>
        </w:rPr>
      </w:pPr>
      <w:r>
        <w:rPr>
          <w:color w:val="000000"/>
        </w:rPr>
        <w:t xml:space="preserve">Saviynt will use the </w:t>
      </w:r>
      <w:r w:rsidR="00C656BE">
        <w:rPr>
          <w:color w:val="000000"/>
        </w:rPr>
        <w:t xml:space="preserve">Workday Load API </w:t>
      </w:r>
      <w:r w:rsidR="002B1043">
        <w:rPr>
          <w:color w:val="000000"/>
        </w:rPr>
        <w:t>using Saviynt REST</w:t>
      </w:r>
      <w:r w:rsidR="00C656BE">
        <w:rPr>
          <w:color w:val="000000"/>
        </w:rPr>
        <w:t xml:space="preserve"> </w:t>
      </w:r>
      <w:r>
        <w:rPr>
          <w:color w:val="000000"/>
        </w:rPr>
        <w:t xml:space="preserve">connector to integrate with the </w:t>
      </w:r>
      <w:r>
        <w:t xml:space="preserve">PSDB </w:t>
      </w:r>
      <w:r>
        <w:rPr>
          <w:color w:val="000000"/>
        </w:rPr>
        <w:t>application.</w:t>
      </w:r>
    </w:p>
    <w:p w:rsidR="00A7143A" w:rsidRDefault="008C136C" w14:paraId="0000049D" w14:textId="373C52FA">
      <w:pPr>
        <w:pBdr>
          <w:top w:val="nil"/>
          <w:left w:val="nil"/>
          <w:bottom w:val="nil"/>
          <w:right w:val="nil"/>
          <w:between w:val="nil"/>
        </w:pBdr>
        <w:rPr>
          <w:color w:val="000000"/>
          <w:sz w:val="24"/>
          <w:szCs w:val="24"/>
        </w:rPr>
      </w:pPr>
      <w:r>
        <w:rPr>
          <w:color w:val="000000"/>
        </w:rPr>
        <w:t xml:space="preserve">The integration flow of </w:t>
      </w:r>
      <w:r w:rsidR="00C656BE">
        <w:rPr>
          <w:color w:val="000000"/>
        </w:rPr>
        <w:t xml:space="preserve">Workday Load API </w:t>
      </w:r>
      <w:r>
        <w:rPr>
          <w:color w:val="000000"/>
        </w:rPr>
        <w:t>with Saviynt involves.</w:t>
      </w:r>
    </w:p>
    <w:p w:rsidR="00A7143A" w:rsidRDefault="008C136C" w14:paraId="0000049E" w14:textId="77777777">
      <w:pPr>
        <w:numPr>
          <w:ilvl w:val="0"/>
          <w:numId w:val="7"/>
        </w:numPr>
        <w:pBdr>
          <w:top w:val="nil"/>
          <w:left w:val="nil"/>
          <w:bottom w:val="nil"/>
          <w:right w:val="nil"/>
          <w:between w:val="nil"/>
        </w:pBdr>
        <w:spacing w:after="0" w:line="240" w:lineRule="auto"/>
        <w:rPr>
          <w:color w:val="000000"/>
        </w:rPr>
      </w:pPr>
      <w:r>
        <w:t xml:space="preserve">EIC </w:t>
      </w:r>
      <w:r>
        <w:rPr>
          <w:color w:val="000000"/>
        </w:rPr>
        <w:t>will import the user information at periodic intervals from the HR source.</w:t>
      </w:r>
    </w:p>
    <w:p w:rsidR="00A7143A" w:rsidRDefault="008C136C" w14:paraId="0000049F" w14:textId="77777777">
      <w:pPr>
        <w:numPr>
          <w:ilvl w:val="0"/>
          <w:numId w:val="7"/>
        </w:numPr>
        <w:pBdr>
          <w:top w:val="nil"/>
          <w:left w:val="nil"/>
          <w:bottom w:val="nil"/>
          <w:right w:val="nil"/>
          <w:between w:val="nil"/>
        </w:pBdr>
        <w:spacing w:before="0" w:after="0" w:line="240" w:lineRule="auto"/>
        <w:rPr>
          <w:color w:val="000000"/>
        </w:rPr>
      </w:pPr>
      <w:r>
        <w:t xml:space="preserve">EIC </w:t>
      </w:r>
      <w:r>
        <w:rPr>
          <w:color w:val="000000"/>
        </w:rPr>
        <w:t>creates/updates user records received from HR in the identity repository.</w:t>
      </w:r>
    </w:p>
    <w:p w:rsidR="00A7143A" w:rsidRDefault="008C136C" w14:paraId="000004A0" w14:textId="77777777">
      <w:pPr>
        <w:numPr>
          <w:ilvl w:val="0"/>
          <w:numId w:val="7"/>
        </w:numPr>
        <w:pBdr>
          <w:top w:val="nil"/>
          <w:left w:val="nil"/>
          <w:bottom w:val="nil"/>
          <w:right w:val="nil"/>
          <w:between w:val="nil"/>
        </w:pBdr>
        <w:spacing w:before="0" w:after="0" w:line="240" w:lineRule="auto"/>
        <w:rPr>
          <w:color w:val="000000"/>
        </w:rPr>
      </w:pPr>
      <w:r>
        <w:t xml:space="preserve">EIC </w:t>
      </w:r>
      <w:r>
        <w:rPr>
          <w:color w:val="000000"/>
        </w:rPr>
        <w:t>will initiate the birth right for PSDB accounts using technical rules.</w:t>
      </w:r>
    </w:p>
    <w:p w:rsidR="00A7143A" w:rsidRDefault="008C136C" w14:paraId="000004A1" w14:textId="20480289">
      <w:pPr>
        <w:numPr>
          <w:ilvl w:val="0"/>
          <w:numId w:val="7"/>
        </w:numPr>
        <w:pBdr>
          <w:top w:val="nil"/>
          <w:left w:val="nil"/>
          <w:bottom w:val="nil"/>
          <w:right w:val="nil"/>
          <w:between w:val="nil"/>
        </w:pBdr>
        <w:spacing w:before="0" w:after="0" w:line="240" w:lineRule="auto"/>
        <w:rPr>
          <w:color w:val="000000"/>
        </w:rPr>
      </w:pPr>
      <w:r>
        <w:t xml:space="preserve">EIC </w:t>
      </w:r>
      <w:r>
        <w:rPr>
          <w:color w:val="000000"/>
        </w:rPr>
        <w:t xml:space="preserve">will be configured to trigger PSDB account provisioning using </w:t>
      </w:r>
      <w:r w:rsidR="005E5507">
        <w:rPr>
          <w:color w:val="000000"/>
        </w:rPr>
        <w:t>API</w:t>
      </w:r>
      <w:r>
        <w:rPr>
          <w:color w:val="000000"/>
        </w:rPr>
        <w:t xml:space="preserve"> for create/update/enable/disable operations.</w:t>
      </w:r>
    </w:p>
    <w:p w:rsidR="00A7143A" w:rsidRDefault="008C136C" w14:paraId="000004A2" w14:textId="77777777">
      <w:pPr>
        <w:numPr>
          <w:ilvl w:val="0"/>
          <w:numId w:val="7"/>
        </w:numPr>
        <w:pBdr>
          <w:top w:val="nil"/>
          <w:left w:val="nil"/>
          <w:bottom w:val="nil"/>
          <w:right w:val="nil"/>
          <w:between w:val="nil"/>
        </w:pBdr>
        <w:spacing w:before="0" w:line="240" w:lineRule="auto"/>
        <w:rPr>
          <w:color w:val="000000"/>
        </w:rPr>
      </w:pPr>
      <w:r>
        <w:t xml:space="preserve">EIC </w:t>
      </w:r>
      <w:r>
        <w:rPr>
          <w:color w:val="000000"/>
        </w:rPr>
        <w:t>will store all the event information for audit purposes.</w:t>
      </w:r>
    </w:p>
    <w:p w:rsidR="00A7143A" w:rsidRDefault="00A7143A" w14:paraId="000004A3" w14:textId="059600B7">
      <w:pPr>
        <w:pBdr>
          <w:top w:val="nil"/>
          <w:left w:val="nil"/>
          <w:bottom w:val="nil"/>
          <w:right w:val="nil"/>
          <w:between w:val="nil"/>
        </w:pBdr>
        <w:rPr>
          <w:color w:val="000000"/>
          <w:sz w:val="24"/>
          <w:szCs w:val="24"/>
        </w:rPr>
      </w:pPr>
    </w:p>
    <w:p w:rsidR="00003E9D" w:rsidRDefault="00003E9D" w14:paraId="2EBB1F3D" w14:textId="66FEA24D">
      <w:pPr>
        <w:pBdr>
          <w:top w:val="nil"/>
          <w:left w:val="nil"/>
          <w:bottom w:val="nil"/>
          <w:right w:val="nil"/>
          <w:between w:val="nil"/>
        </w:pBdr>
        <w:rPr>
          <w:color w:val="000000"/>
          <w:sz w:val="24"/>
          <w:szCs w:val="24"/>
        </w:rPr>
      </w:pPr>
      <w:r>
        <w:rPr>
          <w:noProof/>
        </w:rPr>
        <w:drawing>
          <wp:inline distT="0" distB="0" distL="0" distR="0" wp14:anchorId="2DF60202" wp14:editId="26A8DF4B">
            <wp:extent cx="5943600" cy="1595120"/>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1595120"/>
                    </a:xfrm>
                    <a:prstGeom prst="rect">
                      <a:avLst/>
                    </a:prstGeom>
                    <a:noFill/>
                    <a:ln>
                      <a:noFill/>
                    </a:ln>
                  </pic:spPr>
                </pic:pic>
              </a:graphicData>
            </a:graphic>
          </wp:inline>
        </w:drawing>
      </w:r>
    </w:p>
    <w:p w:rsidR="00A7143A" w:rsidRDefault="00A7143A" w14:paraId="000004A4" w14:textId="77777777">
      <w:pPr>
        <w:pBdr>
          <w:top w:val="nil"/>
          <w:left w:val="nil"/>
          <w:bottom w:val="nil"/>
          <w:right w:val="nil"/>
          <w:between w:val="nil"/>
        </w:pBdr>
        <w:rPr>
          <w:color w:val="000000"/>
          <w:sz w:val="24"/>
          <w:szCs w:val="24"/>
        </w:rPr>
      </w:pPr>
    </w:p>
    <w:p w:rsidR="00A7143A" w:rsidRDefault="008C136C" w14:paraId="000004A5" w14:textId="0509448D">
      <w:pPr>
        <w:pStyle w:val="Heading4"/>
      </w:pPr>
      <w:bookmarkStart w:name="_Toc167026936" w:id="144"/>
      <w:r>
        <w:t>1</w:t>
      </w:r>
      <w:r w:rsidR="00810FA0">
        <w:t>4</w:t>
      </w:r>
      <w:r>
        <w:t xml:space="preserve">.4 Saviynt-PSDB Import Attribute </w:t>
      </w:r>
      <w:sdt>
        <w:sdtPr>
          <w:tag w:val="goog_rdk_4"/>
          <w:id w:val="-1111817308"/>
        </w:sdtPr>
        <w:sdtEndPr/>
        <w:sdtContent/>
      </w:sdt>
      <w:r>
        <w:t>Mapping</w:t>
      </w:r>
      <w:bookmarkEnd w:id="144"/>
    </w:p>
    <w:p w:rsidR="00A7143A" w:rsidRDefault="00D23E27" w14:paraId="000004A6" w14:textId="53B58347">
      <w:r>
        <w:t>Refer appendix</w:t>
      </w:r>
    </w:p>
    <w:p w:rsidR="00A7143A" w:rsidRDefault="00A7143A" w14:paraId="0000052A" w14:textId="77777777"/>
    <w:p w:rsidR="00A7143A" w:rsidRDefault="00A7143A" w14:paraId="0000052B" w14:textId="77777777"/>
    <w:p w:rsidR="00A7143A" w:rsidRDefault="00A7143A" w14:paraId="0000052C" w14:textId="77777777"/>
    <w:p w:rsidR="00A7143A" w:rsidRDefault="00A7143A" w14:paraId="0000052D" w14:textId="77777777"/>
    <w:p w:rsidR="00A7143A" w:rsidRDefault="00A7143A" w14:paraId="0000052E" w14:textId="77777777"/>
    <w:p w:rsidR="00A7143A" w:rsidRDefault="008C136C" w14:paraId="0000052F" w14:textId="0F0A4394">
      <w:pPr>
        <w:pStyle w:val="Heading4"/>
        <w:rPr>
          <w:color w:val="000000"/>
          <w:sz w:val="24"/>
          <w:szCs w:val="24"/>
        </w:rPr>
      </w:pPr>
      <w:r>
        <w:rPr>
          <w:color w:val="000000"/>
        </w:rPr>
        <w:br/>
      </w:r>
      <w:bookmarkStart w:name="_Toc167026937" w:id="145"/>
      <w:r>
        <w:t>1</w:t>
      </w:r>
      <w:r w:rsidR="00810FA0">
        <w:t>4</w:t>
      </w:r>
      <w:r>
        <w:t>.5 PSDB Account Management Processes</w:t>
      </w:r>
      <w:bookmarkEnd w:id="145"/>
    </w:p>
    <w:p w:rsidR="00A7143A" w:rsidRDefault="008C136C" w14:paraId="00000530" w14:textId="77777777">
      <w:pPr>
        <w:pBdr>
          <w:top w:val="nil"/>
          <w:left w:val="nil"/>
          <w:bottom w:val="nil"/>
          <w:right w:val="nil"/>
          <w:between w:val="nil"/>
        </w:pBdr>
      </w:pPr>
      <w:r>
        <w:rPr>
          <w:color w:val="000000"/>
        </w:rPr>
        <w:t>This section describes the account lifecycle process flow for PSDB applications.</w:t>
      </w:r>
    </w:p>
    <w:p w:rsidR="00A7143A" w:rsidRDefault="008C136C" w14:paraId="00000531" w14:textId="77777777">
      <w:pPr>
        <w:pStyle w:val="Heading5"/>
      </w:pPr>
      <w:bookmarkStart w:name="_Toc167026938" w:id="146"/>
      <w:r>
        <w:t>Important Rules</w:t>
      </w:r>
      <w:bookmarkEnd w:id="146"/>
    </w:p>
    <w:p w:rsidR="00A7143A" w:rsidRDefault="00A7143A" w14:paraId="00000532" w14:textId="77777777"/>
    <w:tbl>
      <w:tblPr>
        <w:tblW w:w="817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2212"/>
        <w:gridCol w:w="5960"/>
      </w:tblGrid>
      <w:tr w:rsidR="00A7143A" w14:paraId="4F438933" w14:textId="77777777">
        <w:tc>
          <w:tcPr>
            <w:tcW w:w="2212" w:type="dxa"/>
            <w:shd w:val="clear" w:color="auto" w:fill="6D9EEB"/>
            <w:tcMar>
              <w:top w:w="100" w:type="dxa"/>
              <w:left w:w="100" w:type="dxa"/>
              <w:bottom w:w="100" w:type="dxa"/>
              <w:right w:w="100" w:type="dxa"/>
            </w:tcMar>
          </w:tcPr>
          <w:p w:rsidR="00A7143A" w:rsidRDefault="008C136C" w14:paraId="00000533" w14:textId="77777777">
            <w:pPr>
              <w:widowControl w:val="0"/>
              <w:rPr>
                <w:b/>
                <w:color w:val="FFFFFF"/>
              </w:rPr>
            </w:pPr>
            <w:r>
              <w:rPr>
                <w:b/>
                <w:color w:val="FFFFFF"/>
              </w:rPr>
              <w:t>Provisioning rule name</w:t>
            </w:r>
          </w:p>
        </w:tc>
        <w:tc>
          <w:tcPr>
            <w:tcW w:w="5960" w:type="dxa"/>
            <w:shd w:val="clear" w:color="auto" w:fill="6D9EEB"/>
            <w:tcMar>
              <w:top w:w="100" w:type="dxa"/>
              <w:left w:w="100" w:type="dxa"/>
              <w:bottom w:w="100" w:type="dxa"/>
              <w:right w:w="100" w:type="dxa"/>
            </w:tcMar>
          </w:tcPr>
          <w:p w:rsidR="00A7143A" w:rsidRDefault="008C136C" w14:paraId="00000534" w14:textId="77777777">
            <w:pPr>
              <w:widowControl w:val="0"/>
              <w:rPr>
                <w:b/>
                <w:color w:val="FFFFFF"/>
              </w:rPr>
            </w:pPr>
            <w:r>
              <w:rPr>
                <w:b/>
                <w:color w:val="FFFFFF"/>
              </w:rPr>
              <w:t>Condition</w:t>
            </w:r>
          </w:p>
        </w:tc>
      </w:tr>
      <w:tr w:rsidR="00A7143A" w14:paraId="6CF343BD" w14:textId="77777777">
        <w:tc>
          <w:tcPr>
            <w:tcW w:w="2212" w:type="dxa"/>
            <w:shd w:val="clear" w:color="auto" w:fill="auto"/>
            <w:tcMar>
              <w:top w:w="100" w:type="dxa"/>
              <w:left w:w="100" w:type="dxa"/>
              <w:bottom w:w="100" w:type="dxa"/>
              <w:right w:w="100" w:type="dxa"/>
            </w:tcMar>
          </w:tcPr>
          <w:p w:rsidR="00A7143A" w:rsidRDefault="008C136C" w14:paraId="00000535" w14:textId="77777777">
            <w:pPr>
              <w:widowControl w:val="0"/>
            </w:pPr>
            <w:r>
              <w:t>User correlation rule</w:t>
            </w:r>
          </w:p>
        </w:tc>
        <w:tc>
          <w:tcPr>
            <w:tcW w:w="5960" w:type="dxa"/>
            <w:shd w:val="clear" w:color="auto" w:fill="auto"/>
            <w:tcMar>
              <w:top w:w="100" w:type="dxa"/>
              <w:left w:w="100" w:type="dxa"/>
              <w:bottom w:w="100" w:type="dxa"/>
              <w:right w:w="100" w:type="dxa"/>
            </w:tcMar>
          </w:tcPr>
          <w:p w:rsidR="00A7143A" w:rsidRDefault="008C136C" w14:paraId="00000536" w14:textId="77777777">
            <w:pPr>
              <w:widowControl w:val="0"/>
              <w:rPr>
                <w:highlight w:val="yellow"/>
              </w:rPr>
            </w:pPr>
            <w:proofErr w:type="spellStart"/>
            <w:r>
              <w:t>Account.UniqueIdentifier</w:t>
            </w:r>
            <w:proofErr w:type="spellEnd"/>
            <w:r>
              <w:t xml:space="preserve"> = User. </w:t>
            </w:r>
            <w:proofErr w:type="spellStart"/>
            <w:r>
              <w:t>UniqueIdentifier</w:t>
            </w:r>
            <w:proofErr w:type="spellEnd"/>
          </w:p>
        </w:tc>
      </w:tr>
      <w:tr w:rsidR="00A7143A" w14:paraId="4B7A9E2C" w14:textId="77777777">
        <w:tc>
          <w:tcPr>
            <w:tcW w:w="2212" w:type="dxa"/>
            <w:shd w:val="clear" w:color="auto" w:fill="auto"/>
            <w:tcMar>
              <w:top w:w="100" w:type="dxa"/>
              <w:left w:w="100" w:type="dxa"/>
              <w:bottom w:w="100" w:type="dxa"/>
              <w:right w:w="100" w:type="dxa"/>
            </w:tcMar>
          </w:tcPr>
          <w:p w:rsidR="00A7143A" w:rsidRDefault="008C136C" w14:paraId="00000537" w14:textId="77777777">
            <w:pPr>
              <w:widowControl w:val="0"/>
            </w:pPr>
            <w:r>
              <w:t>Account Name Rule</w:t>
            </w:r>
          </w:p>
        </w:tc>
        <w:tc>
          <w:tcPr>
            <w:tcW w:w="5960" w:type="dxa"/>
            <w:shd w:val="clear" w:color="auto" w:fill="auto"/>
            <w:tcMar>
              <w:top w:w="100" w:type="dxa"/>
              <w:left w:w="100" w:type="dxa"/>
              <w:bottom w:w="100" w:type="dxa"/>
              <w:right w:w="100" w:type="dxa"/>
            </w:tcMar>
          </w:tcPr>
          <w:p w:rsidR="00A7143A" w:rsidRDefault="008C136C" w14:paraId="00000538" w14:textId="77777777">
            <w:pPr>
              <w:widowControl w:val="0"/>
            </w:pPr>
            <w:r>
              <w:t xml:space="preserve">Account name generated via </w:t>
            </w:r>
            <w:proofErr w:type="spellStart"/>
            <w:r>
              <w:t>utilty</w:t>
            </w:r>
            <w:proofErr w:type="spellEnd"/>
          </w:p>
        </w:tc>
      </w:tr>
    </w:tbl>
    <w:p w:rsidR="00A7143A" w:rsidRDefault="008C136C" w14:paraId="00000539" w14:textId="77777777">
      <w:pPr>
        <w:pStyle w:val="Heading5"/>
      </w:pPr>
      <w:bookmarkStart w:name="_Toc167026939" w:id="147"/>
      <w:r>
        <w:t>User Events</w:t>
      </w:r>
      <w:bookmarkEnd w:id="147"/>
    </w:p>
    <w:p w:rsidR="00A7143A" w:rsidRDefault="00A7143A" w14:paraId="0000053A" w14:textId="77777777"/>
    <w:tbl>
      <w:tblPr>
        <w:tblW w:w="9390" w:type="dxa"/>
        <w:tblInd w:w="-3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1725"/>
        <w:gridCol w:w="4545"/>
        <w:gridCol w:w="3120"/>
      </w:tblGrid>
      <w:tr w:rsidR="001A61BB" w14:paraId="3A12E935" w14:textId="77777777">
        <w:tc>
          <w:tcPr>
            <w:tcW w:w="1725" w:type="dxa"/>
            <w:shd w:val="clear" w:color="auto" w:fill="6D9EEB"/>
            <w:tcMar>
              <w:top w:w="100" w:type="dxa"/>
              <w:left w:w="100" w:type="dxa"/>
              <w:bottom w:w="100" w:type="dxa"/>
              <w:right w:w="100" w:type="dxa"/>
            </w:tcMar>
          </w:tcPr>
          <w:p w:rsidR="00A7143A" w:rsidRDefault="008C136C" w14:paraId="0000053B" w14:textId="77777777">
            <w:pPr>
              <w:widowControl w:val="0"/>
              <w:rPr>
                <w:b/>
                <w:smallCaps/>
                <w:color w:val="FFFFFF"/>
              </w:rPr>
            </w:pPr>
            <w:r>
              <w:rPr>
                <w:b/>
                <w:smallCaps/>
                <w:color w:val="FFFFFF"/>
              </w:rPr>
              <w:t>Event</w:t>
            </w:r>
          </w:p>
        </w:tc>
        <w:tc>
          <w:tcPr>
            <w:tcW w:w="4545" w:type="dxa"/>
            <w:shd w:val="clear" w:color="auto" w:fill="6D9EEB"/>
            <w:tcMar>
              <w:top w:w="100" w:type="dxa"/>
              <w:left w:w="100" w:type="dxa"/>
              <w:bottom w:w="100" w:type="dxa"/>
              <w:right w:w="100" w:type="dxa"/>
            </w:tcMar>
          </w:tcPr>
          <w:p w:rsidR="00A7143A" w:rsidRDefault="008C136C" w14:paraId="0000053C" w14:textId="77777777">
            <w:pPr>
              <w:widowControl w:val="0"/>
              <w:rPr>
                <w:b/>
                <w:smallCaps/>
                <w:color w:val="FFFFFF"/>
              </w:rPr>
            </w:pPr>
            <w:r>
              <w:rPr>
                <w:b/>
                <w:smallCaps/>
                <w:color w:val="FFFFFF"/>
              </w:rPr>
              <w:t>Condition</w:t>
            </w:r>
          </w:p>
        </w:tc>
        <w:tc>
          <w:tcPr>
            <w:tcW w:w="3120" w:type="dxa"/>
            <w:shd w:val="clear" w:color="auto" w:fill="6D9EEB"/>
            <w:tcMar>
              <w:top w:w="100" w:type="dxa"/>
              <w:left w:w="100" w:type="dxa"/>
              <w:bottom w:w="100" w:type="dxa"/>
              <w:right w:w="100" w:type="dxa"/>
            </w:tcMar>
          </w:tcPr>
          <w:p w:rsidR="00A7143A" w:rsidRDefault="008C136C" w14:paraId="0000053D" w14:textId="77777777">
            <w:pPr>
              <w:widowControl w:val="0"/>
              <w:rPr>
                <w:b/>
                <w:smallCaps/>
                <w:color w:val="FFFFFF"/>
              </w:rPr>
            </w:pPr>
            <w:r>
              <w:rPr>
                <w:b/>
                <w:smallCaps/>
                <w:color w:val="FFFFFF"/>
              </w:rPr>
              <w:t>Action</w:t>
            </w:r>
          </w:p>
        </w:tc>
      </w:tr>
      <w:tr w:rsidR="00D44308" w14:paraId="02896D53" w14:textId="77777777">
        <w:trPr>
          <w:trHeight w:val="747"/>
        </w:trPr>
        <w:tc>
          <w:tcPr>
            <w:tcW w:w="1725" w:type="dxa"/>
            <w:shd w:val="clear" w:color="auto" w:fill="auto"/>
            <w:tcMar>
              <w:top w:w="100" w:type="dxa"/>
              <w:left w:w="100" w:type="dxa"/>
              <w:bottom w:w="100" w:type="dxa"/>
              <w:right w:w="100" w:type="dxa"/>
            </w:tcMar>
          </w:tcPr>
          <w:p w:rsidR="00A7143A" w:rsidRDefault="008C136C" w14:paraId="0000053E" w14:textId="77777777">
            <w:pPr>
              <w:widowControl w:val="0"/>
            </w:pPr>
            <w:r>
              <w:t>Import Accounts</w:t>
            </w:r>
          </w:p>
          <w:p w:rsidR="00A7143A" w:rsidRDefault="00A7143A" w14:paraId="0000053F" w14:textId="77777777">
            <w:pPr>
              <w:widowControl w:val="0"/>
            </w:pPr>
          </w:p>
        </w:tc>
        <w:tc>
          <w:tcPr>
            <w:tcW w:w="4545" w:type="dxa"/>
            <w:shd w:val="clear" w:color="auto" w:fill="auto"/>
            <w:tcMar>
              <w:top w:w="100" w:type="dxa"/>
              <w:left w:w="100" w:type="dxa"/>
              <w:bottom w:w="100" w:type="dxa"/>
              <w:right w:w="100" w:type="dxa"/>
            </w:tcMar>
          </w:tcPr>
          <w:p w:rsidR="00A7143A" w:rsidRDefault="008C136C" w14:paraId="00000540" w14:textId="77777777">
            <w:pPr>
              <w:widowControl w:val="0"/>
            </w:pPr>
            <w:r>
              <w:t>Import accounts from PSDB</w:t>
            </w:r>
          </w:p>
        </w:tc>
        <w:tc>
          <w:tcPr>
            <w:tcW w:w="3120" w:type="dxa"/>
            <w:shd w:val="clear" w:color="auto" w:fill="auto"/>
            <w:tcMar>
              <w:top w:w="100" w:type="dxa"/>
              <w:left w:w="100" w:type="dxa"/>
              <w:bottom w:w="100" w:type="dxa"/>
              <w:right w:w="100" w:type="dxa"/>
            </w:tcMar>
          </w:tcPr>
          <w:p w:rsidR="00A7143A" w:rsidRDefault="008C136C" w14:paraId="00000541" w14:textId="77777777">
            <w:pPr>
              <w:widowControl w:val="0"/>
            </w:pPr>
            <w:r>
              <w:t>If match found Co-relate else create new account</w:t>
            </w:r>
          </w:p>
        </w:tc>
      </w:tr>
      <w:tr w:rsidR="00D44308" w14:paraId="6D33BF2C" w14:textId="77777777">
        <w:trPr>
          <w:trHeight w:val="400"/>
        </w:trPr>
        <w:tc>
          <w:tcPr>
            <w:tcW w:w="1725" w:type="dxa"/>
            <w:vMerge w:val="restart"/>
            <w:shd w:val="clear" w:color="auto" w:fill="auto"/>
            <w:tcMar>
              <w:top w:w="100" w:type="dxa"/>
              <w:left w:w="100" w:type="dxa"/>
              <w:bottom w:w="100" w:type="dxa"/>
              <w:right w:w="100" w:type="dxa"/>
            </w:tcMar>
          </w:tcPr>
          <w:p w:rsidR="00A7143A" w:rsidRDefault="008C136C" w14:paraId="00000542" w14:textId="77777777">
            <w:pPr>
              <w:widowControl w:val="0"/>
            </w:pPr>
            <w:r>
              <w:t>New Hire</w:t>
            </w:r>
          </w:p>
          <w:p w:rsidR="00A7143A" w:rsidRDefault="00A7143A" w14:paraId="00000543" w14:textId="77777777">
            <w:pPr>
              <w:widowControl w:val="0"/>
              <w:rPr>
                <w:smallCaps/>
                <w:color w:val="2F5496"/>
              </w:rPr>
            </w:pPr>
          </w:p>
        </w:tc>
        <w:tc>
          <w:tcPr>
            <w:tcW w:w="4545" w:type="dxa"/>
            <w:shd w:val="clear" w:color="auto" w:fill="auto"/>
            <w:tcMar>
              <w:top w:w="100" w:type="dxa"/>
              <w:left w:w="100" w:type="dxa"/>
              <w:bottom w:w="100" w:type="dxa"/>
              <w:right w:w="100" w:type="dxa"/>
            </w:tcMar>
          </w:tcPr>
          <w:p w:rsidR="00A7143A" w:rsidRDefault="008C136C" w14:paraId="00000544" w14:textId="77777777">
            <w:r>
              <w:t>Account Request</w:t>
            </w:r>
          </w:p>
        </w:tc>
        <w:tc>
          <w:tcPr>
            <w:tcW w:w="3120" w:type="dxa"/>
            <w:shd w:val="clear" w:color="auto" w:fill="auto"/>
            <w:tcMar>
              <w:top w:w="100" w:type="dxa"/>
              <w:left w:w="100" w:type="dxa"/>
              <w:bottom w:w="100" w:type="dxa"/>
              <w:right w:w="100" w:type="dxa"/>
            </w:tcMar>
          </w:tcPr>
          <w:p w:rsidR="00A7143A" w:rsidRDefault="008C136C" w14:paraId="00000545" w14:textId="77777777">
            <w:pPr>
              <w:widowControl w:val="0"/>
              <w:rPr>
                <w:b/>
              </w:rPr>
            </w:pPr>
            <w:r>
              <w:t>Provision user to PSDB</w:t>
            </w:r>
          </w:p>
        </w:tc>
      </w:tr>
      <w:tr w:rsidR="00D44308" w14:paraId="7539F9C3" w14:textId="77777777">
        <w:trPr>
          <w:trHeight w:val="400"/>
        </w:trPr>
        <w:tc>
          <w:tcPr>
            <w:tcW w:w="1725" w:type="dxa"/>
            <w:vMerge/>
            <w:shd w:val="clear" w:color="auto" w:fill="auto"/>
            <w:tcMar>
              <w:top w:w="100" w:type="dxa"/>
              <w:left w:w="100" w:type="dxa"/>
              <w:bottom w:w="100" w:type="dxa"/>
              <w:right w:w="100" w:type="dxa"/>
            </w:tcMar>
          </w:tcPr>
          <w:p w:rsidR="00A7143A" w:rsidRDefault="00A7143A" w14:paraId="00000546" w14:textId="77777777">
            <w:pPr>
              <w:widowControl w:val="0"/>
              <w:pBdr>
                <w:top w:val="nil"/>
                <w:left w:val="nil"/>
                <w:bottom w:val="nil"/>
                <w:right w:val="nil"/>
                <w:between w:val="nil"/>
              </w:pBdr>
              <w:rPr>
                <w:b/>
              </w:rPr>
            </w:pPr>
          </w:p>
        </w:tc>
        <w:tc>
          <w:tcPr>
            <w:tcW w:w="4545" w:type="dxa"/>
            <w:shd w:val="clear" w:color="auto" w:fill="auto"/>
            <w:tcMar>
              <w:top w:w="100" w:type="dxa"/>
              <w:left w:w="100" w:type="dxa"/>
              <w:bottom w:w="100" w:type="dxa"/>
              <w:right w:w="100" w:type="dxa"/>
            </w:tcMar>
          </w:tcPr>
          <w:p w:rsidR="00A7143A" w:rsidRDefault="008C136C" w14:paraId="00000547" w14:textId="5E2FD078">
            <w:r>
              <w:t xml:space="preserve">Optima Physician </w:t>
            </w:r>
          </w:p>
        </w:tc>
        <w:tc>
          <w:tcPr>
            <w:tcW w:w="3120" w:type="dxa"/>
            <w:shd w:val="clear" w:color="auto" w:fill="auto"/>
            <w:tcMar>
              <w:top w:w="100" w:type="dxa"/>
              <w:left w:w="100" w:type="dxa"/>
              <w:bottom w:w="100" w:type="dxa"/>
              <w:right w:w="100" w:type="dxa"/>
            </w:tcMar>
          </w:tcPr>
          <w:p w:rsidR="00A7143A" w:rsidRDefault="008C136C" w14:paraId="00000548" w14:textId="6B5D6295">
            <w:pPr>
              <w:widowControl w:val="0"/>
              <w:rPr>
                <w:b/>
              </w:rPr>
            </w:pPr>
            <w:r>
              <w:t xml:space="preserve">Send attribute update as Physician Office Staff </w:t>
            </w:r>
          </w:p>
        </w:tc>
      </w:tr>
      <w:tr w:rsidR="00D44308" w14:paraId="4C2FABA5" w14:textId="77777777">
        <w:tc>
          <w:tcPr>
            <w:tcW w:w="1725" w:type="dxa"/>
            <w:shd w:val="clear" w:color="auto" w:fill="auto"/>
            <w:tcMar>
              <w:top w:w="100" w:type="dxa"/>
              <w:left w:w="100" w:type="dxa"/>
              <w:bottom w:w="100" w:type="dxa"/>
              <w:right w:w="100" w:type="dxa"/>
            </w:tcMar>
          </w:tcPr>
          <w:p w:rsidR="00A7143A" w:rsidRDefault="008C136C" w14:paraId="00000549" w14:textId="77777777">
            <w:pPr>
              <w:widowControl w:val="0"/>
            </w:pPr>
            <w:r>
              <w:t>Update User</w:t>
            </w:r>
          </w:p>
        </w:tc>
        <w:tc>
          <w:tcPr>
            <w:tcW w:w="4545" w:type="dxa"/>
            <w:shd w:val="clear" w:color="auto" w:fill="auto"/>
            <w:tcMar>
              <w:top w:w="100" w:type="dxa"/>
              <w:left w:w="100" w:type="dxa"/>
              <w:bottom w:w="100" w:type="dxa"/>
              <w:right w:w="100" w:type="dxa"/>
            </w:tcMar>
          </w:tcPr>
          <w:p w:rsidR="00A7143A" w:rsidRDefault="008C136C" w14:paraId="0000054A" w14:textId="77777777">
            <w:proofErr w:type="gramStart"/>
            <w:r>
              <w:t>IF(</w:t>
            </w:r>
            <w:proofErr w:type="gramEnd"/>
            <w:r>
              <w:t>Any map user attribute updated)</w:t>
            </w:r>
          </w:p>
        </w:tc>
        <w:tc>
          <w:tcPr>
            <w:tcW w:w="3120" w:type="dxa"/>
            <w:shd w:val="clear" w:color="auto" w:fill="auto"/>
            <w:tcMar>
              <w:top w:w="100" w:type="dxa"/>
              <w:left w:w="100" w:type="dxa"/>
              <w:bottom w:w="100" w:type="dxa"/>
              <w:right w:w="100" w:type="dxa"/>
            </w:tcMar>
          </w:tcPr>
          <w:p w:rsidR="00A7143A" w:rsidRDefault="008C136C" w14:paraId="0000054B" w14:textId="77777777">
            <w:r>
              <w:t>Provision attribute updates to PSDB</w:t>
            </w:r>
          </w:p>
        </w:tc>
      </w:tr>
      <w:tr w:rsidR="00D44308" w14:paraId="5BD8B1E1" w14:textId="77777777">
        <w:tc>
          <w:tcPr>
            <w:tcW w:w="1725" w:type="dxa"/>
            <w:shd w:val="clear" w:color="auto" w:fill="auto"/>
            <w:tcMar>
              <w:top w:w="100" w:type="dxa"/>
              <w:left w:w="100" w:type="dxa"/>
              <w:bottom w:w="100" w:type="dxa"/>
              <w:right w:w="100" w:type="dxa"/>
            </w:tcMar>
          </w:tcPr>
          <w:p w:rsidR="00A7143A" w:rsidRDefault="00A7143A" w14:paraId="0000054C" w14:textId="77777777">
            <w:pPr>
              <w:widowControl w:val="0"/>
            </w:pPr>
          </w:p>
        </w:tc>
        <w:tc>
          <w:tcPr>
            <w:tcW w:w="4545" w:type="dxa"/>
            <w:shd w:val="clear" w:color="auto" w:fill="auto"/>
            <w:tcMar>
              <w:top w:w="100" w:type="dxa"/>
              <w:left w:w="100" w:type="dxa"/>
              <w:bottom w:w="100" w:type="dxa"/>
              <w:right w:w="100" w:type="dxa"/>
            </w:tcMar>
          </w:tcPr>
          <w:p w:rsidR="00A7143A" w:rsidRDefault="008C136C" w14:paraId="0000054D" w14:textId="77777777">
            <w:r>
              <w:t>Relationship expiration is set to expire after 30 days</w:t>
            </w:r>
          </w:p>
        </w:tc>
        <w:tc>
          <w:tcPr>
            <w:tcW w:w="3120" w:type="dxa"/>
            <w:shd w:val="clear" w:color="auto" w:fill="auto"/>
            <w:tcMar>
              <w:top w:w="100" w:type="dxa"/>
              <w:left w:w="100" w:type="dxa"/>
              <w:bottom w:w="100" w:type="dxa"/>
              <w:right w:w="100" w:type="dxa"/>
            </w:tcMar>
          </w:tcPr>
          <w:p w:rsidR="00A7143A" w:rsidRDefault="008C136C" w14:paraId="0000054E" w14:textId="77777777">
            <w:r>
              <w:t>Notify Relationship group owner</w:t>
            </w:r>
          </w:p>
        </w:tc>
      </w:tr>
      <w:tr w:rsidR="00D44308" w14:paraId="232CF5E2" w14:textId="77777777">
        <w:trPr>
          <w:trHeight w:val="400"/>
        </w:trPr>
        <w:tc>
          <w:tcPr>
            <w:tcW w:w="1725" w:type="dxa"/>
            <w:shd w:val="clear" w:color="auto" w:fill="auto"/>
            <w:tcMar>
              <w:top w:w="100" w:type="dxa"/>
              <w:left w:w="100" w:type="dxa"/>
              <w:bottom w:w="100" w:type="dxa"/>
              <w:right w:w="100" w:type="dxa"/>
            </w:tcMar>
          </w:tcPr>
          <w:p w:rsidR="00A7143A" w:rsidRDefault="008C136C" w14:paraId="0000054F" w14:textId="77777777">
            <w:pPr>
              <w:widowControl w:val="0"/>
            </w:pPr>
            <w:r>
              <w:t>Termination</w:t>
            </w:r>
          </w:p>
        </w:tc>
        <w:tc>
          <w:tcPr>
            <w:tcW w:w="4545" w:type="dxa"/>
            <w:shd w:val="clear" w:color="auto" w:fill="auto"/>
            <w:tcMar>
              <w:top w:w="100" w:type="dxa"/>
              <w:left w:w="100" w:type="dxa"/>
              <w:bottom w:w="100" w:type="dxa"/>
              <w:right w:w="100" w:type="dxa"/>
            </w:tcMar>
          </w:tcPr>
          <w:p w:rsidR="00A7143A" w:rsidRDefault="008C136C" w14:paraId="00000550" w14:textId="77777777">
            <w:r>
              <w:t>User is disabled</w:t>
            </w:r>
          </w:p>
        </w:tc>
        <w:tc>
          <w:tcPr>
            <w:tcW w:w="3120" w:type="dxa"/>
            <w:shd w:val="clear" w:color="auto" w:fill="auto"/>
            <w:tcMar>
              <w:top w:w="100" w:type="dxa"/>
              <w:left w:w="100" w:type="dxa"/>
              <w:bottom w:w="100" w:type="dxa"/>
              <w:right w:w="100" w:type="dxa"/>
            </w:tcMar>
          </w:tcPr>
          <w:p w:rsidR="00A7143A" w:rsidRDefault="008C136C" w14:paraId="00000551" w14:textId="77777777">
            <w:r>
              <w:t>Disable PSDB Account</w:t>
            </w:r>
          </w:p>
        </w:tc>
      </w:tr>
      <w:tr w:rsidR="00D44308" w14:paraId="0EE19D38" w14:textId="77777777">
        <w:trPr>
          <w:trHeight w:val="400"/>
        </w:trPr>
        <w:tc>
          <w:tcPr>
            <w:tcW w:w="1725" w:type="dxa"/>
            <w:shd w:val="clear" w:color="auto" w:fill="auto"/>
            <w:tcMar>
              <w:top w:w="100" w:type="dxa"/>
              <w:left w:w="100" w:type="dxa"/>
              <w:bottom w:w="100" w:type="dxa"/>
              <w:right w:w="100" w:type="dxa"/>
            </w:tcMar>
          </w:tcPr>
          <w:p w:rsidR="00A7143A" w:rsidRDefault="00A7143A" w14:paraId="00000552" w14:textId="77777777">
            <w:pPr>
              <w:widowControl w:val="0"/>
            </w:pPr>
          </w:p>
        </w:tc>
        <w:tc>
          <w:tcPr>
            <w:tcW w:w="4545" w:type="dxa"/>
            <w:shd w:val="clear" w:color="auto" w:fill="auto"/>
            <w:tcMar>
              <w:top w:w="100" w:type="dxa"/>
              <w:left w:w="100" w:type="dxa"/>
              <w:bottom w:w="100" w:type="dxa"/>
              <w:right w:w="100" w:type="dxa"/>
            </w:tcMar>
          </w:tcPr>
          <w:p w:rsidR="00A7143A" w:rsidRDefault="006D22FC" w14:paraId="00000553" w14:textId="6B379166">
            <w:ins w:author="TERRY L HUTTON" w:date="2024-06-05T22:24:00Z" w:id="148">
              <w:r>
                <w:t>30</w:t>
              </w:r>
            </w:ins>
            <w:del w:author="TERRY L HUTTON" w:date="2024-06-05T22:24:00Z" w:id="149">
              <w:r w:rsidDel="006D22FC" w:rsidR="008C136C">
                <w:delText>7</w:delText>
              </w:r>
            </w:del>
            <w:r w:rsidR="008C136C">
              <w:t xml:space="preserve"> days passed after termination</w:t>
            </w:r>
          </w:p>
        </w:tc>
        <w:tc>
          <w:tcPr>
            <w:tcW w:w="3120" w:type="dxa"/>
            <w:shd w:val="clear" w:color="auto" w:fill="auto"/>
            <w:tcMar>
              <w:top w:w="100" w:type="dxa"/>
              <w:left w:w="100" w:type="dxa"/>
              <w:bottom w:w="100" w:type="dxa"/>
              <w:right w:w="100" w:type="dxa"/>
            </w:tcMar>
          </w:tcPr>
          <w:p w:rsidR="00A7143A" w:rsidRDefault="008C136C" w14:paraId="00000554" w14:textId="77777777">
            <w:r>
              <w:t>Delete PSDB Account and clear EA13</w:t>
            </w:r>
          </w:p>
        </w:tc>
      </w:tr>
      <w:tr w:rsidR="00D44308" w14:paraId="00593714" w14:textId="77777777">
        <w:tc>
          <w:tcPr>
            <w:tcW w:w="1725" w:type="dxa"/>
            <w:shd w:val="clear" w:color="auto" w:fill="auto"/>
            <w:tcMar>
              <w:top w:w="100" w:type="dxa"/>
              <w:left w:w="100" w:type="dxa"/>
              <w:bottom w:w="100" w:type="dxa"/>
              <w:right w:w="100" w:type="dxa"/>
            </w:tcMar>
          </w:tcPr>
          <w:p w:rsidR="00A7143A" w:rsidRDefault="008C136C" w14:paraId="00000555" w14:textId="77777777">
            <w:pPr>
              <w:widowControl w:val="0"/>
            </w:pPr>
            <w:r>
              <w:t>Rehire</w:t>
            </w:r>
          </w:p>
        </w:tc>
        <w:tc>
          <w:tcPr>
            <w:tcW w:w="4545" w:type="dxa"/>
            <w:shd w:val="clear" w:color="auto" w:fill="auto"/>
            <w:tcMar>
              <w:top w:w="100" w:type="dxa"/>
              <w:left w:w="100" w:type="dxa"/>
              <w:bottom w:w="100" w:type="dxa"/>
              <w:right w:w="100" w:type="dxa"/>
            </w:tcMar>
          </w:tcPr>
          <w:p w:rsidR="00A7143A" w:rsidRDefault="008C136C" w14:paraId="00000556" w14:textId="0B92F514">
            <w:r>
              <w:t xml:space="preserve">Rehired within </w:t>
            </w:r>
            <w:ins w:author="TERRY L HUTTON" w:date="2024-06-05T22:25:00Z" w:id="150">
              <w:r w:rsidR="006D22FC">
                <w:t>30</w:t>
              </w:r>
            </w:ins>
            <w:del w:author="TERRY L HUTTON" w:date="2024-06-05T22:25:00Z" w:id="151">
              <w:r w:rsidDel="006D22FC">
                <w:delText>7</w:delText>
              </w:r>
            </w:del>
            <w:r>
              <w:t xml:space="preserve"> days of termination</w:t>
            </w:r>
          </w:p>
        </w:tc>
        <w:tc>
          <w:tcPr>
            <w:tcW w:w="3120" w:type="dxa"/>
            <w:shd w:val="clear" w:color="auto" w:fill="auto"/>
            <w:tcMar>
              <w:top w:w="100" w:type="dxa"/>
              <w:left w:w="100" w:type="dxa"/>
              <w:bottom w:w="100" w:type="dxa"/>
              <w:right w:w="100" w:type="dxa"/>
            </w:tcMar>
          </w:tcPr>
          <w:p w:rsidR="00A7143A" w:rsidRDefault="008C136C" w14:paraId="00000557" w14:textId="77777777">
            <w:r>
              <w:t>Enable PSDB</w:t>
            </w:r>
          </w:p>
        </w:tc>
      </w:tr>
      <w:tr w:rsidR="00D44308" w14:paraId="79A2A38C" w14:textId="77777777">
        <w:tc>
          <w:tcPr>
            <w:tcW w:w="1725" w:type="dxa"/>
            <w:shd w:val="clear" w:color="auto" w:fill="auto"/>
            <w:tcMar>
              <w:top w:w="100" w:type="dxa"/>
              <w:left w:w="100" w:type="dxa"/>
              <w:bottom w:w="100" w:type="dxa"/>
              <w:right w:w="100" w:type="dxa"/>
            </w:tcMar>
          </w:tcPr>
          <w:p w:rsidR="00A7143A" w:rsidRDefault="00A7143A" w14:paraId="00000558" w14:textId="77777777">
            <w:pPr>
              <w:widowControl w:val="0"/>
            </w:pPr>
          </w:p>
        </w:tc>
        <w:tc>
          <w:tcPr>
            <w:tcW w:w="4545" w:type="dxa"/>
            <w:shd w:val="clear" w:color="auto" w:fill="auto"/>
            <w:tcMar>
              <w:top w:w="100" w:type="dxa"/>
              <w:left w:w="100" w:type="dxa"/>
              <w:bottom w:w="100" w:type="dxa"/>
              <w:right w:w="100" w:type="dxa"/>
            </w:tcMar>
          </w:tcPr>
          <w:p w:rsidR="00A7143A" w:rsidRDefault="008C136C" w14:paraId="00000559" w14:textId="69454E9C">
            <w:r>
              <w:t xml:space="preserve">Rehired after </w:t>
            </w:r>
            <w:ins w:author="TERRY L HUTTON" w:date="2024-06-05T22:25:00Z" w:id="152">
              <w:r w:rsidR="006D22FC">
                <w:t>30</w:t>
              </w:r>
            </w:ins>
            <w:del w:author="TERRY L HUTTON" w:date="2024-06-05T22:25:00Z" w:id="153">
              <w:r w:rsidDel="006D22FC">
                <w:delText>7</w:delText>
              </w:r>
            </w:del>
            <w:r>
              <w:t xml:space="preserve"> days of termination</w:t>
            </w:r>
          </w:p>
        </w:tc>
        <w:tc>
          <w:tcPr>
            <w:tcW w:w="3120" w:type="dxa"/>
            <w:shd w:val="clear" w:color="auto" w:fill="auto"/>
            <w:tcMar>
              <w:top w:w="100" w:type="dxa"/>
              <w:left w:w="100" w:type="dxa"/>
              <w:bottom w:w="100" w:type="dxa"/>
              <w:right w:w="100" w:type="dxa"/>
            </w:tcMar>
          </w:tcPr>
          <w:p w:rsidR="00A7143A" w:rsidRDefault="008C136C" w14:paraId="0000055A" w14:textId="77777777">
            <w:r>
              <w:t xml:space="preserve">Create PSDB account &amp; send update for </w:t>
            </w:r>
            <w:proofErr w:type="spellStart"/>
            <w:r>
              <w:t>SystemLogin</w:t>
            </w:r>
            <w:proofErr w:type="spellEnd"/>
            <w:r>
              <w:t xml:space="preserve"> &amp; email Attribute. </w:t>
            </w:r>
          </w:p>
        </w:tc>
      </w:tr>
      <w:bookmarkEnd w:id="139"/>
    </w:tbl>
    <w:p w:rsidR="00A7143A" w:rsidRDefault="00A7143A" w14:paraId="0000055B" w14:textId="77777777"/>
    <w:p w:rsidRPr="00967FCE" w:rsidR="00967FCE" w:rsidP="00967FCE" w:rsidRDefault="007F0E49" w14:paraId="020A2045" w14:textId="74ECBE18">
      <w:pPr>
        <w:numPr>
          <w:ilvl w:val="0"/>
          <w:numId w:val="27"/>
        </w:numPr>
        <w:pBdr>
          <w:top w:val="single" w:color="4472C4" w:themeColor="accent1" w:sz="24" w:space="0"/>
          <w:left w:val="single" w:color="4472C4" w:themeColor="accent1" w:sz="24" w:space="0"/>
          <w:bottom w:val="single" w:color="4472C4" w:themeColor="accent1" w:sz="24" w:space="0"/>
          <w:right w:val="single" w:color="4472C4" w:themeColor="accent1" w:sz="24" w:space="0"/>
        </w:pBdr>
        <w:shd w:val="clear" w:color="auto" w:fill="4472C4" w:themeFill="accent1"/>
        <w:spacing w:after="0"/>
        <w:outlineLvl w:val="0"/>
        <w:rPr>
          <w:caps/>
          <w:color w:val="FFFFFF" w:themeColor="background1"/>
          <w:spacing w:val="15"/>
          <w:sz w:val="22"/>
          <w:szCs w:val="22"/>
        </w:rPr>
      </w:pPr>
      <w:bookmarkStart w:name="_Toc167026940" w:id="154"/>
      <w:r>
        <w:rPr>
          <w:caps/>
          <w:color w:val="FFFFFF" w:themeColor="background1"/>
          <w:spacing w:val="15"/>
          <w:sz w:val="22"/>
          <w:szCs w:val="22"/>
        </w:rPr>
        <w:t xml:space="preserve">SNOW Additional </w:t>
      </w:r>
      <w:bookmarkEnd w:id="154"/>
      <w:r w:rsidR="001B4F4A">
        <w:rPr>
          <w:caps/>
          <w:color w:val="FFFFFF" w:themeColor="background1"/>
          <w:spacing w:val="15"/>
          <w:sz w:val="22"/>
          <w:szCs w:val="22"/>
        </w:rPr>
        <w:t>integration</w:t>
      </w:r>
    </w:p>
    <w:p w:rsidRPr="00967FCE" w:rsidR="00967FCE" w:rsidP="00967FCE" w:rsidRDefault="00967FCE" w14:paraId="5984A30C" w14:textId="37AA8B4A">
      <w:pPr>
        <w:pBdr>
          <w:top w:val="nil"/>
          <w:left w:val="nil"/>
          <w:bottom w:val="nil"/>
          <w:right w:val="nil"/>
          <w:between w:val="nil"/>
        </w:pBdr>
        <w:spacing w:before="0" w:after="120"/>
        <w:rPr>
          <w:color w:val="000000"/>
        </w:rPr>
      </w:pPr>
      <w:del w:author="TERRY L HUTTON" w:date="2024-06-05T22:26:00Z" w:id="155">
        <w:r w:rsidRPr="78A6BF1A" w:rsidDel="00204300">
          <w:rPr>
            <w:color w:val="000000" w:themeColor="text1"/>
          </w:rPr>
          <w:delText xml:space="preserve">Saviynt IGA will utilize a Rest </w:delText>
        </w:r>
        <w:r w:rsidRPr="78A6BF1A" w:rsidDel="00204300" w:rsidR="007037A6">
          <w:rPr>
            <w:color w:val="000000" w:themeColor="text1"/>
          </w:rPr>
          <w:delText>API based</w:delText>
        </w:r>
        <w:r w:rsidRPr="78A6BF1A" w:rsidDel="00204300">
          <w:rPr>
            <w:color w:val="000000" w:themeColor="text1"/>
          </w:rPr>
          <w:delText xml:space="preserve"> integration approach for handling the provisioning to Portal databases s</w:delText>
        </w:r>
        <w:commentRangeStart w:id="156"/>
        <w:commentRangeStart w:id="157"/>
        <w:r w:rsidRPr="78A6BF1A" w:rsidDel="00204300">
          <w:rPr>
            <w:color w:val="000000" w:themeColor="text1"/>
          </w:rPr>
          <w:delText xml:space="preserve">uch </w:delText>
        </w:r>
      </w:del>
      <w:commentRangeEnd w:id="156"/>
      <w:r w:rsidR="00411013">
        <w:rPr>
          <w:rStyle w:val="CommentReference"/>
        </w:rPr>
        <w:commentReference w:id="156"/>
      </w:r>
      <w:commentRangeEnd w:id="157"/>
      <w:r>
        <w:rPr>
          <w:rStyle w:val="CommentReference"/>
        </w:rPr>
        <w:commentReference w:id="157"/>
      </w:r>
      <w:del w:author="TERRY L HUTTON" w:date="2024-06-05T22:26:00Z" w:id="159">
        <w:r w:rsidRPr="78A6BF1A" w:rsidDel="00204300">
          <w:rPr>
            <w:color w:val="000000" w:themeColor="text1"/>
          </w:rPr>
          <w:delText>as PSDB and associated databases. PSDB stores demographic information such as a person's home address, date of birth and gender. Corporate Portal holds all person job related attributes and data</w:delText>
        </w:r>
      </w:del>
      <w:r w:rsidRPr="78A6BF1A">
        <w:rPr>
          <w:color w:val="000000" w:themeColor="text1"/>
        </w:rPr>
        <w:t>.</w:t>
      </w:r>
    </w:p>
    <w:p w:rsidRPr="00967FCE" w:rsidR="00967FCE" w:rsidP="00967FCE" w:rsidRDefault="00967FCE" w14:paraId="506FF51A" w14:textId="77777777">
      <w:pPr>
        <w:pBdr>
          <w:top w:val="nil"/>
          <w:left w:val="nil"/>
          <w:bottom w:val="nil"/>
          <w:right w:val="nil"/>
          <w:between w:val="nil"/>
        </w:pBdr>
        <w:spacing w:before="0" w:after="120"/>
        <w:rPr>
          <w:color w:val="000000"/>
          <w:sz w:val="24"/>
          <w:szCs w:val="24"/>
        </w:rPr>
      </w:pPr>
    </w:p>
    <w:p w:rsidR="00200C7E" w:rsidP="00200C7E" w:rsidRDefault="00200C7E" w14:paraId="685D9DC3" w14:textId="5923CB15">
      <w:pPr>
        <w:pStyle w:val="Heading4"/>
      </w:pPr>
      <w:bookmarkStart w:name="_Toc167026941" w:id="160"/>
      <w:r>
        <w:t>1</w:t>
      </w:r>
      <w:r w:rsidR="006E1B8D">
        <w:t xml:space="preserve">5.1 </w:t>
      </w:r>
      <w:r>
        <w:t>Assumptions:</w:t>
      </w:r>
      <w:bookmarkEnd w:id="160"/>
    </w:p>
    <w:p w:rsidR="00200C7E" w:rsidP="00200C7E" w:rsidRDefault="00200C7E" w14:paraId="6A7A2A36" w14:textId="55C287D9">
      <w:pPr>
        <w:numPr>
          <w:ilvl w:val="0"/>
          <w:numId w:val="10"/>
        </w:numPr>
        <w:pBdr>
          <w:top w:val="nil"/>
          <w:left w:val="nil"/>
          <w:bottom w:val="nil"/>
          <w:right w:val="nil"/>
          <w:between w:val="nil"/>
        </w:pBdr>
        <w:spacing w:after="0"/>
        <w:rPr>
          <w:color w:val="000000"/>
          <w:sz w:val="24"/>
          <w:szCs w:val="24"/>
        </w:rPr>
      </w:pPr>
      <w:r w:rsidRPr="2206851C">
        <w:rPr>
          <w:color w:val="000000" w:themeColor="text1"/>
        </w:rPr>
        <w:t>Each existing account will have “unique identifier” associated which will match with</w:t>
      </w:r>
      <w:r w:rsidRPr="2206851C" w:rsidR="005B6296">
        <w:rPr>
          <w:color w:val="000000" w:themeColor="text1"/>
        </w:rPr>
        <w:t xml:space="preserve"> </w:t>
      </w:r>
      <w:r w:rsidRPr="2206851C" w:rsidR="006E1B8D">
        <w:rPr>
          <w:color w:val="000000" w:themeColor="text1"/>
        </w:rPr>
        <w:t xml:space="preserve">users </w:t>
      </w:r>
      <w:r w:rsidRPr="2206851C">
        <w:rPr>
          <w:color w:val="000000" w:themeColor="text1"/>
        </w:rPr>
        <w:t xml:space="preserve">“unique identifier” (Generated via </w:t>
      </w:r>
      <w:r w:rsidRPr="2206851C" w:rsidR="006E1B8D">
        <w:rPr>
          <w:color w:val="000000" w:themeColor="text1"/>
        </w:rPr>
        <w:t>TPAG</w:t>
      </w:r>
      <w:r w:rsidRPr="2206851C" w:rsidR="009D6915">
        <w:rPr>
          <w:color w:val="000000" w:themeColor="text1"/>
        </w:rPr>
        <w:t>/Saviynt</w:t>
      </w:r>
      <w:r w:rsidRPr="2206851C">
        <w:rPr>
          <w:color w:val="000000" w:themeColor="text1"/>
        </w:rPr>
        <w:t>).</w:t>
      </w:r>
    </w:p>
    <w:p w:rsidR="00200C7E" w:rsidP="00D026CF" w:rsidRDefault="00D026CF" w14:paraId="6BB25ACB" w14:textId="7847364A">
      <w:pPr>
        <w:numPr>
          <w:ilvl w:val="0"/>
          <w:numId w:val="10"/>
        </w:numPr>
        <w:pBdr>
          <w:top w:val="nil"/>
          <w:left w:val="nil"/>
          <w:bottom w:val="nil"/>
          <w:right w:val="nil"/>
          <w:between w:val="nil"/>
        </w:pBdr>
        <w:spacing w:after="0"/>
        <w:rPr>
          <w:color w:val="000000"/>
        </w:rPr>
      </w:pPr>
      <w:r w:rsidRPr="2206851C">
        <w:rPr>
          <w:color w:val="000000" w:themeColor="text1"/>
        </w:rPr>
        <w:t xml:space="preserve">Saviynt will only </w:t>
      </w:r>
      <w:r w:rsidRPr="2206851C" w:rsidR="00821206">
        <w:rPr>
          <w:color w:val="000000" w:themeColor="text1"/>
        </w:rPr>
        <w:t>provision mobile numbers to the new users that are onboarded in Saviynt from Workday</w:t>
      </w:r>
    </w:p>
    <w:p w:rsidR="00821206" w:rsidP="00D026CF" w:rsidRDefault="00821206" w14:paraId="52162958" w14:textId="14698985">
      <w:pPr>
        <w:numPr>
          <w:ilvl w:val="0"/>
          <w:numId w:val="10"/>
        </w:numPr>
        <w:pBdr>
          <w:top w:val="nil"/>
          <w:left w:val="nil"/>
          <w:bottom w:val="nil"/>
          <w:right w:val="nil"/>
          <w:between w:val="nil"/>
        </w:pBdr>
        <w:spacing w:after="0"/>
        <w:rPr>
          <w:color w:val="000000"/>
        </w:rPr>
      </w:pPr>
      <w:r w:rsidRPr="2206851C">
        <w:rPr>
          <w:color w:val="000000" w:themeColor="text1"/>
        </w:rPr>
        <w:t xml:space="preserve">Saviynt will also </w:t>
      </w:r>
      <w:r w:rsidRPr="2206851C" w:rsidR="002A7874">
        <w:rPr>
          <w:color w:val="000000" w:themeColor="text1"/>
        </w:rPr>
        <w:t xml:space="preserve">update mobile numbers if any of the already existing phone numbers in Saviynt is updated as part of DUO </w:t>
      </w:r>
      <w:r w:rsidRPr="2206851C" w:rsidR="00A02E7A">
        <w:rPr>
          <w:color w:val="000000" w:themeColor="text1"/>
        </w:rPr>
        <w:t xml:space="preserve">user import </w:t>
      </w:r>
      <w:r w:rsidRPr="2206851C" w:rsidR="00A64E34">
        <w:rPr>
          <w:color w:val="000000" w:themeColor="text1"/>
        </w:rPr>
        <w:t>process.</w:t>
      </w:r>
    </w:p>
    <w:p w:rsidRPr="00D026CF" w:rsidR="00A02E7A" w:rsidP="00D026CF" w:rsidRDefault="00A02E7A" w14:paraId="30008688" w14:textId="09E02CB5">
      <w:pPr>
        <w:numPr>
          <w:ilvl w:val="0"/>
          <w:numId w:val="10"/>
        </w:numPr>
        <w:pBdr>
          <w:top w:val="nil"/>
          <w:left w:val="nil"/>
          <w:bottom w:val="nil"/>
          <w:right w:val="nil"/>
          <w:between w:val="nil"/>
        </w:pBdr>
        <w:spacing w:after="0"/>
        <w:rPr>
          <w:color w:val="000000"/>
        </w:rPr>
      </w:pPr>
      <w:r w:rsidRPr="2206851C">
        <w:rPr>
          <w:color w:val="000000" w:themeColor="text1"/>
        </w:rPr>
        <w:t xml:space="preserve">Mobile number for all existing </w:t>
      </w:r>
      <w:r w:rsidRPr="2206851C" w:rsidR="0075416D">
        <w:rPr>
          <w:color w:val="000000" w:themeColor="text1"/>
        </w:rPr>
        <w:t xml:space="preserve">users </w:t>
      </w:r>
      <w:r w:rsidRPr="2206851C" w:rsidR="00A64E34">
        <w:rPr>
          <w:color w:val="000000" w:themeColor="text1"/>
        </w:rPr>
        <w:t xml:space="preserve">will be loaded into Saviynt in custom </w:t>
      </w:r>
      <w:r w:rsidRPr="2206851C" w:rsidR="008566AE">
        <w:rPr>
          <w:color w:val="000000" w:themeColor="text1"/>
        </w:rPr>
        <w:t>property.</w:t>
      </w:r>
    </w:p>
    <w:p w:rsidR="00200C7E" w:rsidP="00200C7E" w:rsidRDefault="00200C7E" w14:paraId="3451FD48" w14:textId="77777777">
      <w:pPr>
        <w:pBdr>
          <w:top w:val="nil"/>
          <w:left w:val="nil"/>
          <w:bottom w:val="nil"/>
          <w:right w:val="nil"/>
          <w:between w:val="nil"/>
        </w:pBdr>
        <w:rPr>
          <w:color w:val="000000"/>
          <w:sz w:val="24"/>
          <w:szCs w:val="24"/>
        </w:rPr>
      </w:pPr>
    </w:p>
    <w:p w:rsidR="00200C7E" w:rsidP="00200C7E" w:rsidRDefault="00636762" w14:paraId="486E7D69" w14:textId="0E03293F">
      <w:pPr>
        <w:pStyle w:val="Heading4"/>
      </w:pPr>
      <w:bookmarkStart w:name="_Toc167026942" w:id="161"/>
      <w:r>
        <w:t>15.2</w:t>
      </w:r>
      <w:r w:rsidR="00200C7E">
        <w:t xml:space="preserve"> Prerequisite:</w:t>
      </w:r>
      <w:bookmarkEnd w:id="161"/>
    </w:p>
    <w:p w:rsidR="00200C7E" w:rsidP="00200C7E" w:rsidRDefault="00200C7E" w14:paraId="51CDFF35" w14:textId="77777777">
      <w:pPr>
        <w:numPr>
          <w:ilvl w:val="0"/>
          <w:numId w:val="20"/>
        </w:numPr>
        <w:pBdr>
          <w:top w:val="nil"/>
          <w:left w:val="nil"/>
          <w:bottom w:val="nil"/>
          <w:right w:val="nil"/>
          <w:between w:val="nil"/>
        </w:pBdr>
        <w:spacing w:after="0" w:line="240" w:lineRule="auto"/>
        <w:rPr>
          <w:color w:val="000000"/>
        </w:rPr>
      </w:pPr>
      <w:r>
        <w:rPr>
          <w:color w:val="000000"/>
        </w:rPr>
        <w:t>Service Account details</w:t>
      </w:r>
    </w:p>
    <w:p w:rsidR="00200C7E" w:rsidP="00200C7E" w:rsidRDefault="00200C7E" w14:paraId="66C47AD4" w14:textId="77777777">
      <w:pPr>
        <w:numPr>
          <w:ilvl w:val="0"/>
          <w:numId w:val="20"/>
        </w:numPr>
        <w:pBdr>
          <w:top w:val="nil"/>
          <w:left w:val="nil"/>
          <w:bottom w:val="nil"/>
          <w:right w:val="nil"/>
          <w:between w:val="nil"/>
        </w:pBdr>
        <w:spacing w:before="0" w:after="0" w:line="240" w:lineRule="auto"/>
        <w:rPr>
          <w:color w:val="000000"/>
        </w:rPr>
      </w:pPr>
      <w:r>
        <w:rPr>
          <w:color w:val="000000"/>
        </w:rPr>
        <w:t>Connectivity from Saviynt to ServiceNow</w:t>
      </w:r>
    </w:p>
    <w:p w:rsidR="00200C7E" w:rsidP="00200C7E" w:rsidRDefault="00200C7E" w14:paraId="1AA90A68" w14:textId="77777777">
      <w:pPr>
        <w:numPr>
          <w:ilvl w:val="0"/>
          <w:numId w:val="20"/>
        </w:numPr>
        <w:pBdr>
          <w:top w:val="nil"/>
          <w:left w:val="nil"/>
          <w:bottom w:val="nil"/>
          <w:right w:val="nil"/>
          <w:between w:val="nil"/>
        </w:pBdr>
        <w:spacing w:before="0" w:line="240" w:lineRule="auto"/>
        <w:rPr>
          <w:color w:val="000000"/>
        </w:rPr>
      </w:pPr>
      <w:r>
        <w:rPr>
          <w:color w:val="000000"/>
        </w:rPr>
        <w:t>Attribute Mapping details</w:t>
      </w:r>
    </w:p>
    <w:p w:rsidR="006C27BF" w:rsidP="006C27BF" w:rsidRDefault="00687B4B" w14:paraId="170810D8" w14:textId="6D4F411B">
      <w:pPr>
        <w:numPr>
          <w:ilvl w:val="1"/>
          <w:numId w:val="20"/>
        </w:numPr>
        <w:pBdr>
          <w:top w:val="nil"/>
          <w:left w:val="nil"/>
          <w:bottom w:val="nil"/>
          <w:right w:val="nil"/>
          <w:between w:val="nil"/>
        </w:pBdr>
        <w:spacing w:before="0" w:line="240" w:lineRule="auto"/>
        <w:rPr>
          <w:color w:val="000000"/>
        </w:rPr>
      </w:pPr>
      <w:proofErr w:type="spellStart"/>
      <w:r>
        <w:rPr>
          <w:color w:val="000000"/>
        </w:rPr>
        <w:t>m</w:t>
      </w:r>
      <w:r w:rsidR="003043F2">
        <w:rPr>
          <w:color w:val="000000"/>
        </w:rPr>
        <w:t>obile_number</w:t>
      </w:r>
      <w:proofErr w:type="spellEnd"/>
      <w:r w:rsidR="003043F2">
        <w:rPr>
          <w:color w:val="000000"/>
        </w:rPr>
        <w:t xml:space="preserve"> field to be used to provision mobile phone numbers </w:t>
      </w:r>
      <w:r>
        <w:rPr>
          <w:color w:val="000000"/>
        </w:rPr>
        <w:t>in Service Now</w:t>
      </w:r>
    </w:p>
    <w:p w:rsidR="00200C7E" w:rsidP="00200C7E" w:rsidRDefault="00200C7E" w14:paraId="62010721" w14:textId="0B9DA8B1">
      <w:pPr>
        <w:pStyle w:val="Heading4"/>
        <w:rPr>
          <w:color w:val="000000"/>
          <w:sz w:val="27"/>
          <w:szCs w:val="27"/>
        </w:rPr>
      </w:pPr>
      <w:bookmarkStart w:name="_Toc167026943" w:id="162"/>
      <w:r>
        <w:t>1</w:t>
      </w:r>
      <w:r w:rsidR="00810FA0">
        <w:t>5.3</w:t>
      </w:r>
      <w:r>
        <w:t xml:space="preserve"> Connection Design</w:t>
      </w:r>
      <w:bookmarkEnd w:id="162"/>
    </w:p>
    <w:p w:rsidR="00200C7E" w:rsidP="00200C7E" w:rsidRDefault="00200C7E" w14:paraId="5C7B648A" w14:textId="77777777">
      <w:pPr>
        <w:pBdr>
          <w:top w:val="nil"/>
          <w:left w:val="nil"/>
          <w:bottom w:val="nil"/>
          <w:right w:val="nil"/>
          <w:between w:val="nil"/>
        </w:pBdr>
        <w:rPr>
          <w:color w:val="000000"/>
          <w:sz w:val="24"/>
          <w:szCs w:val="24"/>
        </w:rPr>
      </w:pPr>
      <w:r>
        <w:rPr>
          <w:color w:val="000000"/>
        </w:rPr>
        <w:t>Saviynt will use the REST connector to integrate with the ServiceNow application.</w:t>
      </w:r>
    </w:p>
    <w:p w:rsidR="00200C7E" w:rsidP="00200C7E" w:rsidRDefault="00200C7E" w14:paraId="04CCDD06" w14:textId="7561A142">
      <w:pPr>
        <w:pBdr>
          <w:top w:val="nil"/>
          <w:left w:val="nil"/>
          <w:bottom w:val="nil"/>
          <w:right w:val="nil"/>
          <w:between w:val="nil"/>
        </w:pBdr>
        <w:rPr>
          <w:color w:val="000000"/>
          <w:sz w:val="24"/>
          <w:szCs w:val="24"/>
        </w:rPr>
      </w:pPr>
      <w:r>
        <w:rPr>
          <w:color w:val="000000"/>
        </w:rPr>
        <w:t>The integration flow of ServiceNow with Saviynt</w:t>
      </w:r>
      <w:r w:rsidR="00291A86">
        <w:rPr>
          <w:color w:val="000000"/>
        </w:rPr>
        <w:t xml:space="preserve"> for mobile number</w:t>
      </w:r>
      <w:r>
        <w:rPr>
          <w:color w:val="000000"/>
        </w:rPr>
        <w:t xml:space="preserve"> involves</w:t>
      </w:r>
    </w:p>
    <w:p w:rsidR="003437AA" w:rsidP="002F6121" w:rsidRDefault="00200C7E" w14:paraId="25C05F27" w14:textId="4B2D623C">
      <w:pPr>
        <w:numPr>
          <w:ilvl w:val="0"/>
          <w:numId w:val="39"/>
        </w:numPr>
        <w:pBdr>
          <w:top w:val="nil"/>
          <w:left w:val="nil"/>
          <w:bottom w:val="nil"/>
          <w:right w:val="nil"/>
          <w:between w:val="nil"/>
        </w:pBdr>
        <w:spacing w:before="0" w:after="0" w:line="240" w:lineRule="auto"/>
        <w:rPr>
          <w:color w:val="000000"/>
        </w:rPr>
      </w:pPr>
      <w:r>
        <w:t xml:space="preserve">EIC </w:t>
      </w:r>
      <w:r w:rsidRPr="139F81B6">
        <w:rPr>
          <w:color w:val="000000" w:themeColor="text1"/>
        </w:rPr>
        <w:t xml:space="preserve">will import the </w:t>
      </w:r>
      <w:r w:rsidRPr="139F81B6" w:rsidR="003437AA">
        <w:rPr>
          <w:color w:val="000000" w:themeColor="text1"/>
        </w:rPr>
        <w:t>mobile phone</w:t>
      </w:r>
      <w:r w:rsidRPr="139F81B6">
        <w:rPr>
          <w:color w:val="000000" w:themeColor="text1"/>
        </w:rPr>
        <w:t xml:space="preserve"> information at </w:t>
      </w:r>
      <w:del w:author="THRINAATH VAJRAGOWNI" w:date="2024-06-07T13:13:00Z" w:id="163">
        <w:r w:rsidRPr="139F81B6">
          <w:rPr>
            <w:color w:val="000000" w:themeColor="text1"/>
          </w:rPr>
          <w:delText xml:space="preserve">periodic </w:delText>
        </w:r>
      </w:del>
      <w:ins w:author="THRINAATH VAJRAGOWNI" w:date="2024-06-07T13:13:00Z" w:id="164">
        <w:r w:rsidRPr="41C1C532" w:rsidR="1BF9FEA4">
          <w:rPr>
            <w:color w:val="000000" w:themeColor="text1"/>
          </w:rPr>
          <w:t xml:space="preserve">Daily </w:t>
        </w:r>
        <w:proofErr w:type="spellStart"/>
        <w:r w:rsidRPr="41C1C532" w:rsidR="1BF9FEA4">
          <w:rPr>
            <w:color w:val="000000" w:themeColor="text1"/>
          </w:rPr>
          <w:t>import</w:t>
        </w:r>
      </w:ins>
      <w:commentRangeStart w:id="165"/>
      <w:del w:author="THRINAATH VAJRAGOWNI" w:date="2024-06-07T13:13:00Z" w:id="166">
        <w:r w:rsidRPr="41C1C532">
          <w:rPr>
            <w:color w:val="000000" w:themeColor="text1"/>
          </w:rPr>
          <w:delText>intervals</w:delText>
        </w:r>
      </w:del>
      <w:commentRangeStart w:id="167"/>
      <w:commentRangeStart w:id="168"/>
      <w:commentRangeEnd w:id="167"/>
      <w:r w:rsidR="001E3F3C">
        <w:rPr>
          <w:rStyle w:val="CommentReference"/>
        </w:rPr>
        <w:commentReference w:id="167"/>
      </w:r>
      <w:commentRangeEnd w:id="168"/>
      <w:r>
        <w:rPr>
          <w:rStyle w:val="CommentReference"/>
        </w:rPr>
        <w:commentReference w:id="168"/>
      </w:r>
      <w:commentRangeEnd w:id="165"/>
      <w:r>
        <w:rPr>
          <w:rStyle w:val="CommentReference"/>
        </w:rPr>
        <w:commentReference w:id="165"/>
      </w:r>
      <w:del w:author="THRINAATH VAJRAGOWNI" w:date="2024-06-07T13:13:00Z" w:id="170">
        <w:r w:rsidRPr="139F81B6">
          <w:rPr>
            <w:color w:val="000000" w:themeColor="text1"/>
          </w:rPr>
          <w:delText xml:space="preserve"> f</w:delText>
        </w:r>
      </w:del>
      <w:r w:rsidRPr="139F81B6">
        <w:rPr>
          <w:color w:val="000000" w:themeColor="text1"/>
        </w:rPr>
        <w:t>rom</w:t>
      </w:r>
      <w:proofErr w:type="spellEnd"/>
      <w:r w:rsidRPr="139F81B6">
        <w:rPr>
          <w:color w:val="000000" w:themeColor="text1"/>
        </w:rPr>
        <w:t xml:space="preserve"> </w:t>
      </w:r>
      <w:r w:rsidRPr="139F81B6" w:rsidR="0030494B">
        <w:rPr>
          <w:color w:val="000000" w:themeColor="text1"/>
        </w:rPr>
        <w:t xml:space="preserve">DUO into </w:t>
      </w:r>
      <w:proofErr w:type="spellStart"/>
      <w:proofErr w:type="gramStart"/>
      <w:r w:rsidRPr="139F81B6" w:rsidR="0030494B">
        <w:rPr>
          <w:color w:val="000000" w:themeColor="text1"/>
        </w:rPr>
        <w:t>a</w:t>
      </w:r>
      <w:proofErr w:type="spellEnd"/>
      <w:proofErr w:type="gramEnd"/>
      <w:r w:rsidRPr="139F81B6" w:rsidR="0030494B">
        <w:rPr>
          <w:color w:val="000000" w:themeColor="text1"/>
        </w:rPr>
        <w:t xml:space="preserve"> </w:t>
      </w:r>
      <w:r w:rsidRPr="139F81B6" w:rsidR="0093140C">
        <w:rPr>
          <w:color w:val="000000" w:themeColor="text1"/>
        </w:rPr>
        <w:t xml:space="preserve">account </w:t>
      </w:r>
      <w:r w:rsidRPr="139F81B6" w:rsidR="0030494B">
        <w:rPr>
          <w:color w:val="000000" w:themeColor="text1"/>
        </w:rPr>
        <w:t>custom property &lt;TBD&gt;</w:t>
      </w:r>
      <w:r w:rsidRPr="139F81B6" w:rsidR="0093140C">
        <w:rPr>
          <w:color w:val="000000" w:themeColor="text1"/>
        </w:rPr>
        <w:t xml:space="preserve"> and then this attribute value is copied into user profile attribute. See DUO integration.</w:t>
      </w:r>
    </w:p>
    <w:p w:rsidR="00291A86" w:rsidP="002F6121" w:rsidRDefault="00291A86" w14:paraId="37750AE9" w14:textId="686876E2">
      <w:pPr>
        <w:numPr>
          <w:ilvl w:val="0"/>
          <w:numId w:val="39"/>
        </w:numPr>
        <w:pBdr>
          <w:top w:val="nil"/>
          <w:left w:val="nil"/>
          <w:bottom w:val="nil"/>
          <w:right w:val="nil"/>
          <w:between w:val="nil"/>
        </w:pBdr>
        <w:spacing w:before="0" w:after="0" w:line="240" w:lineRule="auto"/>
        <w:rPr>
          <w:color w:val="000000"/>
        </w:rPr>
      </w:pPr>
      <w:r>
        <w:t xml:space="preserve">EIC will use the </w:t>
      </w:r>
      <w:proofErr w:type="spellStart"/>
      <w:r>
        <w:t>create</w:t>
      </w:r>
      <w:r w:rsidR="00B831F7">
        <w:t>Account</w:t>
      </w:r>
      <w:r>
        <w:t>JSON</w:t>
      </w:r>
      <w:proofErr w:type="spellEnd"/>
      <w:r>
        <w:t xml:space="preserve"> and </w:t>
      </w:r>
      <w:proofErr w:type="spellStart"/>
      <w:r>
        <w:t>modify</w:t>
      </w:r>
      <w:r w:rsidR="00B831F7">
        <w:t>Account</w:t>
      </w:r>
      <w:r>
        <w:t>JSON</w:t>
      </w:r>
      <w:proofErr w:type="spellEnd"/>
      <w:r>
        <w:t xml:space="preserve"> to provision the mobile number from EIC to Service Now</w:t>
      </w:r>
    </w:p>
    <w:p w:rsidRPr="003437AA" w:rsidR="00200C7E" w:rsidP="002F6121" w:rsidRDefault="00200C7E" w14:paraId="2880DB27" w14:textId="76BC02B2">
      <w:pPr>
        <w:numPr>
          <w:ilvl w:val="0"/>
          <w:numId w:val="39"/>
        </w:numPr>
        <w:pBdr>
          <w:top w:val="nil"/>
          <w:left w:val="nil"/>
          <w:bottom w:val="nil"/>
          <w:right w:val="nil"/>
          <w:between w:val="nil"/>
        </w:pBdr>
        <w:spacing w:before="0" w:after="0" w:line="240" w:lineRule="auto"/>
        <w:rPr>
          <w:color w:val="000000"/>
        </w:rPr>
      </w:pPr>
      <w:r>
        <w:t xml:space="preserve">EIC </w:t>
      </w:r>
      <w:r w:rsidRPr="003437AA">
        <w:rPr>
          <w:color w:val="000000"/>
        </w:rPr>
        <w:t>will store all the event information for audit purposes.</w:t>
      </w:r>
    </w:p>
    <w:p w:rsidR="00200C7E" w:rsidP="00200C7E" w:rsidRDefault="00200C7E" w14:paraId="72641F36" w14:textId="77777777">
      <w:pPr>
        <w:pBdr>
          <w:top w:val="nil"/>
          <w:left w:val="nil"/>
          <w:bottom w:val="nil"/>
          <w:right w:val="nil"/>
          <w:between w:val="nil"/>
        </w:pBdr>
        <w:rPr>
          <w:color w:val="000000"/>
          <w:sz w:val="24"/>
          <w:szCs w:val="24"/>
        </w:rPr>
      </w:pPr>
      <w:r>
        <w:rPr>
          <w:noProof/>
          <w:color w:val="000000"/>
        </w:rPr>
        <w:drawing>
          <wp:inline distT="0" distB="0" distL="0" distR="0" wp14:anchorId="429ACF56" wp14:editId="4810EB49">
            <wp:extent cx="5260975" cy="1351280"/>
            <wp:effectExtent l="0" t="0" r="0" b="0"/>
            <wp:docPr id="12651127" name="Picture 12651127"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2651127" name="Picture 12651127" descr="A screenshot of a computer&#10;&#10;Description automatically generated"/>
                    <pic:cNvPicPr preferRelativeResize="0"/>
                  </pic:nvPicPr>
                  <pic:blipFill>
                    <a:blip r:embed="rId36"/>
                    <a:srcRect/>
                    <a:stretch>
                      <a:fillRect/>
                    </a:stretch>
                  </pic:blipFill>
                  <pic:spPr>
                    <a:xfrm>
                      <a:off x="0" y="0"/>
                      <a:ext cx="5260975" cy="1351280"/>
                    </a:xfrm>
                    <a:prstGeom prst="rect">
                      <a:avLst/>
                    </a:prstGeom>
                    <a:ln/>
                  </pic:spPr>
                </pic:pic>
              </a:graphicData>
            </a:graphic>
          </wp:inline>
        </w:drawing>
      </w:r>
    </w:p>
    <w:p w:rsidR="00200C7E" w:rsidP="00200C7E" w:rsidRDefault="00200C7E" w14:paraId="060E55BA" w14:textId="3032EB24">
      <w:pPr>
        <w:pStyle w:val="Heading4"/>
      </w:pPr>
      <w:bookmarkStart w:name="_Toc167026944" w:id="171"/>
      <w:r>
        <w:t>1</w:t>
      </w:r>
      <w:r w:rsidR="00810FA0">
        <w:t>5.4</w:t>
      </w:r>
      <w:r>
        <w:t xml:space="preserve"> Saviynt-ServiceNow Attribute Mapping</w:t>
      </w:r>
      <w:bookmarkEnd w:id="171"/>
    </w:p>
    <w:p w:rsidR="00200C7E" w:rsidP="00200C7E" w:rsidRDefault="00200C7E" w14:paraId="6EFB84D4" w14:textId="12CE1D14">
      <w:pPr>
        <w:pBdr>
          <w:top w:val="nil"/>
          <w:left w:val="nil"/>
          <w:bottom w:val="nil"/>
          <w:right w:val="nil"/>
          <w:between w:val="nil"/>
        </w:pBdr>
        <w:rPr>
          <w:sz w:val="24"/>
          <w:szCs w:val="24"/>
        </w:rPr>
      </w:pPr>
      <w:r>
        <w:rPr>
          <w:color w:val="000000"/>
        </w:rPr>
        <w:br/>
      </w:r>
      <w:r w:rsidRPr="00B831F7" w:rsidR="00B831F7">
        <w:rPr>
          <w:sz w:val="24"/>
          <w:szCs w:val="24"/>
        </w:rPr>
        <w:t>\"</w:t>
      </w:r>
      <w:proofErr w:type="spellStart"/>
      <w:r w:rsidR="00B831F7">
        <w:rPr>
          <w:sz w:val="24"/>
          <w:szCs w:val="24"/>
        </w:rPr>
        <w:t>mobile_number</w:t>
      </w:r>
      <w:proofErr w:type="spellEnd"/>
      <w:r w:rsidRPr="00B831F7" w:rsidR="00B831F7">
        <w:rPr>
          <w:sz w:val="24"/>
          <w:szCs w:val="24"/>
        </w:rPr>
        <w:t>\</w:t>
      </w:r>
      <w:proofErr w:type="gramStart"/>
      <w:r w:rsidRPr="00B831F7" w:rsidR="00B831F7">
        <w:rPr>
          <w:sz w:val="24"/>
          <w:szCs w:val="24"/>
        </w:rPr>
        <w:t>":\</w:t>
      </w:r>
      <w:proofErr w:type="gramEnd"/>
      <w:r w:rsidRPr="00B831F7" w:rsidR="00B831F7">
        <w:rPr>
          <w:sz w:val="24"/>
          <w:szCs w:val="24"/>
        </w:rPr>
        <w:t>"${if(</w:t>
      </w:r>
      <w:proofErr w:type="spellStart"/>
      <w:r w:rsidRPr="00B831F7" w:rsidR="00B831F7">
        <w:rPr>
          <w:sz w:val="24"/>
          <w:szCs w:val="24"/>
        </w:rPr>
        <w:t>user.customproperty</w:t>
      </w:r>
      <w:proofErr w:type="spellEnd"/>
      <w:r w:rsidR="00B831F7">
        <w:rPr>
          <w:sz w:val="24"/>
          <w:szCs w:val="24"/>
        </w:rPr>
        <w:t>&lt;TBD&gt;</w:t>
      </w:r>
      <w:r w:rsidRPr="00B831F7" w:rsidR="00B831F7">
        <w:rPr>
          <w:sz w:val="24"/>
          <w:szCs w:val="24"/>
        </w:rPr>
        <w:t xml:space="preserve"> != null) {</w:t>
      </w:r>
      <w:proofErr w:type="spellStart"/>
      <w:r w:rsidRPr="00B831F7" w:rsidR="00B831F7">
        <w:rPr>
          <w:sz w:val="24"/>
          <w:szCs w:val="24"/>
        </w:rPr>
        <w:t>user.customproperty</w:t>
      </w:r>
      <w:proofErr w:type="spellEnd"/>
      <w:r w:rsidR="00B831F7">
        <w:rPr>
          <w:sz w:val="24"/>
          <w:szCs w:val="24"/>
        </w:rPr>
        <w:t>&lt;TBD&gt;</w:t>
      </w:r>
      <w:r w:rsidRPr="00B831F7" w:rsidR="00B831F7">
        <w:rPr>
          <w:sz w:val="24"/>
          <w:szCs w:val="24"/>
        </w:rPr>
        <w:t>} else {''}}\"</w:t>
      </w:r>
    </w:p>
    <w:p w:rsidR="00200C7E" w:rsidP="00200C7E" w:rsidRDefault="00200C7E" w14:paraId="4223A510" w14:textId="77777777">
      <w:pPr>
        <w:spacing w:before="240" w:after="240"/>
        <w:rPr>
          <w:sz w:val="24"/>
          <w:szCs w:val="24"/>
        </w:rPr>
      </w:pPr>
      <w:r>
        <w:rPr>
          <w:sz w:val="24"/>
          <w:szCs w:val="24"/>
        </w:rPr>
        <w:t xml:space="preserve"> </w:t>
      </w:r>
    </w:p>
    <w:p w:rsidR="00200C7E" w:rsidP="00200C7E" w:rsidRDefault="00200C7E" w14:paraId="6C802DF4" w14:textId="6D17C710">
      <w:pPr>
        <w:pStyle w:val="Heading4"/>
      </w:pPr>
      <w:bookmarkStart w:name="_Toc167026945" w:id="172"/>
      <w:r>
        <w:t>1</w:t>
      </w:r>
      <w:r w:rsidR="00810FA0">
        <w:t>5.5</w:t>
      </w:r>
      <w:r>
        <w:t xml:space="preserve"> ServiceNow Account Management Processes</w:t>
      </w:r>
      <w:bookmarkEnd w:id="172"/>
    </w:p>
    <w:p w:rsidR="00200C7E" w:rsidP="00200C7E" w:rsidRDefault="00200C7E" w14:paraId="0C6FCD00" w14:textId="77777777">
      <w:pPr>
        <w:pBdr>
          <w:top w:val="nil"/>
          <w:left w:val="nil"/>
          <w:bottom w:val="nil"/>
          <w:right w:val="nil"/>
          <w:between w:val="nil"/>
        </w:pBdr>
        <w:rPr>
          <w:color w:val="000000"/>
          <w:sz w:val="24"/>
          <w:szCs w:val="24"/>
        </w:rPr>
      </w:pPr>
      <w:r>
        <w:rPr>
          <w:color w:val="000000"/>
        </w:rPr>
        <w:t>This section describes the account lifecycle process flow for ServiceNow application.</w:t>
      </w:r>
    </w:p>
    <w:p w:rsidR="00200C7E" w:rsidP="00200C7E" w:rsidRDefault="00200C7E" w14:paraId="38182715" w14:textId="77777777">
      <w:pPr>
        <w:pStyle w:val="Heading5"/>
      </w:pPr>
      <w:bookmarkStart w:name="_Toc167026946" w:id="173"/>
      <w:r>
        <w:t>Important Rules</w:t>
      </w:r>
      <w:bookmarkEnd w:id="173"/>
    </w:p>
    <w:tbl>
      <w:tblPr>
        <w:tblW w:w="817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2212"/>
        <w:gridCol w:w="5960"/>
      </w:tblGrid>
      <w:tr w:rsidR="00200C7E" w:rsidTr="002F6121" w14:paraId="447CDB62" w14:textId="77777777">
        <w:tc>
          <w:tcPr>
            <w:tcW w:w="2212" w:type="dxa"/>
            <w:shd w:val="clear" w:color="auto" w:fill="6D9EEB"/>
            <w:tcMar>
              <w:top w:w="100" w:type="dxa"/>
              <w:left w:w="100" w:type="dxa"/>
              <w:bottom w:w="100" w:type="dxa"/>
              <w:right w:w="100" w:type="dxa"/>
            </w:tcMar>
          </w:tcPr>
          <w:p w:rsidR="00200C7E" w:rsidP="002F6121" w:rsidRDefault="00200C7E" w14:paraId="11A01F4F" w14:textId="77777777">
            <w:pPr>
              <w:widowControl w:val="0"/>
              <w:rPr>
                <w:b/>
                <w:color w:val="FFFFFF"/>
              </w:rPr>
            </w:pPr>
            <w:r>
              <w:rPr>
                <w:b/>
                <w:color w:val="FFFFFF"/>
              </w:rPr>
              <w:t>Provisioning rule name</w:t>
            </w:r>
          </w:p>
        </w:tc>
        <w:tc>
          <w:tcPr>
            <w:tcW w:w="5960" w:type="dxa"/>
            <w:shd w:val="clear" w:color="auto" w:fill="6D9EEB"/>
            <w:tcMar>
              <w:top w:w="100" w:type="dxa"/>
              <w:left w:w="100" w:type="dxa"/>
              <w:bottom w:w="100" w:type="dxa"/>
              <w:right w:w="100" w:type="dxa"/>
            </w:tcMar>
          </w:tcPr>
          <w:p w:rsidR="00200C7E" w:rsidP="002F6121" w:rsidRDefault="00200C7E" w14:paraId="46DDC289" w14:textId="77777777">
            <w:pPr>
              <w:widowControl w:val="0"/>
              <w:rPr>
                <w:b/>
                <w:color w:val="FFFFFF"/>
              </w:rPr>
            </w:pPr>
            <w:r>
              <w:rPr>
                <w:b/>
                <w:color w:val="FFFFFF"/>
              </w:rPr>
              <w:t>Condition</w:t>
            </w:r>
          </w:p>
        </w:tc>
      </w:tr>
      <w:tr w:rsidR="00200C7E" w:rsidTr="002F6121" w14:paraId="7FDE7509" w14:textId="77777777">
        <w:tc>
          <w:tcPr>
            <w:tcW w:w="2212" w:type="dxa"/>
            <w:shd w:val="clear" w:color="auto" w:fill="auto"/>
            <w:tcMar>
              <w:top w:w="100" w:type="dxa"/>
              <w:left w:w="100" w:type="dxa"/>
              <w:bottom w:w="100" w:type="dxa"/>
              <w:right w:w="100" w:type="dxa"/>
            </w:tcMar>
          </w:tcPr>
          <w:p w:rsidR="00200C7E" w:rsidP="002F6121" w:rsidRDefault="00200C7E" w14:paraId="04F921BC" w14:textId="77777777">
            <w:pPr>
              <w:widowControl w:val="0"/>
            </w:pPr>
            <w:r>
              <w:t>User correlation rule</w:t>
            </w:r>
          </w:p>
        </w:tc>
        <w:tc>
          <w:tcPr>
            <w:tcW w:w="5960" w:type="dxa"/>
            <w:shd w:val="clear" w:color="auto" w:fill="auto"/>
            <w:tcMar>
              <w:top w:w="100" w:type="dxa"/>
              <w:left w:w="100" w:type="dxa"/>
              <w:bottom w:w="100" w:type="dxa"/>
              <w:right w:w="100" w:type="dxa"/>
            </w:tcMar>
          </w:tcPr>
          <w:p w:rsidR="00200C7E" w:rsidP="002F6121" w:rsidRDefault="00200C7E" w14:paraId="648FE8AF" w14:textId="77777777">
            <w:pPr>
              <w:widowControl w:val="0"/>
              <w:rPr>
                <w:highlight w:val="yellow"/>
              </w:rPr>
            </w:pPr>
            <w:proofErr w:type="spellStart"/>
            <w:r>
              <w:t>Account.UniqueIdentifier</w:t>
            </w:r>
            <w:proofErr w:type="spellEnd"/>
            <w:r>
              <w:t xml:space="preserve"> = User. </w:t>
            </w:r>
            <w:proofErr w:type="spellStart"/>
            <w:r>
              <w:t>UniqueIdentifier</w:t>
            </w:r>
            <w:proofErr w:type="spellEnd"/>
          </w:p>
        </w:tc>
      </w:tr>
      <w:tr w:rsidR="00200C7E" w:rsidTr="002F6121" w14:paraId="4540FA04" w14:textId="77777777">
        <w:tc>
          <w:tcPr>
            <w:tcW w:w="2212" w:type="dxa"/>
            <w:shd w:val="clear" w:color="auto" w:fill="auto"/>
            <w:tcMar>
              <w:top w:w="100" w:type="dxa"/>
              <w:left w:w="100" w:type="dxa"/>
              <w:bottom w:w="100" w:type="dxa"/>
              <w:right w:w="100" w:type="dxa"/>
            </w:tcMar>
          </w:tcPr>
          <w:p w:rsidR="00200C7E" w:rsidP="002F6121" w:rsidRDefault="00200C7E" w14:paraId="143CD6F4" w14:textId="77777777">
            <w:pPr>
              <w:widowControl w:val="0"/>
            </w:pPr>
            <w:r>
              <w:t>Account Name Rule</w:t>
            </w:r>
          </w:p>
        </w:tc>
        <w:tc>
          <w:tcPr>
            <w:tcW w:w="5960" w:type="dxa"/>
            <w:shd w:val="clear" w:color="auto" w:fill="auto"/>
            <w:tcMar>
              <w:top w:w="100" w:type="dxa"/>
              <w:left w:w="100" w:type="dxa"/>
              <w:bottom w:w="100" w:type="dxa"/>
              <w:right w:w="100" w:type="dxa"/>
            </w:tcMar>
          </w:tcPr>
          <w:p w:rsidR="00200C7E" w:rsidP="002F6121" w:rsidRDefault="00200C7E" w14:paraId="7D0F0BB4" w14:textId="77777777">
            <w:pPr>
              <w:widowControl w:val="0"/>
            </w:pPr>
            <w:r>
              <w:t>Account name generated via utility</w:t>
            </w:r>
          </w:p>
        </w:tc>
      </w:tr>
    </w:tbl>
    <w:p w:rsidR="00200C7E" w:rsidP="00200C7E" w:rsidRDefault="00200C7E" w14:paraId="68C44E95" w14:textId="77777777"/>
    <w:p w:rsidR="00200C7E" w:rsidP="00200C7E" w:rsidRDefault="00200C7E" w14:paraId="4E078FE2" w14:textId="77777777">
      <w:pPr>
        <w:pStyle w:val="Heading5"/>
      </w:pPr>
      <w:bookmarkStart w:name="_Toc167026947" w:id="174"/>
      <w:r>
        <w:t>User Events</w:t>
      </w:r>
      <w:bookmarkEnd w:id="174"/>
    </w:p>
    <w:tbl>
      <w:tblPr>
        <w:tblW w:w="9390" w:type="dxa"/>
        <w:tblInd w:w="-3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1725"/>
        <w:gridCol w:w="4545"/>
        <w:gridCol w:w="3120"/>
      </w:tblGrid>
      <w:tr w:rsidR="001A61BB" w14:paraId="337597EA" w14:textId="77777777">
        <w:tc>
          <w:tcPr>
            <w:tcW w:w="1725" w:type="dxa"/>
            <w:shd w:val="clear" w:color="auto" w:fill="6D9EEB"/>
            <w:tcMar>
              <w:top w:w="100" w:type="dxa"/>
              <w:left w:w="100" w:type="dxa"/>
              <w:bottom w:w="100" w:type="dxa"/>
              <w:right w:w="100" w:type="dxa"/>
            </w:tcMar>
          </w:tcPr>
          <w:p w:rsidR="00200C7E" w:rsidP="002F6121" w:rsidRDefault="00200C7E" w14:paraId="13279E35" w14:textId="77777777">
            <w:pPr>
              <w:widowControl w:val="0"/>
              <w:rPr>
                <w:b/>
                <w:smallCaps/>
                <w:color w:val="FFFFFF"/>
              </w:rPr>
            </w:pPr>
            <w:r>
              <w:rPr>
                <w:b/>
                <w:smallCaps/>
                <w:color w:val="FFFFFF"/>
              </w:rPr>
              <w:t>Event</w:t>
            </w:r>
          </w:p>
        </w:tc>
        <w:tc>
          <w:tcPr>
            <w:tcW w:w="4545" w:type="dxa"/>
            <w:shd w:val="clear" w:color="auto" w:fill="6D9EEB"/>
            <w:tcMar>
              <w:top w:w="100" w:type="dxa"/>
              <w:left w:w="100" w:type="dxa"/>
              <w:bottom w:w="100" w:type="dxa"/>
              <w:right w:w="100" w:type="dxa"/>
            </w:tcMar>
          </w:tcPr>
          <w:p w:rsidR="00200C7E" w:rsidP="002F6121" w:rsidRDefault="00200C7E" w14:paraId="71ED0735" w14:textId="77777777">
            <w:pPr>
              <w:widowControl w:val="0"/>
              <w:rPr>
                <w:b/>
                <w:smallCaps/>
                <w:color w:val="FFFFFF"/>
              </w:rPr>
            </w:pPr>
            <w:r>
              <w:rPr>
                <w:b/>
                <w:smallCaps/>
                <w:color w:val="FFFFFF"/>
              </w:rPr>
              <w:t>Condition</w:t>
            </w:r>
          </w:p>
        </w:tc>
        <w:tc>
          <w:tcPr>
            <w:tcW w:w="3120" w:type="dxa"/>
            <w:shd w:val="clear" w:color="auto" w:fill="6D9EEB"/>
            <w:tcMar>
              <w:top w:w="100" w:type="dxa"/>
              <w:left w:w="100" w:type="dxa"/>
              <w:bottom w:w="100" w:type="dxa"/>
              <w:right w:w="100" w:type="dxa"/>
            </w:tcMar>
          </w:tcPr>
          <w:p w:rsidR="00200C7E" w:rsidP="002F6121" w:rsidRDefault="00200C7E" w14:paraId="2D3A5FAF" w14:textId="77777777">
            <w:pPr>
              <w:widowControl w:val="0"/>
              <w:rPr>
                <w:b/>
                <w:smallCaps/>
                <w:color w:val="FFFFFF"/>
              </w:rPr>
            </w:pPr>
            <w:r>
              <w:rPr>
                <w:b/>
                <w:smallCaps/>
                <w:color w:val="FFFFFF"/>
              </w:rPr>
              <w:t>Action</w:t>
            </w:r>
          </w:p>
        </w:tc>
      </w:tr>
      <w:tr w:rsidR="00D44308" w14:paraId="69A9949D" w14:textId="77777777">
        <w:trPr>
          <w:trHeight w:val="747"/>
        </w:trPr>
        <w:tc>
          <w:tcPr>
            <w:tcW w:w="1725" w:type="dxa"/>
            <w:shd w:val="clear" w:color="auto" w:fill="auto"/>
            <w:tcMar>
              <w:top w:w="100" w:type="dxa"/>
              <w:left w:w="100" w:type="dxa"/>
              <w:bottom w:w="100" w:type="dxa"/>
              <w:right w:w="100" w:type="dxa"/>
            </w:tcMar>
          </w:tcPr>
          <w:p w:rsidR="00200C7E" w:rsidP="002F6121" w:rsidRDefault="00200C7E" w14:paraId="4151AF98" w14:textId="77777777">
            <w:pPr>
              <w:widowControl w:val="0"/>
            </w:pPr>
            <w:r>
              <w:t>Import User</w:t>
            </w:r>
          </w:p>
        </w:tc>
        <w:tc>
          <w:tcPr>
            <w:tcW w:w="4545" w:type="dxa"/>
            <w:shd w:val="clear" w:color="auto" w:fill="auto"/>
            <w:tcMar>
              <w:top w:w="100" w:type="dxa"/>
              <w:left w:w="100" w:type="dxa"/>
              <w:bottom w:w="100" w:type="dxa"/>
              <w:right w:w="100" w:type="dxa"/>
            </w:tcMar>
          </w:tcPr>
          <w:p w:rsidR="00200C7E" w:rsidP="002F6121" w:rsidRDefault="00200C7E" w14:paraId="75CA2DE9" w14:textId="77777777">
            <w:pPr>
              <w:widowControl w:val="0"/>
            </w:pPr>
            <w:r>
              <w:t>Import accounts from SNOW</w:t>
            </w:r>
          </w:p>
        </w:tc>
        <w:tc>
          <w:tcPr>
            <w:tcW w:w="3120" w:type="dxa"/>
            <w:shd w:val="clear" w:color="auto" w:fill="auto"/>
            <w:tcMar>
              <w:top w:w="100" w:type="dxa"/>
              <w:left w:w="100" w:type="dxa"/>
              <w:bottom w:w="100" w:type="dxa"/>
              <w:right w:w="100" w:type="dxa"/>
            </w:tcMar>
          </w:tcPr>
          <w:p w:rsidR="00200C7E" w:rsidP="002F6121" w:rsidRDefault="00200C7E" w14:paraId="68503FB9" w14:textId="77777777">
            <w:pPr>
              <w:widowControl w:val="0"/>
            </w:pPr>
            <w:r>
              <w:t>If match found Co-relate else create new account</w:t>
            </w:r>
          </w:p>
        </w:tc>
      </w:tr>
      <w:tr w:rsidR="00D44308" w14:paraId="4D11AFF1" w14:textId="77777777">
        <w:trPr>
          <w:trHeight w:val="400"/>
        </w:trPr>
        <w:tc>
          <w:tcPr>
            <w:tcW w:w="1725" w:type="dxa"/>
            <w:vMerge w:val="restart"/>
            <w:shd w:val="clear" w:color="auto" w:fill="auto"/>
            <w:tcMar>
              <w:top w:w="100" w:type="dxa"/>
              <w:left w:w="100" w:type="dxa"/>
              <w:bottom w:w="100" w:type="dxa"/>
              <w:right w:w="100" w:type="dxa"/>
            </w:tcMar>
          </w:tcPr>
          <w:p w:rsidR="00200C7E" w:rsidP="002F6121" w:rsidRDefault="00200C7E" w14:paraId="29B74745" w14:textId="77777777">
            <w:pPr>
              <w:widowControl w:val="0"/>
            </w:pPr>
            <w:r>
              <w:t>New Hire</w:t>
            </w:r>
          </w:p>
          <w:p w:rsidR="00200C7E" w:rsidP="002F6121" w:rsidRDefault="00200C7E" w14:paraId="7735DBAF" w14:textId="77777777">
            <w:pPr>
              <w:widowControl w:val="0"/>
              <w:rPr>
                <w:smallCaps/>
                <w:color w:val="2F5496"/>
              </w:rPr>
            </w:pPr>
          </w:p>
        </w:tc>
        <w:tc>
          <w:tcPr>
            <w:tcW w:w="4545" w:type="dxa"/>
            <w:shd w:val="clear" w:color="auto" w:fill="auto"/>
            <w:tcMar>
              <w:top w:w="100" w:type="dxa"/>
              <w:left w:w="100" w:type="dxa"/>
              <w:bottom w:w="100" w:type="dxa"/>
              <w:right w:w="100" w:type="dxa"/>
            </w:tcMar>
          </w:tcPr>
          <w:p w:rsidR="00200C7E" w:rsidP="002F6121" w:rsidRDefault="00200C7E" w14:paraId="6839BC90" w14:textId="77777777">
            <w:r>
              <w:t>New User Created</w:t>
            </w:r>
          </w:p>
        </w:tc>
        <w:tc>
          <w:tcPr>
            <w:tcW w:w="3120" w:type="dxa"/>
            <w:shd w:val="clear" w:color="auto" w:fill="auto"/>
            <w:tcMar>
              <w:top w:w="100" w:type="dxa"/>
              <w:left w:w="100" w:type="dxa"/>
              <w:bottom w:w="100" w:type="dxa"/>
              <w:right w:w="100" w:type="dxa"/>
            </w:tcMar>
          </w:tcPr>
          <w:p w:rsidR="00200C7E" w:rsidP="002F6121" w:rsidRDefault="00200C7E" w14:paraId="0A03C10C" w14:textId="29C138A4">
            <w:pPr>
              <w:widowControl w:val="0"/>
              <w:rPr>
                <w:b/>
              </w:rPr>
            </w:pPr>
            <w:r>
              <w:t>Provision SNOW Account</w:t>
            </w:r>
            <w:r w:rsidR="00E859D2">
              <w:t xml:space="preserve"> </w:t>
            </w:r>
            <w:r w:rsidR="00146A78">
              <w:t>with mobile phone if it is present at the time of new user creation</w:t>
            </w:r>
          </w:p>
        </w:tc>
      </w:tr>
      <w:tr w:rsidR="00D44308" w14:paraId="51C5FA80" w14:textId="77777777">
        <w:trPr>
          <w:trHeight w:val="400"/>
        </w:trPr>
        <w:tc>
          <w:tcPr>
            <w:tcW w:w="1725" w:type="dxa"/>
            <w:vMerge/>
            <w:shd w:val="clear" w:color="auto" w:fill="auto"/>
            <w:tcMar>
              <w:top w:w="100" w:type="dxa"/>
              <w:left w:w="100" w:type="dxa"/>
              <w:bottom w:w="100" w:type="dxa"/>
              <w:right w:w="100" w:type="dxa"/>
            </w:tcMar>
          </w:tcPr>
          <w:p w:rsidR="00200C7E" w:rsidP="002F6121" w:rsidRDefault="00200C7E" w14:paraId="3A978E70" w14:textId="77777777">
            <w:pPr>
              <w:widowControl w:val="0"/>
              <w:pBdr>
                <w:top w:val="nil"/>
                <w:left w:val="nil"/>
                <w:bottom w:val="nil"/>
                <w:right w:val="nil"/>
                <w:between w:val="nil"/>
              </w:pBdr>
              <w:rPr>
                <w:b/>
              </w:rPr>
            </w:pPr>
          </w:p>
        </w:tc>
        <w:tc>
          <w:tcPr>
            <w:tcW w:w="4545" w:type="dxa"/>
            <w:shd w:val="clear" w:color="auto" w:fill="auto"/>
            <w:tcMar>
              <w:top w:w="100" w:type="dxa"/>
              <w:left w:w="100" w:type="dxa"/>
              <w:bottom w:w="100" w:type="dxa"/>
              <w:right w:w="100" w:type="dxa"/>
            </w:tcMar>
          </w:tcPr>
          <w:p w:rsidR="00200C7E" w:rsidP="002F6121" w:rsidRDefault="00200C7E" w14:paraId="63402904" w14:textId="77777777"/>
        </w:tc>
        <w:tc>
          <w:tcPr>
            <w:tcW w:w="3120" w:type="dxa"/>
            <w:shd w:val="clear" w:color="auto" w:fill="auto"/>
            <w:tcMar>
              <w:top w:w="100" w:type="dxa"/>
              <w:left w:w="100" w:type="dxa"/>
              <w:bottom w:w="100" w:type="dxa"/>
              <w:right w:w="100" w:type="dxa"/>
            </w:tcMar>
          </w:tcPr>
          <w:p w:rsidR="00200C7E" w:rsidP="002F6121" w:rsidRDefault="00200C7E" w14:paraId="2F725F7D" w14:textId="77777777">
            <w:pPr>
              <w:widowControl w:val="0"/>
              <w:rPr>
                <w:b/>
              </w:rPr>
            </w:pPr>
          </w:p>
        </w:tc>
      </w:tr>
      <w:tr w:rsidR="00D44308" w14:paraId="7761DD74" w14:textId="77777777">
        <w:tc>
          <w:tcPr>
            <w:tcW w:w="1725" w:type="dxa"/>
            <w:shd w:val="clear" w:color="auto" w:fill="auto"/>
            <w:tcMar>
              <w:top w:w="100" w:type="dxa"/>
              <w:left w:w="100" w:type="dxa"/>
              <w:bottom w:w="100" w:type="dxa"/>
              <w:right w:w="100" w:type="dxa"/>
            </w:tcMar>
          </w:tcPr>
          <w:p w:rsidR="00200C7E" w:rsidP="002F6121" w:rsidRDefault="00200C7E" w14:paraId="3327F444" w14:textId="77777777">
            <w:pPr>
              <w:widowControl w:val="0"/>
            </w:pPr>
            <w:r>
              <w:t>Update User</w:t>
            </w:r>
          </w:p>
        </w:tc>
        <w:tc>
          <w:tcPr>
            <w:tcW w:w="4545" w:type="dxa"/>
            <w:shd w:val="clear" w:color="auto" w:fill="auto"/>
            <w:tcMar>
              <w:top w:w="100" w:type="dxa"/>
              <w:left w:w="100" w:type="dxa"/>
              <w:bottom w:w="100" w:type="dxa"/>
              <w:right w:w="100" w:type="dxa"/>
            </w:tcMar>
          </w:tcPr>
          <w:p w:rsidR="00200C7E" w:rsidP="002F6121" w:rsidRDefault="00200C7E" w14:paraId="1ED2A088" w14:textId="77777777">
            <w:proofErr w:type="gramStart"/>
            <w:r>
              <w:t>IF(</w:t>
            </w:r>
            <w:proofErr w:type="gramEnd"/>
            <w:r>
              <w:t>Any map user attribute updated)</w:t>
            </w:r>
          </w:p>
        </w:tc>
        <w:tc>
          <w:tcPr>
            <w:tcW w:w="3120" w:type="dxa"/>
            <w:shd w:val="clear" w:color="auto" w:fill="auto"/>
            <w:tcMar>
              <w:top w:w="100" w:type="dxa"/>
              <w:left w:w="100" w:type="dxa"/>
              <w:bottom w:w="100" w:type="dxa"/>
              <w:right w:w="100" w:type="dxa"/>
            </w:tcMar>
          </w:tcPr>
          <w:p w:rsidR="00200C7E" w:rsidP="002F6121" w:rsidRDefault="00200C7E" w14:paraId="1165545B" w14:textId="69A7D5DC">
            <w:r>
              <w:t>Provision attribute updates to SNOW</w:t>
            </w:r>
            <w:r w:rsidR="00D35EB0">
              <w:t xml:space="preserve"> with mobile phone if it is present at the time of user modification</w:t>
            </w:r>
          </w:p>
        </w:tc>
      </w:tr>
      <w:tr w:rsidR="00D44308" w14:paraId="548C1C4A" w14:textId="77777777">
        <w:tc>
          <w:tcPr>
            <w:tcW w:w="1725" w:type="dxa"/>
            <w:shd w:val="clear" w:color="auto" w:fill="auto"/>
            <w:tcMar>
              <w:top w:w="100" w:type="dxa"/>
              <w:left w:w="100" w:type="dxa"/>
              <w:bottom w:w="100" w:type="dxa"/>
              <w:right w:w="100" w:type="dxa"/>
            </w:tcMar>
          </w:tcPr>
          <w:p w:rsidR="00200C7E" w:rsidP="002F6121" w:rsidRDefault="00200C7E" w14:paraId="0079A667" w14:textId="77777777">
            <w:pPr>
              <w:widowControl w:val="0"/>
            </w:pPr>
          </w:p>
        </w:tc>
        <w:tc>
          <w:tcPr>
            <w:tcW w:w="4545" w:type="dxa"/>
            <w:shd w:val="clear" w:color="auto" w:fill="auto"/>
            <w:tcMar>
              <w:top w:w="100" w:type="dxa"/>
              <w:left w:w="100" w:type="dxa"/>
              <w:bottom w:w="100" w:type="dxa"/>
              <w:right w:w="100" w:type="dxa"/>
            </w:tcMar>
          </w:tcPr>
          <w:p w:rsidR="00200C7E" w:rsidP="002F6121" w:rsidRDefault="00200C7E" w14:paraId="55F16940" w14:textId="77777777">
            <w:proofErr w:type="gramStart"/>
            <w:r>
              <w:t>IF(</w:t>
            </w:r>
            <w:proofErr w:type="gramEnd"/>
            <w:r>
              <w:t>Any birthright access associated attribute updated)</w:t>
            </w:r>
          </w:p>
        </w:tc>
        <w:tc>
          <w:tcPr>
            <w:tcW w:w="3120" w:type="dxa"/>
            <w:shd w:val="clear" w:color="auto" w:fill="auto"/>
            <w:tcMar>
              <w:top w:w="100" w:type="dxa"/>
              <w:left w:w="100" w:type="dxa"/>
              <w:bottom w:w="100" w:type="dxa"/>
              <w:right w:w="100" w:type="dxa"/>
            </w:tcMar>
          </w:tcPr>
          <w:p w:rsidR="00200C7E" w:rsidP="002F6121" w:rsidRDefault="00200C7E" w14:paraId="295FA00F" w14:textId="77777777">
            <w:r>
              <w:t xml:space="preserve"> Provision account </w:t>
            </w:r>
          </w:p>
        </w:tc>
      </w:tr>
      <w:tr w:rsidR="00D44308" w14:paraId="4AF6464F" w14:textId="77777777">
        <w:trPr>
          <w:trHeight w:val="400"/>
        </w:trPr>
        <w:tc>
          <w:tcPr>
            <w:tcW w:w="1725" w:type="dxa"/>
            <w:shd w:val="clear" w:color="auto" w:fill="auto"/>
            <w:tcMar>
              <w:top w:w="100" w:type="dxa"/>
              <w:left w:w="100" w:type="dxa"/>
              <w:bottom w:w="100" w:type="dxa"/>
              <w:right w:w="100" w:type="dxa"/>
            </w:tcMar>
          </w:tcPr>
          <w:p w:rsidR="00200C7E" w:rsidP="002F6121" w:rsidRDefault="00200C7E" w14:paraId="1E262F9B" w14:textId="77777777">
            <w:pPr>
              <w:widowControl w:val="0"/>
            </w:pPr>
            <w:r>
              <w:t>Termination</w:t>
            </w:r>
          </w:p>
        </w:tc>
        <w:tc>
          <w:tcPr>
            <w:tcW w:w="4545" w:type="dxa"/>
            <w:shd w:val="clear" w:color="auto" w:fill="auto"/>
            <w:tcMar>
              <w:top w:w="100" w:type="dxa"/>
              <w:left w:w="100" w:type="dxa"/>
              <w:bottom w:w="100" w:type="dxa"/>
              <w:right w:w="100" w:type="dxa"/>
            </w:tcMar>
          </w:tcPr>
          <w:p w:rsidR="00200C7E" w:rsidP="002F6121" w:rsidRDefault="00200C7E" w14:paraId="39FD164A" w14:textId="77777777">
            <w:r>
              <w:t>User is disabled</w:t>
            </w:r>
          </w:p>
        </w:tc>
        <w:tc>
          <w:tcPr>
            <w:tcW w:w="3120" w:type="dxa"/>
            <w:shd w:val="clear" w:color="auto" w:fill="auto"/>
            <w:tcMar>
              <w:top w:w="100" w:type="dxa"/>
              <w:left w:w="100" w:type="dxa"/>
              <w:bottom w:w="100" w:type="dxa"/>
              <w:right w:w="100" w:type="dxa"/>
            </w:tcMar>
          </w:tcPr>
          <w:p w:rsidR="00200C7E" w:rsidP="002F6121" w:rsidRDefault="00200C7E" w14:paraId="3D4CEB93" w14:textId="77777777">
            <w:r>
              <w:t>Disable SNOW Account</w:t>
            </w:r>
          </w:p>
        </w:tc>
      </w:tr>
      <w:tr w:rsidR="00D44308" w14:paraId="76DBD833" w14:textId="77777777">
        <w:tc>
          <w:tcPr>
            <w:tcW w:w="1725" w:type="dxa"/>
            <w:shd w:val="clear" w:color="auto" w:fill="auto"/>
            <w:tcMar>
              <w:top w:w="100" w:type="dxa"/>
              <w:left w:w="100" w:type="dxa"/>
              <w:bottom w:w="100" w:type="dxa"/>
              <w:right w:w="100" w:type="dxa"/>
            </w:tcMar>
          </w:tcPr>
          <w:p w:rsidR="00200C7E" w:rsidP="002F6121" w:rsidRDefault="00200C7E" w14:paraId="64F431B8" w14:textId="77777777">
            <w:pPr>
              <w:widowControl w:val="0"/>
            </w:pPr>
            <w:r>
              <w:t>Rehire</w:t>
            </w:r>
          </w:p>
        </w:tc>
        <w:tc>
          <w:tcPr>
            <w:tcW w:w="4545" w:type="dxa"/>
            <w:shd w:val="clear" w:color="auto" w:fill="auto"/>
            <w:tcMar>
              <w:top w:w="100" w:type="dxa"/>
              <w:left w:w="100" w:type="dxa"/>
              <w:bottom w:w="100" w:type="dxa"/>
              <w:right w:w="100" w:type="dxa"/>
            </w:tcMar>
          </w:tcPr>
          <w:p w:rsidR="00200C7E" w:rsidP="002F6121" w:rsidRDefault="00200C7E" w14:paraId="072444B3" w14:textId="77777777">
            <w:r>
              <w:t>Rehired within 30 days of termination</w:t>
            </w:r>
          </w:p>
        </w:tc>
        <w:tc>
          <w:tcPr>
            <w:tcW w:w="3120" w:type="dxa"/>
            <w:shd w:val="clear" w:color="auto" w:fill="auto"/>
            <w:tcMar>
              <w:top w:w="100" w:type="dxa"/>
              <w:left w:w="100" w:type="dxa"/>
              <w:bottom w:w="100" w:type="dxa"/>
              <w:right w:w="100" w:type="dxa"/>
            </w:tcMar>
          </w:tcPr>
          <w:p w:rsidR="00200C7E" w:rsidP="002F6121" w:rsidRDefault="00200C7E" w14:paraId="156C4D3D" w14:textId="77777777">
            <w:r>
              <w:t>Enable SNOW and provision &amp; evaluate birthright rules</w:t>
            </w:r>
          </w:p>
        </w:tc>
      </w:tr>
      <w:tr w:rsidR="00D44308" w14:paraId="54597ACD" w14:textId="77777777">
        <w:tc>
          <w:tcPr>
            <w:tcW w:w="1725" w:type="dxa"/>
            <w:shd w:val="clear" w:color="auto" w:fill="auto"/>
            <w:tcMar>
              <w:top w:w="100" w:type="dxa"/>
              <w:left w:w="100" w:type="dxa"/>
              <w:bottom w:w="100" w:type="dxa"/>
              <w:right w:w="100" w:type="dxa"/>
            </w:tcMar>
          </w:tcPr>
          <w:p w:rsidR="00200C7E" w:rsidP="002F6121" w:rsidRDefault="00200C7E" w14:paraId="6B0221D3" w14:textId="77777777">
            <w:pPr>
              <w:widowControl w:val="0"/>
            </w:pPr>
          </w:p>
        </w:tc>
        <w:tc>
          <w:tcPr>
            <w:tcW w:w="4545" w:type="dxa"/>
            <w:shd w:val="clear" w:color="auto" w:fill="auto"/>
            <w:tcMar>
              <w:top w:w="100" w:type="dxa"/>
              <w:left w:w="100" w:type="dxa"/>
              <w:bottom w:w="100" w:type="dxa"/>
              <w:right w:w="100" w:type="dxa"/>
            </w:tcMar>
          </w:tcPr>
          <w:p w:rsidR="00200C7E" w:rsidP="002F6121" w:rsidRDefault="00200C7E" w14:paraId="4BD87AE3" w14:textId="77777777">
            <w:r>
              <w:t>Rehired after 30 days of termination</w:t>
            </w:r>
          </w:p>
        </w:tc>
        <w:tc>
          <w:tcPr>
            <w:tcW w:w="3120" w:type="dxa"/>
            <w:shd w:val="clear" w:color="auto" w:fill="auto"/>
            <w:tcMar>
              <w:top w:w="100" w:type="dxa"/>
              <w:left w:w="100" w:type="dxa"/>
              <w:bottom w:w="100" w:type="dxa"/>
              <w:right w:w="100" w:type="dxa"/>
            </w:tcMar>
          </w:tcPr>
          <w:p w:rsidR="00200C7E" w:rsidP="002F6121" w:rsidRDefault="00200C7E" w14:paraId="4AEF2B35" w14:textId="77777777">
            <w:r>
              <w:t xml:space="preserve">Enable SNOW &amp; send update for </w:t>
            </w:r>
            <w:proofErr w:type="spellStart"/>
            <w:r>
              <w:t>SystemLogin</w:t>
            </w:r>
            <w:proofErr w:type="spellEnd"/>
            <w:r>
              <w:t xml:space="preserve"> &amp; email Attribute. Evaluate birthright rules</w:t>
            </w:r>
          </w:p>
        </w:tc>
      </w:tr>
    </w:tbl>
    <w:p w:rsidR="00200C7E" w:rsidP="00200C7E" w:rsidRDefault="00200C7E" w14:paraId="07C8EF8E" w14:textId="77777777">
      <w:r>
        <w:br/>
      </w:r>
    </w:p>
    <w:p w:rsidRPr="00967FCE" w:rsidR="001911EC" w:rsidP="001911EC" w:rsidRDefault="001911EC" w14:paraId="7676197A" w14:textId="0D9EF80C">
      <w:pPr>
        <w:numPr>
          <w:ilvl w:val="0"/>
          <w:numId w:val="27"/>
        </w:numPr>
        <w:pBdr>
          <w:top w:val="single" w:color="4472C4" w:themeColor="accent1" w:sz="24" w:space="0"/>
          <w:left w:val="single" w:color="4472C4" w:themeColor="accent1" w:sz="24" w:space="0"/>
          <w:bottom w:val="single" w:color="4472C4" w:themeColor="accent1" w:sz="24" w:space="0"/>
          <w:right w:val="single" w:color="4472C4" w:themeColor="accent1" w:sz="24" w:space="0"/>
        </w:pBdr>
        <w:shd w:val="clear" w:color="auto" w:fill="4472C4" w:themeFill="accent1"/>
        <w:spacing w:after="0"/>
        <w:outlineLvl w:val="0"/>
        <w:rPr>
          <w:caps/>
          <w:color w:val="FFFFFF" w:themeColor="background1"/>
          <w:spacing w:val="15"/>
          <w:sz w:val="22"/>
          <w:szCs w:val="22"/>
        </w:rPr>
      </w:pPr>
      <w:bookmarkStart w:name="_Toc167026948" w:id="175"/>
      <w:r>
        <w:rPr>
          <w:caps/>
          <w:color w:val="FFFFFF" w:themeColor="background1"/>
          <w:spacing w:val="15"/>
          <w:sz w:val="22"/>
          <w:szCs w:val="22"/>
        </w:rPr>
        <w:t>AD RBAC Additional Provisioning</w:t>
      </w:r>
      <w:bookmarkEnd w:id="175"/>
    </w:p>
    <w:p w:rsidRPr="00967FCE" w:rsidR="001911EC" w:rsidP="001911EC" w:rsidRDefault="001911EC" w14:paraId="2BBC629F" w14:textId="4162ED88">
      <w:pPr>
        <w:pBdr>
          <w:top w:val="nil"/>
          <w:left w:val="nil"/>
          <w:bottom w:val="nil"/>
          <w:right w:val="nil"/>
          <w:between w:val="nil"/>
        </w:pBdr>
        <w:spacing w:before="0" w:after="120"/>
        <w:rPr>
          <w:color w:val="000000"/>
        </w:rPr>
      </w:pPr>
      <w:r w:rsidRPr="00967FCE">
        <w:rPr>
          <w:color w:val="000000"/>
        </w:rPr>
        <w:t xml:space="preserve">Saviynt IGA will utilize </w:t>
      </w:r>
      <w:r w:rsidR="000C591D">
        <w:rPr>
          <w:color w:val="000000"/>
        </w:rPr>
        <w:t xml:space="preserve">the out of the box </w:t>
      </w:r>
      <w:r w:rsidR="00E37AF6">
        <w:rPr>
          <w:color w:val="000000"/>
        </w:rPr>
        <w:t>Active Directory connector</w:t>
      </w:r>
      <w:r w:rsidR="0038575C">
        <w:rPr>
          <w:color w:val="000000"/>
        </w:rPr>
        <w:t xml:space="preserve"> </w:t>
      </w:r>
      <w:r w:rsidR="00CC50A8">
        <w:rPr>
          <w:color w:val="000000"/>
        </w:rPr>
        <w:t xml:space="preserve">to extend the AD group provisioning </w:t>
      </w:r>
      <w:r w:rsidR="00C16D22">
        <w:rPr>
          <w:color w:val="000000"/>
        </w:rPr>
        <w:t xml:space="preserve">to </w:t>
      </w:r>
      <w:r w:rsidR="00C5062C">
        <w:rPr>
          <w:color w:val="000000"/>
        </w:rPr>
        <w:t>role-based</w:t>
      </w:r>
      <w:r w:rsidR="00C16D22">
        <w:rPr>
          <w:color w:val="000000"/>
        </w:rPr>
        <w:t xml:space="preserve"> criteria that will be configured/defined in Saviynt.</w:t>
      </w:r>
      <w:r w:rsidR="007834DF">
        <w:rPr>
          <w:color w:val="000000"/>
        </w:rPr>
        <w:t xml:space="preserve"> As soon as the user is created in Saviynt, user update rule will be </w:t>
      </w:r>
      <w:proofErr w:type="gramStart"/>
      <w:r w:rsidR="00031652">
        <w:rPr>
          <w:color w:val="000000"/>
        </w:rPr>
        <w:t>invoked</w:t>
      </w:r>
      <w:proofErr w:type="gramEnd"/>
      <w:r w:rsidR="00031652">
        <w:rPr>
          <w:color w:val="000000"/>
        </w:rPr>
        <w:t xml:space="preserve"> </w:t>
      </w:r>
      <w:r w:rsidR="00CF451B">
        <w:rPr>
          <w:color w:val="000000"/>
        </w:rPr>
        <w:t xml:space="preserve">and user will be added to the </w:t>
      </w:r>
      <w:r w:rsidR="0045328E">
        <w:rPr>
          <w:color w:val="000000"/>
        </w:rPr>
        <w:t>appropriate AD groups.</w:t>
      </w:r>
    </w:p>
    <w:p w:rsidRPr="00967FCE" w:rsidR="001911EC" w:rsidP="001911EC" w:rsidRDefault="001911EC" w14:paraId="752026A1" w14:textId="77777777">
      <w:pPr>
        <w:pBdr>
          <w:top w:val="nil"/>
          <w:left w:val="nil"/>
          <w:bottom w:val="nil"/>
          <w:right w:val="nil"/>
          <w:between w:val="nil"/>
        </w:pBdr>
        <w:spacing w:before="0" w:after="120"/>
        <w:rPr>
          <w:color w:val="000000"/>
          <w:sz w:val="24"/>
          <w:szCs w:val="24"/>
        </w:rPr>
      </w:pPr>
    </w:p>
    <w:p w:rsidR="001911EC" w:rsidP="001911EC" w:rsidRDefault="001911EC" w14:paraId="6D76E985" w14:textId="32A38C11">
      <w:pPr>
        <w:pStyle w:val="Heading4"/>
      </w:pPr>
      <w:bookmarkStart w:name="_Toc167026949" w:id="176"/>
      <w:r>
        <w:t>1</w:t>
      </w:r>
      <w:r w:rsidR="00FC31BC">
        <w:t>6</w:t>
      </w:r>
      <w:r>
        <w:t>.1 Assumptions:</w:t>
      </w:r>
      <w:bookmarkEnd w:id="176"/>
    </w:p>
    <w:p w:rsidR="001911EC" w:rsidP="001911EC" w:rsidRDefault="007E0989" w14:paraId="4A9B6209" w14:textId="3864CEC6">
      <w:pPr>
        <w:numPr>
          <w:ilvl w:val="0"/>
          <w:numId w:val="10"/>
        </w:numPr>
        <w:pBdr>
          <w:top w:val="nil"/>
          <w:left w:val="nil"/>
          <w:bottom w:val="nil"/>
          <w:right w:val="nil"/>
          <w:between w:val="nil"/>
        </w:pBdr>
        <w:spacing w:after="0"/>
        <w:rPr>
          <w:color w:val="000000"/>
        </w:rPr>
      </w:pPr>
      <w:r w:rsidRPr="2206851C">
        <w:rPr>
          <w:color w:val="000000" w:themeColor="text1"/>
        </w:rPr>
        <w:t xml:space="preserve">All the AD groups </w:t>
      </w:r>
      <w:r w:rsidRPr="2206851C" w:rsidR="00B9387D">
        <w:rPr>
          <w:color w:val="000000" w:themeColor="text1"/>
        </w:rPr>
        <w:t>(Security and Distribution)</w:t>
      </w:r>
      <w:r w:rsidRPr="2206851C" w:rsidR="003B1425">
        <w:rPr>
          <w:color w:val="000000" w:themeColor="text1"/>
        </w:rPr>
        <w:t xml:space="preserve"> will be imported into Saviynt EIC</w:t>
      </w:r>
    </w:p>
    <w:p w:rsidR="003B1425" w:rsidP="001911EC" w:rsidRDefault="003B1425" w14:paraId="2EFDE195" w14:textId="14814DBF">
      <w:pPr>
        <w:numPr>
          <w:ilvl w:val="0"/>
          <w:numId w:val="10"/>
        </w:numPr>
        <w:pBdr>
          <w:top w:val="nil"/>
          <w:left w:val="nil"/>
          <w:bottom w:val="nil"/>
          <w:right w:val="nil"/>
          <w:between w:val="nil"/>
        </w:pBdr>
        <w:spacing w:after="0"/>
        <w:rPr>
          <w:color w:val="000000"/>
        </w:rPr>
      </w:pPr>
      <w:r w:rsidRPr="2206851C">
        <w:rPr>
          <w:color w:val="000000" w:themeColor="text1"/>
        </w:rPr>
        <w:t>Existing criteria group logic will be shared with CDW team.</w:t>
      </w:r>
    </w:p>
    <w:p w:rsidRPr="00440F26" w:rsidR="00440F26" w:rsidP="00440F26" w:rsidRDefault="00440F26" w14:paraId="72FA36E6" w14:textId="77777777">
      <w:pPr>
        <w:numPr>
          <w:ilvl w:val="0"/>
          <w:numId w:val="10"/>
        </w:numPr>
        <w:pBdr>
          <w:top w:val="nil"/>
          <w:left w:val="nil"/>
          <w:bottom w:val="nil"/>
          <w:right w:val="nil"/>
          <w:between w:val="nil"/>
        </w:pBdr>
        <w:spacing w:after="0"/>
        <w:rPr>
          <w:color w:val="000000"/>
        </w:rPr>
      </w:pPr>
      <w:r w:rsidRPr="2206851C">
        <w:rPr>
          <w:color w:val="000000" w:themeColor="text1"/>
        </w:rPr>
        <w:t>Three files are provided by the Active Directory team which will be used for the analysis for creating the configuration in Saviynt. </w:t>
      </w:r>
    </w:p>
    <w:p w:rsidR="00440F26" w:rsidP="00D35E1B" w:rsidRDefault="00440F26" w14:paraId="04190760" w14:textId="77777777">
      <w:pPr>
        <w:pStyle w:val="paragraph"/>
        <w:numPr>
          <w:ilvl w:val="0"/>
          <w:numId w:val="40"/>
        </w:numPr>
        <w:spacing w:before="0" w:beforeAutospacing="0" w:after="0" w:afterAutospacing="0"/>
        <w:ind w:left="1800" w:firstLine="0"/>
        <w:textAlignment w:val="baseline"/>
        <w:rPr>
          <w:rFonts w:ascii="Calibri" w:hAnsi="Calibri" w:cs="Calibri"/>
          <w:sz w:val="22"/>
          <w:szCs w:val="22"/>
        </w:rPr>
      </w:pPr>
      <w:r>
        <w:rPr>
          <w:rStyle w:val="normaltextrun"/>
          <w:rFonts w:ascii="Calibri" w:hAnsi="Calibri" w:cs="Calibri"/>
          <w:sz w:val="22"/>
          <w:szCs w:val="22"/>
        </w:rPr>
        <w:t>Single Criteria Group – total 5180 entries</w:t>
      </w:r>
      <w:r>
        <w:rPr>
          <w:rStyle w:val="eop"/>
          <w:rFonts w:eastAsia="Calibri"/>
          <w:sz w:val="22"/>
          <w:szCs w:val="22"/>
        </w:rPr>
        <w:t> </w:t>
      </w:r>
    </w:p>
    <w:p w:rsidR="00440F26" w:rsidP="00D35E1B" w:rsidRDefault="00440F26" w14:paraId="4F3C9E0E" w14:textId="77777777">
      <w:pPr>
        <w:pStyle w:val="paragraph"/>
        <w:numPr>
          <w:ilvl w:val="0"/>
          <w:numId w:val="41"/>
        </w:numPr>
        <w:spacing w:before="0" w:beforeAutospacing="0" w:after="0" w:afterAutospacing="0"/>
        <w:ind w:left="2520" w:firstLine="0"/>
        <w:textAlignment w:val="baseline"/>
        <w:rPr>
          <w:rFonts w:ascii="Calibri" w:hAnsi="Calibri" w:cs="Calibri"/>
          <w:sz w:val="22"/>
          <w:szCs w:val="22"/>
        </w:rPr>
      </w:pPr>
      <w:r>
        <w:rPr>
          <w:rStyle w:val="normaltextrun"/>
          <w:rFonts w:ascii="Calibri" w:hAnsi="Calibri" w:cs="Calibri"/>
          <w:sz w:val="22"/>
          <w:szCs w:val="22"/>
        </w:rPr>
        <w:t>This is provided in .</w:t>
      </w:r>
      <w:proofErr w:type="spellStart"/>
      <w:r>
        <w:rPr>
          <w:rStyle w:val="normaltextrun"/>
          <w:rFonts w:ascii="Calibri" w:hAnsi="Calibri" w:cs="Calibri"/>
          <w:sz w:val="22"/>
          <w:szCs w:val="22"/>
        </w:rPr>
        <w:t>xls</w:t>
      </w:r>
      <w:proofErr w:type="spellEnd"/>
      <w:r>
        <w:rPr>
          <w:rStyle w:val="normaltextrun"/>
          <w:rFonts w:ascii="Calibri" w:hAnsi="Calibri" w:cs="Calibri"/>
          <w:sz w:val="22"/>
          <w:szCs w:val="22"/>
        </w:rPr>
        <w:t xml:space="preserve"> or csv format.</w:t>
      </w:r>
      <w:r>
        <w:rPr>
          <w:rStyle w:val="eop"/>
          <w:rFonts w:eastAsia="Calibri"/>
          <w:sz w:val="22"/>
          <w:szCs w:val="22"/>
        </w:rPr>
        <w:t> </w:t>
      </w:r>
    </w:p>
    <w:p w:rsidR="00440F26" w:rsidP="00D35E1B" w:rsidRDefault="00440F26" w14:paraId="6388510E" w14:textId="79043E1C">
      <w:pPr>
        <w:pStyle w:val="paragraph"/>
        <w:numPr>
          <w:ilvl w:val="0"/>
          <w:numId w:val="41"/>
        </w:numPr>
        <w:spacing w:before="0" w:beforeAutospacing="0" w:after="0" w:afterAutospacing="0"/>
        <w:ind w:left="2520" w:firstLine="0"/>
        <w:textAlignment w:val="baseline"/>
        <w:rPr>
          <w:rFonts w:ascii="Calibri" w:hAnsi="Calibri" w:cs="Calibri"/>
          <w:sz w:val="22"/>
          <w:szCs w:val="22"/>
        </w:rPr>
      </w:pPr>
      <w:r>
        <w:rPr>
          <w:rStyle w:val="normaltextrun"/>
          <w:rFonts w:ascii="Calibri" w:hAnsi="Calibri" w:cs="Calibri"/>
          <w:sz w:val="22"/>
          <w:szCs w:val="22"/>
        </w:rPr>
        <w:t xml:space="preserve">Sentara/CDW team to normalize the single criteria groups to a more robust for example combine all the job code in an OR condition that will give out security group </w:t>
      </w:r>
      <w:commentRangeStart w:id="177"/>
      <w:commentRangeStart w:id="178"/>
      <w:proofErr w:type="spellStart"/>
      <w:r w:rsidRPr="00A11D99" w:rsidR="00A11D99">
        <w:rPr>
          <w:rStyle w:val="normaltextrun"/>
          <w:rFonts w:ascii="Calibri" w:hAnsi="Calibri" w:cs="Calibri"/>
          <w:b/>
          <w:bCs/>
          <w:i/>
          <w:iCs/>
        </w:rPr>
        <w:t>Revenue_Cycle_Team</w:t>
      </w:r>
      <w:proofErr w:type="spellEnd"/>
      <w:commentRangeEnd w:id="177"/>
      <w:r w:rsidR="005B3E05">
        <w:rPr>
          <w:rStyle w:val="CommentReference"/>
          <w:rFonts w:eastAsia="Calibri"/>
        </w:rPr>
        <w:commentReference w:id="177"/>
      </w:r>
      <w:commentRangeEnd w:id="178"/>
      <w:r>
        <w:rPr>
          <w:rStyle w:val="CommentReference"/>
        </w:rPr>
        <w:commentReference w:id="178"/>
      </w:r>
    </w:p>
    <w:p w:rsidR="00440F26" w:rsidP="00D35E1B" w:rsidRDefault="00440F26" w14:paraId="7F9A7B58" w14:textId="77777777">
      <w:pPr>
        <w:pStyle w:val="paragraph"/>
        <w:numPr>
          <w:ilvl w:val="0"/>
          <w:numId w:val="42"/>
        </w:numPr>
        <w:spacing w:before="0" w:beforeAutospacing="0" w:after="0" w:afterAutospacing="0"/>
        <w:ind w:left="1800" w:firstLine="0"/>
        <w:textAlignment w:val="baseline"/>
        <w:rPr>
          <w:rFonts w:ascii="Calibri" w:hAnsi="Calibri" w:cs="Calibri"/>
          <w:sz w:val="22"/>
          <w:szCs w:val="22"/>
        </w:rPr>
      </w:pPr>
      <w:r>
        <w:rPr>
          <w:rStyle w:val="normaltextrun"/>
          <w:rFonts w:ascii="Calibri" w:hAnsi="Calibri" w:cs="Calibri"/>
          <w:sz w:val="22"/>
          <w:szCs w:val="22"/>
        </w:rPr>
        <w:t>Multiple Criteria Group – total 354 entries</w:t>
      </w:r>
      <w:r>
        <w:rPr>
          <w:rStyle w:val="eop"/>
          <w:rFonts w:eastAsia="Calibri"/>
          <w:sz w:val="22"/>
          <w:szCs w:val="22"/>
        </w:rPr>
        <w:t> </w:t>
      </w:r>
    </w:p>
    <w:p w:rsidR="00440F26" w:rsidP="00D35E1B" w:rsidRDefault="00440F26" w14:paraId="647AE96F" w14:textId="77777777">
      <w:pPr>
        <w:pStyle w:val="paragraph"/>
        <w:numPr>
          <w:ilvl w:val="0"/>
          <w:numId w:val="43"/>
        </w:numPr>
        <w:spacing w:before="0" w:beforeAutospacing="0" w:after="0" w:afterAutospacing="0"/>
        <w:ind w:left="2520" w:firstLine="0"/>
        <w:textAlignment w:val="baseline"/>
        <w:rPr>
          <w:rFonts w:ascii="Calibri" w:hAnsi="Calibri" w:cs="Calibri"/>
          <w:sz w:val="22"/>
          <w:szCs w:val="22"/>
        </w:rPr>
      </w:pPr>
      <w:r>
        <w:rPr>
          <w:rStyle w:val="normaltextrun"/>
          <w:rFonts w:ascii="Calibri" w:hAnsi="Calibri" w:cs="Calibri"/>
          <w:sz w:val="22"/>
          <w:szCs w:val="22"/>
        </w:rPr>
        <w:t>Criteria attributes are AD based and Sentara/CDW team needs to convert that to Saviynt specific attributes.</w:t>
      </w:r>
      <w:r>
        <w:rPr>
          <w:rStyle w:val="eop"/>
          <w:rFonts w:eastAsia="Calibri"/>
          <w:sz w:val="22"/>
          <w:szCs w:val="22"/>
        </w:rPr>
        <w:t> </w:t>
      </w:r>
    </w:p>
    <w:p w:rsidR="00440F26" w:rsidP="00D35E1B" w:rsidRDefault="00440F26" w14:paraId="5A5A3AF0" w14:textId="2354A3F5">
      <w:pPr>
        <w:pStyle w:val="paragraph"/>
        <w:numPr>
          <w:ilvl w:val="0"/>
          <w:numId w:val="43"/>
        </w:numPr>
        <w:spacing w:before="0" w:beforeAutospacing="0" w:after="0" w:afterAutospacing="0"/>
        <w:ind w:left="2520" w:firstLine="0"/>
        <w:textAlignment w:val="baseline"/>
        <w:rPr>
          <w:rFonts w:ascii="Calibri" w:hAnsi="Calibri" w:cs="Calibri"/>
          <w:sz w:val="22"/>
          <w:szCs w:val="22"/>
        </w:rPr>
      </w:pPr>
      <w:r>
        <w:rPr>
          <w:rStyle w:val="normaltextrun"/>
          <w:rFonts w:ascii="Calibri" w:hAnsi="Calibri" w:cs="Calibri"/>
          <w:sz w:val="22"/>
          <w:szCs w:val="22"/>
        </w:rPr>
        <w:t xml:space="preserve">This is provided as </w:t>
      </w:r>
      <w:r w:rsidR="006220C6">
        <w:rPr>
          <w:rStyle w:val="normaltextrun"/>
          <w:rFonts w:ascii="Calibri" w:hAnsi="Calibri" w:cs="Calibri"/>
          <w:sz w:val="22"/>
          <w:szCs w:val="22"/>
        </w:rPr>
        <w:t>TXT</w:t>
      </w:r>
      <w:r>
        <w:rPr>
          <w:rStyle w:val="normaltextrun"/>
          <w:rFonts w:ascii="Calibri" w:hAnsi="Calibri" w:cs="Calibri"/>
          <w:sz w:val="22"/>
          <w:szCs w:val="22"/>
        </w:rPr>
        <w:t xml:space="preserve"> file.</w:t>
      </w:r>
      <w:r>
        <w:rPr>
          <w:rStyle w:val="eop"/>
          <w:rFonts w:eastAsia="Calibri"/>
          <w:sz w:val="22"/>
          <w:szCs w:val="22"/>
        </w:rPr>
        <w:t> </w:t>
      </w:r>
    </w:p>
    <w:p w:rsidRPr="006220C6" w:rsidR="003B1425" w:rsidP="00D35E1B" w:rsidRDefault="00440F26" w14:paraId="17699416" w14:textId="4317B22A">
      <w:pPr>
        <w:pStyle w:val="paragraph"/>
        <w:numPr>
          <w:ilvl w:val="0"/>
          <w:numId w:val="43"/>
        </w:numPr>
        <w:spacing w:before="0" w:beforeAutospacing="0" w:after="0" w:afterAutospacing="0"/>
        <w:ind w:left="2520" w:firstLine="0"/>
        <w:textAlignment w:val="baseline"/>
        <w:rPr>
          <w:rFonts w:ascii="Calibri" w:hAnsi="Calibri" w:cs="Calibri"/>
          <w:sz w:val="22"/>
          <w:szCs w:val="22"/>
        </w:rPr>
      </w:pPr>
      <w:r>
        <w:rPr>
          <w:rStyle w:val="normaltextrun"/>
          <w:rFonts w:ascii="Calibri" w:hAnsi="Calibri" w:cs="Calibri"/>
          <w:sz w:val="22"/>
          <w:szCs w:val="22"/>
        </w:rPr>
        <w:t>Effort will be needed to convert this into .</w:t>
      </w:r>
      <w:proofErr w:type="spellStart"/>
      <w:r>
        <w:rPr>
          <w:rStyle w:val="normaltextrun"/>
          <w:rFonts w:ascii="Calibri" w:hAnsi="Calibri" w:cs="Calibri"/>
          <w:sz w:val="22"/>
          <w:szCs w:val="22"/>
        </w:rPr>
        <w:t>xls</w:t>
      </w:r>
      <w:proofErr w:type="spellEnd"/>
      <w:r>
        <w:rPr>
          <w:rStyle w:val="normaltextrun"/>
          <w:rFonts w:ascii="Calibri" w:hAnsi="Calibri" w:cs="Calibri"/>
          <w:sz w:val="22"/>
          <w:szCs w:val="22"/>
        </w:rPr>
        <w:t xml:space="preserve"> or csv format.</w:t>
      </w:r>
    </w:p>
    <w:p w:rsidR="001911EC" w:rsidP="001911EC" w:rsidRDefault="001911EC" w14:paraId="460CE144" w14:textId="77777777">
      <w:pPr>
        <w:pBdr>
          <w:top w:val="nil"/>
          <w:left w:val="nil"/>
          <w:bottom w:val="nil"/>
          <w:right w:val="nil"/>
          <w:between w:val="nil"/>
        </w:pBdr>
        <w:rPr>
          <w:color w:val="000000"/>
          <w:sz w:val="24"/>
          <w:szCs w:val="24"/>
        </w:rPr>
      </w:pPr>
    </w:p>
    <w:p w:rsidR="001911EC" w:rsidP="001911EC" w:rsidRDefault="001911EC" w14:paraId="772ABA0D" w14:textId="29EDEEE6">
      <w:pPr>
        <w:pStyle w:val="Heading4"/>
      </w:pPr>
      <w:bookmarkStart w:name="_Toc167026950" w:id="179"/>
      <w:r>
        <w:t>1</w:t>
      </w:r>
      <w:r w:rsidR="00FC31BC">
        <w:t>6</w:t>
      </w:r>
      <w:r>
        <w:t>.2 Prerequisite:</w:t>
      </w:r>
      <w:bookmarkEnd w:id="179"/>
    </w:p>
    <w:p w:rsidR="001911EC" w:rsidP="001911EC" w:rsidRDefault="001911EC" w14:paraId="3D308872" w14:textId="329D3410">
      <w:pPr>
        <w:numPr>
          <w:ilvl w:val="0"/>
          <w:numId w:val="20"/>
        </w:numPr>
        <w:pBdr>
          <w:top w:val="nil"/>
          <w:left w:val="nil"/>
          <w:bottom w:val="nil"/>
          <w:right w:val="nil"/>
          <w:between w:val="nil"/>
        </w:pBdr>
        <w:spacing w:after="0" w:line="240" w:lineRule="auto"/>
        <w:rPr>
          <w:color w:val="000000"/>
        </w:rPr>
      </w:pPr>
      <w:r>
        <w:rPr>
          <w:color w:val="000000"/>
        </w:rPr>
        <w:t>Service Account details</w:t>
      </w:r>
      <w:r w:rsidR="00141560">
        <w:rPr>
          <w:color w:val="000000"/>
        </w:rPr>
        <w:t xml:space="preserve"> for Active Directory</w:t>
      </w:r>
    </w:p>
    <w:p w:rsidR="001911EC" w:rsidP="001911EC" w:rsidRDefault="001911EC" w14:paraId="09EF63D8" w14:textId="7E60EF1E">
      <w:pPr>
        <w:numPr>
          <w:ilvl w:val="0"/>
          <w:numId w:val="20"/>
        </w:numPr>
        <w:pBdr>
          <w:top w:val="nil"/>
          <w:left w:val="nil"/>
          <w:bottom w:val="nil"/>
          <w:right w:val="nil"/>
          <w:between w:val="nil"/>
        </w:pBdr>
        <w:spacing w:before="0" w:after="0" w:line="240" w:lineRule="auto"/>
        <w:rPr>
          <w:color w:val="000000"/>
        </w:rPr>
      </w:pPr>
      <w:r>
        <w:rPr>
          <w:color w:val="000000"/>
        </w:rPr>
        <w:t xml:space="preserve">Connectivity from Saviynt to </w:t>
      </w:r>
      <w:r w:rsidR="00141560">
        <w:rPr>
          <w:color w:val="000000"/>
        </w:rPr>
        <w:t>Active Directory</w:t>
      </w:r>
    </w:p>
    <w:p w:rsidR="001911EC" w:rsidP="00141560" w:rsidRDefault="00141560" w14:paraId="12DF898B" w14:textId="37350A56">
      <w:pPr>
        <w:numPr>
          <w:ilvl w:val="0"/>
          <w:numId w:val="20"/>
        </w:numPr>
        <w:pBdr>
          <w:top w:val="nil"/>
          <w:left w:val="nil"/>
          <w:bottom w:val="nil"/>
          <w:right w:val="nil"/>
          <w:between w:val="nil"/>
        </w:pBdr>
        <w:spacing w:before="0" w:line="240" w:lineRule="auto"/>
        <w:rPr>
          <w:color w:val="000000"/>
        </w:rPr>
      </w:pPr>
      <w:r>
        <w:rPr>
          <w:color w:val="000000"/>
        </w:rPr>
        <w:t xml:space="preserve">Criteria group details from </w:t>
      </w:r>
      <w:r w:rsidR="008C1EE1">
        <w:rPr>
          <w:color w:val="000000"/>
        </w:rPr>
        <w:t>Active Directory team</w:t>
      </w:r>
    </w:p>
    <w:p w:rsidR="001911EC" w:rsidP="001911EC" w:rsidRDefault="001911EC" w14:paraId="24AC59F0" w14:textId="26097430">
      <w:pPr>
        <w:pStyle w:val="Heading4"/>
        <w:rPr>
          <w:color w:val="000000"/>
          <w:sz w:val="27"/>
          <w:szCs w:val="27"/>
        </w:rPr>
      </w:pPr>
      <w:bookmarkStart w:name="_Toc167026951" w:id="180"/>
      <w:r>
        <w:t>1</w:t>
      </w:r>
      <w:r w:rsidR="00FC31BC">
        <w:t>6</w:t>
      </w:r>
      <w:r>
        <w:t>.3 Connection Design</w:t>
      </w:r>
      <w:bookmarkEnd w:id="180"/>
    </w:p>
    <w:p w:rsidR="001911EC" w:rsidP="001911EC" w:rsidRDefault="001911EC" w14:paraId="030307C2" w14:textId="0D499EFA">
      <w:pPr>
        <w:pBdr>
          <w:top w:val="nil"/>
          <w:left w:val="nil"/>
          <w:bottom w:val="nil"/>
          <w:right w:val="nil"/>
          <w:between w:val="nil"/>
        </w:pBdr>
        <w:rPr>
          <w:color w:val="000000"/>
          <w:sz w:val="24"/>
          <w:szCs w:val="24"/>
        </w:rPr>
      </w:pPr>
      <w:r>
        <w:rPr>
          <w:color w:val="000000"/>
        </w:rPr>
        <w:t xml:space="preserve">Saviynt will use the </w:t>
      </w:r>
      <w:r w:rsidR="006220C6">
        <w:rPr>
          <w:color w:val="000000"/>
        </w:rPr>
        <w:t>already existing Act</w:t>
      </w:r>
      <w:r w:rsidR="00FE21F3">
        <w:rPr>
          <w:color w:val="000000"/>
        </w:rPr>
        <w:t xml:space="preserve">ive Directory </w:t>
      </w:r>
      <w:r w:rsidR="008C55D7">
        <w:rPr>
          <w:color w:val="000000"/>
        </w:rPr>
        <w:t xml:space="preserve">connector and </w:t>
      </w:r>
      <w:r w:rsidR="002E5488">
        <w:rPr>
          <w:color w:val="000000"/>
        </w:rPr>
        <w:t xml:space="preserve">will create user update rules </w:t>
      </w:r>
      <w:r w:rsidR="002B6CDF">
        <w:rPr>
          <w:color w:val="000000"/>
        </w:rPr>
        <w:t>as per the criteria defined in the format defined by the Saviynt team.</w:t>
      </w:r>
      <w:r w:rsidR="00A465BE">
        <w:rPr>
          <w:color w:val="000000"/>
        </w:rPr>
        <w:t xml:space="preserve"> User update rules will be configured </w:t>
      </w:r>
      <w:r w:rsidR="00FF7C7C">
        <w:rPr>
          <w:color w:val="000000"/>
        </w:rPr>
        <w:t>in a csv/</w:t>
      </w:r>
      <w:proofErr w:type="spellStart"/>
      <w:r w:rsidR="00FF7C7C">
        <w:rPr>
          <w:color w:val="000000"/>
        </w:rPr>
        <w:t>xls</w:t>
      </w:r>
      <w:proofErr w:type="spellEnd"/>
      <w:r w:rsidR="00FF7C7C">
        <w:rPr>
          <w:color w:val="000000"/>
        </w:rPr>
        <w:t xml:space="preserve"> format and then imported into Saviynt, a sample file can be found </w:t>
      </w:r>
      <w:hyperlink w:history="1" r:id="rId39">
        <w:r w:rsidRPr="00FF7C7C" w:rsidR="00FF7C7C">
          <w:rPr>
            <w:rStyle w:val="Hyperlink"/>
          </w:rPr>
          <w:t>here</w:t>
        </w:r>
      </w:hyperlink>
    </w:p>
    <w:p w:rsidRPr="00967FCE" w:rsidR="001572C4" w:rsidP="001572C4" w:rsidRDefault="001572C4" w14:paraId="6A898689" w14:textId="45F354A6">
      <w:pPr>
        <w:numPr>
          <w:ilvl w:val="0"/>
          <w:numId w:val="27"/>
        </w:numPr>
        <w:pBdr>
          <w:top w:val="single" w:color="4472C4" w:themeColor="accent1" w:sz="24" w:space="0"/>
          <w:left w:val="single" w:color="4472C4" w:themeColor="accent1" w:sz="24" w:space="0"/>
          <w:bottom w:val="single" w:color="4472C4" w:themeColor="accent1" w:sz="24" w:space="0"/>
          <w:right w:val="single" w:color="4472C4" w:themeColor="accent1" w:sz="24" w:space="0"/>
        </w:pBdr>
        <w:shd w:val="clear" w:color="auto" w:fill="4472C4" w:themeFill="accent1"/>
        <w:spacing w:after="0"/>
        <w:outlineLvl w:val="0"/>
        <w:rPr>
          <w:caps/>
          <w:color w:val="FFFFFF" w:themeColor="background1"/>
          <w:spacing w:val="15"/>
          <w:sz w:val="22"/>
          <w:szCs w:val="22"/>
        </w:rPr>
      </w:pPr>
      <w:bookmarkStart w:name="_Toc167026952" w:id="181"/>
      <w:bookmarkStart w:name="_Hlk166943147" w:id="182"/>
      <w:r>
        <w:rPr>
          <w:caps/>
          <w:color w:val="FFFFFF" w:themeColor="background1"/>
          <w:spacing w:val="15"/>
          <w:sz w:val="22"/>
          <w:szCs w:val="22"/>
        </w:rPr>
        <w:t>SIEM I</w:t>
      </w:r>
      <w:r w:rsidR="00FF247D">
        <w:rPr>
          <w:caps/>
          <w:color w:val="FFFFFF" w:themeColor="background1"/>
          <w:spacing w:val="15"/>
          <w:sz w:val="22"/>
          <w:szCs w:val="22"/>
        </w:rPr>
        <w:t>n</w:t>
      </w:r>
      <w:r>
        <w:rPr>
          <w:caps/>
          <w:color w:val="FFFFFF" w:themeColor="background1"/>
          <w:spacing w:val="15"/>
          <w:sz w:val="22"/>
          <w:szCs w:val="22"/>
        </w:rPr>
        <w:t>tegration</w:t>
      </w:r>
      <w:bookmarkEnd w:id="181"/>
    </w:p>
    <w:p w:rsidRPr="00967FCE" w:rsidR="00F677AF" w:rsidP="001572C4" w:rsidRDefault="00F677AF" w14:paraId="64F85425" w14:textId="43F7C20F">
      <w:pPr>
        <w:pBdr>
          <w:top w:val="nil"/>
          <w:left w:val="nil"/>
          <w:bottom w:val="nil"/>
          <w:right w:val="nil"/>
          <w:between w:val="nil"/>
        </w:pBdr>
        <w:spacing w:before="0" w:after="120"/>
        <w:rPr>
          <w:color w:val="000000"/>
        </w:rPr>
      </w:pPr>
      <w:r w:rsidRPr="00F677AF">
        <w:rPr>
          <w:color w:val="000000"/>
        </w:rPr>
        <w:t xml:space="preserve">SIEM (Security Information and Event Management) is a key part of the overall security framework of organizations. It is essential to feed the required security information from enterprise applications into SIEM to monitor and manage security events across the enterprise. Saviynt Enterprise Identity Cloud (EIC) generates audit logs that record all actions performed by a user such as changes to SAV roles, global configurations, and connections. These audit logs include the following entries: OBJECT TYPE, OBJECT NAME, ACTION, ATTRIBUTE, ACCESS BY, ACCESS TIME, IP ADDRESS, and MESSAGE. </w:t>
      </w:r>
      <w:proofErr w:type="spellStart"/>
      <w:r w:rsidRPr="00F677AF">
        <w:rPr>
          <w:color w:val="000000"/>
        </w:rPr>
        <w:t>Exabeam</w:t>
      </w:r>
      <w:proofErr w:type="spellEnd"/>
      <w:r w:rsidRPr="00F677AF">
        <w:rPr>
          <w:color w:val="000000"/>
        </w:rPr>
        <w:t xml:space="preserve"> can ingest the logs by using the fetchRuntimeControlsDataV2 API. If you are creating non Elasticsearch-based analytics records, you can ingest the logs into your SIEM solution by using the </w:t>
      </w:r>
      <w:proofErr w:type="spellStart"/>
      <w:r w:rsidRPr="00F677AF">
        <w:rPr>
          <w:color w:val="000000"/>
        </w:rPr>
        <w:t>fetchRuntimeControlsDataAPI</w:t>
      </w:r>
      <w:proofErr w:type="spellEnd"/>
      <w:r w:rsidRPr="00F677AF">
        <w:rPr>
          <w:color w:val="000000"/>
        </w:rPr>
        <w:t>.</w:t>
      </w:r>
    </w:p>
    <w:bookmarkEnd w:id="182"/>
    <w:p w:rsidRPr="00967FCE" w:rsidR="001572C4" w:rsidP="001572C4" w:rsidRDefault="001572C4" w14:paraId="181BC597" w14:textId="77777777">
      <w:pPr>
        <w:pBdr>
          <w:top w:val="nil"/>
          <w:left w:val="nil"/>
          <w:bottom w:val="nil"/>
          <w:right w:val="nil"/>
          <w:between w:val="nil"/>
        </w:pBdr>
        <w:spacing w:before="0" w:after="120"/>
        <w:rPr>
          <w:color w:val="000000"/>
          <w:sz w:val="24"/>
          <w:szCs w:val="24"/>
        </w:rPr>
      </w:pPr>
    </w:p>
    <w:p w:rsidR="001572C4" w:rsidP="001572C4" w:rsidRDefault="001572C4" w14:paraId="7C77E674" w14:textId="73FD4F6D">
      <w:pPr>
        <w:pStyle w:val="Heading4"/>
      </w:pPr>
      <w:bookmarkStart w:name="_Toc167026953" w:id="183"/>
      <w:r>
        <w:t>17.1 Assumptions:</w:t>
      </w:r>
      <w:bookmarkEnd w:id="183"/>
    </w:p>
    <w:p w:rsidR="003241A5" w:rsidP="001572C4" w:rsidRDefault="003241A5" w14:paraId="56521B6C" w14:textId="26F2E1F7">
      <w:pPr>
        <w:numPr>
          <w:ilvl w:val="0"/>
          <w:numId w:val="10"/>
        </w:numPr>
        <w:pBdr>
          <w:top w:val="nil"/>
          <w:left w:val="nil"/>
          <w:bottom w:val="nil"/>
          <w:right w:val="nil"/>
          <w:between w:val="nil"/>
        </w:pBdr>
        <w:spacing w:after="0"/>
        <w:rPr>
          <w:color w:val="000000"/>
        </w:rPr>
      </w:pPr>
      <w:r w:rsidRPr="2206851C">
        <w:rPr>
          <w:color w:val="000000" w:themeColor="text1"/>
        </w:rPr>
        <w:t xml:space="preserve">IAM System will generate and store User/API activity in audit logs. </w:t>
      </w:r>
    </w:p>
    <w:p w:rsidR="003241A5" w:rsidP="001572C4" w:rsidRDefault="00F37F8F" w14:paraId="47DD5FD4" w14:textId="27F2700F">
      <w:pPr>
        <w:numPr>
          <w:ilvl w:val="0"/>
          <w:numId w:val="10"/>
        </w:numPr>
        <w:pBdr>
          <w:top w:val="nil"/>
          <w:left w:val="nil"/>
          <w:bottom w:val="nil"/>
          <w:right w:val="nil"/>
          <w:between w:val="nil"/>
        </w:pBdr>
        <w:spacing w:after="0"/>
        <w:rPr>
          <w:color w:val="000000"/>
        </w:rPr>
      </w:pPr>
      <w:proofErr w:type="spellStart"/>
      <w:r w:rsidRPr="2206851C">
        <w:rPr>
          <w:color w:val="000000" w:themeColor="text1"/>
        </w:rPr>
        <w:t>Exabeam</w:t>
      </w:r>
      <w:proofErr w:type="spellEnd"/>
      <w:r w:rsidRPr="2206851C">
        <w:rPr>
          <w:color w:val="000000" w:themeColor="text1"/>
        </w:rPr>
        <w:t xml:space="preserve"> will read the logs from the REST end point provided by Saviynt EIC and will build the essential </w:t>
      </w:r>
      <w:r w:rsidRPr="2206851C" w:rsidR="00A10BAD">
        <w:rPr>
          <w:color w:val="000000" w:themeColor="text1"/>
        </w:rPr>
        <w:t xml:space="preserve">logic to </w:t>
      </w:r>
      <w:r w:rsidRPr="2206851C" w:rsidR="00C45D2F">
        <w:rPr>
          <w:color w:val="000000" w:themeColor="text1"/>
        </w:rPr>
        <w:t xml:space="preserve">consume </w:t>
      </w:r>
      <w:r w:rsidRPr="2206851C" w:rsidR="00E95D58">
        <w:rPr>
          <w:color w:val="000000" w:themeColor="text1"/>
        </w:rPr>
        <w:t xml:space="preserve">and process the </w:t>
      </w:r>
      <w:r w:rsidRPr="2206851C" w:rsidR="00E565AA">
        <w:rPr>
          <w:color w:val="000000" w:themeColor="text1"/>
        </w:rPr>
        <w:t>logs.</w:t>
      </w:r>
    </w:p>
    <w:p w:rsidR="00396E5F" w:rsidP="001572C4" w:rsidRDefault="00396E5F" w14:paraId="762EB4C2" w14:textId="49563C5F">
      <w:pPr>
        <w:numPr>
          <w:ilvl w:val="0"/>
          <w:numId w:val="10"/>
        </w:numPr>
        <w:pBdr>
          <w:top w:val="nil"/>
          <w:left w:val="nil"/>
          <w:bottom w:val="nil"/>
          <w:right w:val="nil"/>
          <w:between w:val="nil"/>
        </w:pBdr>
        <w:spacing w:after="0"/>
        <w:rPr>
          <w:color w:val="000000"/>
        </w:rPr>
      </w:pPr>
      <w:r w:rsidRPr="2206851C">
        <w:rPr>
          <w:color w:val="000000" w:themeColor="text1"/>
        </w:rPr>
        <w:t>Log aggregated from Saviynt EIC will be normalized</w:t>
      </w:r>
      <w:r w:rsidRPr="2206851C" w:rsidR="00E565AA">
        <w:rPr>
          <w:color w:val="000000" w:themeColor="text1"/>
        </w:rPr>
        <w:t xml:space="preserve"> by </w:t>
      </w:r>
      <w:proofErr w:type="spellStart"/>
      <w:r w:rsidRPr="2206851C" w:rsidR="00E565AA">
        <w:rPr>
          <w:color w:val="000000" w:themeColor="text1"/>
        </w:rPr>
        <w:t>Exabeam</w:t>
      </w:r>
      <w:proofErr w:type="spellEnd"/>
      <w:r w:rsidRPr="2206851C" w:rsidR="00E565AA">
        <w:rPr>
          <w:color w:val="000000" w:themeColor="text1"/>
        </w:rPr>
        <w:t>.</w:t>
      </w:r>
    </w:p>
    <w:p w:rsidR="001572C4" w:rsidP="001572C4" w:rsidRDefault="001572C4" w14:paraId="4C7047DF" w14:textId="77777777">
      <w:pPr>
        <w:pBdr>
          <w:top w:val="nil"/>
          <w:left w:val="nil"/>
          <w:bottom w:val="nil"/>
          <w:right w:val="nil"/>
          <w:between w:val="nil"/>
        </w:pBdr>
        <w:rPr>
          <w:color w:val="000000"/>
          <w:sz w:val="24"/>
          <w:szCs w:val="24"/>
        </w:rPr>
      </w:pPr>
    </w:p>
    <w:p w:rsidR="001572C4" w:rsidP="001572C4" w:rsidRDefault="001572C4" w14:paraId="0A8207C3" w14:textId="7EB3066B">
      <w:pPr>
        <w:pStyle w:val="Heading4"/>
      </w:pPr>
      <w:bookmarkStart w:name="_Toc167026954" w:id="184"/>
      <w:r>
        <w:t>17.2 Prerequisite:</w:t>
      </w:r>
      <w:bookmarkEnd w:id="184"/>
    </w:p>
    <w:p w:rsidR="001572C4" w:rsidP="001572C4" w:rsidRDefault="001572C4" w14:paraId="39707DD6" w14:textId="235A9B01">
      <w:pPr>
        <w:numPr>
          <w:ilvl w:val="0"/>
          <w:numId w:val="20"/>
        </w:numPr>
        <w:pBdr>
          <w:top w:val="nil"/>
          <w:left w:val="nil"/>
          <w:bottom w:val="nil"/>
          <w:right w:val="nil"/>
          <w:between w:val="nil"/>
        </w:pBdr>
        <w:spacing w:after="0" w:line="240" w:lineRule="auto"/>
        <w:rPr>
          <w:color w:val="000000"/>
        </w:rPr>
      </w:pPr>
      <w:r>
        <w:rPr>
          <w:color w:val="000000"/>
        </w:rPr>
        <w:t xml:space="preserve">Service Account details </w:t>
      </w:r>
      <w:r w:rsidR="00705DCF">
        <w:rPr>
          <w:color w:val="000000"/>
        </w:rPr>
        <w:t xml:space="preserve">from </w:t>
      </w:r>
      <w:r w:rsidR="007D31DA">
        <w:rPr>
          <w:color w:val="000000"/>
        </w:rPr>
        <w:t>Saviynt</w:t>
      </w:r>
      <w:r w:rsidR="00884068">
        <w:rPr>
          <w:color w:val="000000"/>
        </w:rPr>
        <w:t xml:space="preserve"> </w:t>
      </w:r>
    </w:p>
    <w:p w:rsidRPr="00C51F53" w:rsidR="007D31DA" w:rsidP="001572C4" w:rsidRDefault="007D31DA" w14:paraId="0447B2F5" w14:textId="44580DD0">
      <w:pPr>
        <w:numPr>
          <w:ilvl w:val="0"/>
          <w:numId w:val="20"/>
        </w:numPr>
        <w:pBdr>
          <w:top w:val="nil"/>
          <w:left w:val="nil"/>
          <w:bottom w:val="nil"/>
          <w:right w:val="nil"/>
          <w:between w:val="nil"/>
        </w:pBdr>
        <w:spacing w:after="0" w:line="240" w:lineRule="auto"/>
        <w:rPr>
          <w:color w:val="000000"/>
        </w:rPr>
      </w:pPr>
      <w:r>
        <w:rPr>
          <w:color w:val="000000"/>
        </w:rPr>
        <w:t xml:space="preserve">Add SAV_ROLE in Saviynt EIC to the service account to access </w:t>
      </w:r>
      <w:r w:rsidR="00F04497">
        <w:rPr>
          <w:rFonts w:ascii="Tahoma" w:hAnsi="Tahoma" w:cs="Tahoma"/>
          <w:i/>
          <w:iCs/>
          <w:szCs w:val="22"/>
        </w:rPr>
        <w:t>audit logs</w:t>
      </w:r>
    </w:p>
    <w:p w:rsidR="00C51F53" w:rsidP="001572C4" w:rsidRDefault="00C51F53" w14:paraId="1AAE0F45" w14:textId="6CF8A0C5">
      <w:pPr>
        <w:numPr>
          <w:ilvl w:val="0"/>
          <w:numId w:val="20"/>
        </w:numPr>
        <w:pBdr>
          <w:top w:val="nil"/>
          <w:left w:val="nil"/>
          <w:bottom w:val="nil"/>
          <w:right w:val="nil"/>
          <w:between w:val="nil"/>
        </w:pBdr>
        <w:spacing w:after="0" w:line="240" w:lineRule="auto"/>
        <w:rPr>
          <w:color w:val="000000"/>
        </w:rPr>
      </w:pPr>
      <w:r>
        <w:rPr>
          <w:color w:val="000000"/>
        </w:rPr>
        <w:t>New</w:t>
      </w:r>
      <w:r w:rsidRPr="00C51F53">
        <w:rPr>
          <w:color w:val="000000"/>
        </w:rPr>
        <w:t xml:space="preserve"> runtime analytics control (V2) using an SQL que</w:t>
      </w:r>
      <w:r>
        <w:rPr>
          <w:color w:val="000000"/>
        </w:rPr>
        <w:t>ry is created in Saviynt EIC</w:t>
      </w:r>
    </w:p>
    <w:p w:rsidR="001572C4" w:rsidP="001572C4" w:rsidRDefault="001572C4" w14:paraId="154919D3" w14:textId="631192BC">
      <w:pPr>
        <w:pStyle w:val="Heading4"/>
      </w:pPr>
      <w:bookmarkStart w:name="_Toc167026955" w:id="185"/>
      <w:r>
        <w:t>17.3 Connection Design</w:t>
      </w:r>
      <w:bookmarkEnd w:id="185"/>
    </w:p>
    <w:p w:rsidRPr="00D07F25" w:rsidR="00D07F25" w:rsidP="00D07F25" w:rsidRDefault="00C23005" w14:paraId="5394E992" w14:textId="0DFC751F">
      <w:r>
        <w:object w:dxaOrig="6360" w:dyaOrig="996" w14:anchorId="07C0E421">
          <v:shape id="_x0000_i1027" style="width:318pt;height:49.5pt" o:ole="" type="#_x0000_t75">
            <v:imagedata o:title="" r:id="rId40"/>
          </v:shape>
          <o:OLEObject Type="Embed" ProgID="Visio.Drawing.15" ShapeID="_x0000_i1027" DrawAspect="Content" ObjectID="_1782717045" r:id="rId41"/>
        </w:object>
      </w:r>
    </w:p>
    <w:p w:rsidRPr="00017AB6" w:rsidR="00017AB6" w:rsidP="0098110F" w:rsidRDefault="00017AB6" w14:paraId="1A84702D" w14:textId="77777777">
      <w:pPr>
        <w:pBdr>
          <w:top w:val="nil"/>
          <w:left w:val="nil"/>
          <w:bottom w:val="nil"/>
          <w:right w:val="nil"/>
          <w:between w:val="nil"/>
        </w:pBdr>
        <w:spacing w:before="0" w:line="240" w:lineRule="auto"/>
        <w:rPr>
          <w:b/>
          <w:bCs/>
          <w:color w:val="000000"/>
          <w:lang w:val="en-US"/>
        </w:rPr>
      </w:pPr>
      <w:r w:rsidRPr="00017AB6">
        <w:rPr>
          <w:b/>
          <w:bCs/>
          <w:color w:val="000000"/>
          <w:lang w:val="en-US"/>
        </w:rPr>
        <w:t>Option 1: REST-based integration</w:t>
      </w:r>
    </w:p>
    <w:p w:rsidRPr="00017AB6" w:rsidR="00017AB6" w:rsidP="0098110F" w:rsidRDefault="00017AB6" w14:paraId="65D02C76" w14:textId="77777777">
      <w:pPr>
        <w:pBdr>
          <w:top w:val="nil"/>
          <w:left w:val="nil"/>
          <w:bottom w:val="nil"/>
          <w:right w:val="nil"/>
          <w:between w:val="nil"/>
        </w:pBdr>
        <w:spacing w:before="0" w:line="240" w:lineRule="auto"/>
        <w:rPr>
          <w:color w:val="000000"/>
          <w:lang w:val="en-US"/>
        </w:rPr>
      </w:pPr>
      <w:r w:rsidRPr="00017AB6">
        <w:rPr>
          <w:color w:val="000000"/>
          <w:lang w:val="en-US"/>
        </w:rPr>
        <w:t>In a REST-based integration, the following actions occur:</w:t>
      </w:r>
    </w:p>
    <w:p w:rsidRPr="00017AB6" w:rsidR="00017AB6" w:rsidP="00D35E1B" w:rsidRDefault="00017AB6" w14:paraId="7E469AF5" w14:textId="77777777">
      <w:pPr>
        <w:numPr>
          <w:ilvl w:val="0"/>
          <w:numId w:val="44"/>
        </w:numPr>
        <w:pBdr>
          <w:top w:val="nil"/>
          <w:left w:val="nil"/>
          <w:bottom w:val="nil"/>
          <w:right w:val="nil"/>
          <w:between w:val="nil"/>
        </w:pBdr>
        <w:spacing w:before="0" w:line="240" w:lineRule="auto"/>
        <w:rPr>
          <w:color w:val="000000"/>
          <w:lang w:val="en-US"/>
        </w:rPr>
      </w:pPr>
      <w:r w:rsidRPr="00017AB6">
        <w:rPr>
          <w:color w:val="000000"/>
          <w:lang w:val="en-US"/>
        </w:rPr>
        <w:t>User/API activity generates and stores the audit logs.</w:t>
      </w:r>
    </w:p>
    <w:p w:rsidRPr="00017AB6" w:rsidR="00017AB6" w:rsidP="00D35E1B" w:rsidRDefault="00017AB6" w14:paraId="75B39F03" w14:textId="77777777">
      <w:pPr>
        <w:numPr>
          <w:ilvl w:val="0"/>
          <w:numId w:val="45"/>
        </w:numPr>
        <w:pBdr>
          <w:top w:val="nil"/>
          <w:left w:val="nil"/>
          <w:bottom w:val="nil"/>
          <w:right w:val="nil"/>
          <w:between w:val="nil"/>
        </w:pBdr>
        <w:spacing w:before="0" w:line="240" w:lineRule="auto"/>
        <w:rPr>
          <w:color w:val="000000"/>
          <w:lang w:val="en-US"/>
        </w:rPr>
      </w:pPr>
      <w:r w:rsidRPr="00017AB6">
        <w:rPr>
          <w:color w:val="000000"/>
          <w:lang w:val="en-US"/>
        </w:rPr>
        <w:t>The SIEM application makes a REST API call to directly obtain the audit logs.</w:t>
      </w:r>
    </w:p>
    <w:p w:rsidRPr="00017AB6" w:rsidR="00017AB6" w:rsidP="0098110F" w:rsidRDefault="00017AB6" w14:paraId="06E83998" w14:textId="446E1C87">
      <w:pPr>
        <w:pBdr>
          <w:top w:val="nil"/>
          <w:left w:val="nil"/>
          <w:bottom w:val="nil"/>
          <w:right w:val="nil"/>
          <w:between w:val="nil"/>
        </w:pBdr>
        <w:spacing w:line="240" w:lineRule="auto"/>
        <w:rPr>
          <w:b/>
          <w:bCs/>
          <w:color w:val="000000"/>
          <w:lang w:val="en-US"/>
        </w:rPr>
      </w:pPr>
      <w:r w:rsidRPr="00017AB6">
        <w:rPr>
          <w:b/>
          <w:bCs/>
          <w:color w:val="000000"/>
          <w:lang w:val="en-US"/>
        </w:rPr>
        <w:t xml:space="preserve">Option 2: </w:t>
      </w:r>
      <w:r w:rsidRPr="00396E5F">
        <w:rPr>
          <w:b/>
          <w:bCs/>
          <w:color w:val="000000"/>
          <w:lang w:val="en-US"/>
        </w:rPr>
        <w:t>Non-REST</w:t>
      </w:r>
      <w:r w:rsidRPr="00017AB6">
        <w:rPr>
          <w:b/>
          <w:bCs/>
          <w:color w:val="000000"/>
          <w:lang w:val="en-US"/>
        </w:rPr>
        <w:t>-based integration</w:t>
      </w:r>
    </w:p>
    <w:p w:rsidRPr="00017AB6" w:rsidR="00017AB6" w:rsidP="0098110F" w:rsidRDefault="00017AB6" w14:paraId="15F6274E" w14:textId="470EBE00">
      <w:pPr>
        <w:pBdr>
          <w:top w:val="nil"/>
          <w:left w:val="nil"/>
          <w:bottom w:val="nil"/>
          <w:right w:val="nil"/>
          <w:between w:val="nil"/>
        </w:pBdr>
        <w:spacing w:line="240" w:lineRule="auto"/>
        <w:rPr>
          <w:color w:val="000000"/>
          <w:lang w:val="en-US"/>
        </w:rPr>
      </w:pPr>
      <w:r w:rsidRPr="00017AB6">
        <w:rPr>
          <w:color w:val="000000"/>
          <w:lang w:val="en-US"/>
        </w:rPr>
        <w:t>In a non-REST-based integration, the following actions occur:</w:t>
      </w:r>
    </w:p>
    <w:p w:rsidRPr="00017AB6" w:rsidR="00017AB6" w:rsidP="00D35E1B" w:rsidRDefault="00017AB6" w14:paraId="1F4E9FD3" w14:textId="77777777">
      <w:pPr>
        <w:numPr>
          <w:ilvl w:val="0"/>
          <w:numId w:val="46"/>
        </w:numPr>
        <w:pBdr>
          <w:top w:val="nil"/>
          <w:left w:val="nil"/>
          <w:bottom w:val="nil"/>
          <w:right w:val="nil"/>
          <w:between w:val="nil"/>
        </w:pBdr>
        <w:spacing w:line="240" w:lineRule="auto"/>
        <w:rPr>
          <w:color w:val="000000"/>
          <w:lang w:val="en-US"/>
        </w:rPr>
      </w:pPr>
      <w:r w:rsidRPr="00017AB6">
        <w:rPr>
          <w:color w:val="000000"/>
          <w:lang w:val="en-US"/>
        </w:rPr>
        <w:t>User/API activity generates and stores the audit logs.</w:t>
      </w:r>
    </w:p>
    <w:p w:rsidRPr="00017AB6" w:rsidR="00017AB6" w:rsidP="00D35E1B" w:rsidRDefault="00017AB6" w14:paraId="265615E1" w14:textId="77777777">
      <w:pPr>
        <w:numPr>
          <w:ilvl w:val="0"/>
          <w:numId w:val="47"/>
        </w:numPr>
        <w:pBdr>
          <w:top w:val="nil"/>
          <w:left w:val="nil"/>
          <w:bottom w:val="nil"/>
          <w:right w:val="nil"/>
          <w:between w:val="nil"/>
        </w:pBdr>
        <w:spacing w:line="240" w:lineRule="auto"/>
        <w:rPr>
          <w:color w:val="000000"/>
          <w:lang w:val="en-US"/>
        </w:rPr>
      </w:pPr>
      <w:r w:rsidRPr="00017AB6">
        <w:rPr>
          <w:color w:val="000000"/>
          <w:lang w:val="en-US"/>
        </w:rPr>
        <w:t>The SIEM agent, an out-of-the-box event connector, a custom script, or an automation script makes a REST API call to obtain the audit logs.</w:t>
      </w:r>
    </w:p>
    <w:p w:rsidR="00017AB6" w:rsidP="00D35E1B" w:rsidRDefault="00017AB6" w14:paraId="4F92235E" w14:textId="77777777">
      <w:pPr>
        <w:numPr>
          <w:ilvl w:val="0"/>
          <w:numId w:val="48"/>
        </w:numPr>
        <w:pBdr>
          <w:top w:val="nil"/>
          <w:left w:val="nil"/>
          <w:bottom w:val="nil"/>
          <w:right w:val="nil"/>
          <w:between w:val="nil"/>
        </w:pBdr>
        <w:spacing w:line="240" w:lineRule="auto"/>
        <w:rPr>
          <w:color w:val="000000"/>
          <w:lang w:val="en-US"/>
        </w:rPr>
      </w:pPr>
      <w:r w:rsidRPr="00017AB6">
        <w:rPr>
          <w:color w:val="000000"/>
          <w:lang w:val="en-US"/>
        </w:rPr>
        <w:t>The SIEM agent, connector, or script normalizes the data and sends it for processing.</w:t>
      </w:r>
    </w:p>
    <w:p w:rsidRPr="005C36B4" w:rsidR="002262FA" w:rsidP="002262FA" w:rsidRDefault="005C36B4" w14:paraId="1C70EC36" w14:textId="0967DC1C">
      <w:pPr>
        <w:pBdr>
          <w:top w:val="nil"/>
          <w:left w:val="nil"/>
          <w:bottom w:val="nil"/>
          <w:right w:val="nil"/>
          <w:between w:val="nil"/>
        </w:pBdr>
        <w:spacing w:line="240" w:lineRule="auto"/>
        <w:rPr>
          <w:b/>
          <w:bCs/>
          <w:color w:val="000000"/>
          <w:lang w:val="en-US"/>
        </w:rPr>
      </w:pPr>
      <w:r w:rsidRPr="005C36B4">
        <w:rPr>
          <w:b/>
          <w:bCs/>
          <w:color w:val="000000"/>
          <w:lang w:val="en-US"/>
        </w:rPr>
        <w:t>Configurations in Saviynt EIC</w:t>
      </w:r>
    </w:p>
    <w:p w:rsidR="005C36B4" w:rsidP="00D35E1B" w:rsidRDefault="00D871C6" w14:paraId="254D29D8" w14:textId="0B96AAE9">
      <w:pPr>
        <w:pStyle w:val="ListParagraph"/>
        <w:numPr>
          <w:ilvl w:val="0"/>
          <w:numId w:val="49"/>
        </w:numPr>
        <w:pBdr>
          <w:top w:val="nil"/>
          <w:left w:val="nil"/>
          <w:bottom w:val="nil"/>
          <w:right w:val="nil"/>
          <w:between w:val="nil"/>
        </w:pBdr>
        <w:spacing w:line="240" w:lineRule="auto"/>
        <w:rPr>
          <w:color w:val="000000"/>
          <w:lang w:val="en-US"/>
        </w:rPr>
      </w:pPr>
      <w:r>
        <w:rPr>
          <w:color w:val="000000"/>
          <w:lang w:val="en-US"/>
        </w:rPr>
        <w:t>The following</w:t>
      </w:r>
      <w:r w:rsidR="005C36B4">
        <w:rPr>
          <w:color w:val="000000"/>
          <w:lang w:val="en-US"/>
        </w:rPr>
        <w:t xml:space="preserve"> SQL query will be used to create the runtime analytics control</w:t>
      </w:r>
      <w:r w:rsidR="00AA0592">
        <w:rPr>
          <w:color w:val="000000"/>
          <w:lang w:val="en-US"/>
        </w:rPr>
        <w:t xml:space="preserve"> </w:t>
      </w:r>
      <w:proofErr w:type="spellStart"/>
      <w:r w:rsidRPr="009B5E6E" w:rsidR="009B5E6E">
        <w:rPr>
          <w:i/>
          <w:iCs/>
          <w:color w:val="000000"/>
          <w:lang w:val="en-US"/>
        </w:rPr>
        <w:t>Audit_Logs_Aggregation</w:t>
      </w:r>
      <w:proofErr w:type="spellEnd"/>
      <w:r>
        <w:rPr>
          <w:color w:val="000000"/>
          <w:lang w:val="en-US"/>
        </w:rPr>
        <w:t>.</w:t>
      </w:r>
    </w:p>
    <w:p w:rsidR="00D871C6" w:rsidP="00D871C6" w:rsidRDefault="00D871C6" w14:paraId="7A99C888" w14:textId="265080F8">
      <w:pPr>
        <w:pStyle w:val="ListParagraph"/>
        <w:pBdr>
          <w:top w:val="nil"/>
          <w:left w:val="nil"/>
          <w:bottom w:val="nil"/>
          <w:right w:val="nil"/>
          <w:between w:val="nil"/>
        </w:pBdr>
        <w:spacing w:line="240" w:lineRule="auto"/>
        <w:rPr>
          <w:i/>
          <w:iCs/>
          <w:color w:val="000000"/>
          <w:lang w:val="en-US"/>
        </w:rPr>
      </w:pPr>
      <w:r w:rsidRPr="00D871C6">
        <w:rPr>
          <w:i/>
          <w:iCs/>
          <w:color w:val="000000"/>
          <w:lang w:val="en-US"/>
        </w:rPr>
        <w:t xml:space="preserve">select </w:t>
      </w:r>
      <w:proofErr w:type="spellStart"/>
      <w:r w:rsidRPr="00D871C6">
        <w:rPr>
          <w:i/>
          <w:iCs/>
          <w:color w:val="000000"/>
          <w:lang w:val="en-US"/>
        </w:rPr>
        <w:t>ua.TYPEOFACCESS</w:t>
      </w:r>
      <w:proofErr w:type="spellEnd"/>
      <w:r w:rsidRPr="00D871C6">
        <w:rPr>
          <w:i/>
          <w:iCs/>
          <w:color w:val="000000"/>
          <w:lang w:val="en-US"/>
        </w:rPr>
        <w:t xml:space="preserve"> as 'Object Type',</w:t>
      </w:r>
      <w:proofErr w:type="spellStart"/>
      <w:r w:rsidRPr="00D871C6">
        <w:rPr>
          <w:i/>
          <w:iCs/>
          <w:color w:val="000000"/>
          <w:lang w:val="en-US"/>
        </w:rPr>
        <w:t>ua.ActionType</w:t>
      </w:r>
      <w:proofErr w:type="spellEnd"/>
      <w:r w:rsidRPr="00D871C6">
        <w:rPr>
          <w:i/>
          <w:iCs/>
          <w:color w:val="000000"/>
          <w:lang w:val="en-US"/>
        </w:rPr>
        <w:t xml:space="preserve"> as 'Action Taken',</w:t>
      </w:r>
      <w:proofErr w:type="spellStart"/>
      <w:r w:rsidRPr="00D871C6">
        <w:rPr>
          <w:i/>
          <w:iCs/>
          <w:color w:val="000000"/>
          <w:lang w:val="en-US"/>
        </w:rPr>
        <w:t>u.username</w:t>
      </w:r>
      <w:proofErr w:type="spellEnd"/>
      <w:r w:rsidRPr="00D871C6">
        <w:rPr>
          <w:i/>
          <w:iCs/>
          <w:color w:val="000000"/>
          <w:lang w:val="en-US"/>
        </w:rPr>
        <w:t xml:space="preserve"> as 'Accessed By', </w:t>
      </w:r>
      <w:proofErr w:type="spellStart"/>
      <w:r w:rsidRPr="00D871C6">
        <w:rPr>
          <w:i/>
          <w:iCs/>
          <w:color w:val="000000"/>
          <w:lang w:val="en-US"/>
        </w:rPr>
        <w:t>ua.IPADDRESS</w:t>
      </w:r>
      <w:proofErr w:type="spellEnd"/>
      <w:r w:rsidRPr="00D871C6">
        <w:rPr>
          <w:i/>
          <w:iCs/>
          <w:color w:val="000000"/>
          <w:lang w:val="en-US"/>
        </w:rPr>
        <w:t xml:space="preserve"> as 'IP Address',</w:t>
      </w:r>
      <w:proofErr w:type="spellStart"/>
      <w:r w:rsidRPr="00D871C6">
        <w:rPr>
          <w:i/>
          <w:iCs/>
          <w:color w:val="000000"/>
          <w:lang w:val="en-US"/>
        </w:rPr>
        <w:t>ua.ACCESSTIME</w:t>
      </w:r>
      <w:proofErr w:type="spellEnd"/>
      <w:r w:rsidRPr="00D871C6">
        <w:rPr>
          <w:i/>
          <w:iCs/>
          <w:color w:val="000000"/>
          <w:lang w:val="en-US"/>
        </w:rPr>
        <w:t xml:space="preserve"> as 'Event Time',</w:t>
      </w:r>
      <w:proofErr w:type="spellStart"/>
      <w:r w:rsidRPr="00D871C6">
        <w:rPr>
          <w:i/>
          <w:iCs/>
          <w:color w:val="000000"/>
          <w:lang w:val="en-US"/>
        </w:rPr>
        <w:t>ua.DETAIL</w:t>
      </w:r>
      <w:proofErr w:type="spellEnd"/>
      <w:r w:rsidRPr="00D871C6">
        <w:rPr>
          <w:i/>
          <w:iCs/>
          <w:color w:val="000000"/>
          <w:lang w:val="en-US"/>
        </w:rPr>
        <w:t xml:space="preserve"> as 'Message' from users u , </w:t>
      </w:r>
      <w:proofErr w:type="spellStart"/>
      <w:r w:rsidRPr="00D871C6">
        <w:rPr>
          <w:i/>
          <w:iCs/>
          <w:color w:val="000000"/>
          <w:lang w:val="en-US"/>
        </w:rPr>
        <w:t>userlogin_access</w:t>
      </w:r>
      <w:proofErr w:type="spellEnd"/>
      <w:r w:rsidRPr="00D871C6">
        <w:rPr>
          <w:i/>
          <w:iCs/>
          <w:color w:val="000000"/>
          <w:lang w:val="en-US"/>
        </w:rPr>
        <w:t xml:space="preserve"> </w:t>
      </w:r>
      <w:proofErr w:type="spellStart"/>
      <w:r w:rsidRPr="00D871C6">
        <w:rPr>
          <w:i/>
          <w:iCs/>
          <w:color w:val="000000"/>
          <w:lang w:val="en-US"/>
        </w:rPr>
        <w:t>ua</w:t>
      </w:r>
      <w:proofErr w:type="spellEnd"/>
      <w:r w:rsidRPr="00D871C6">
        <w:rPr>
          <w:i/>
          <w:iCs/>
          <w:color w:val="000000"/>
          <w:lang w:val="en-US"/>
        </w:rPr>
        <w:t xml:space="preserve">, </w:t>
      </w:r>
      <w:proofErr w:type="spellStart"/>
      <w:r w:rsidRPr="00D871C6">
        <w:rPr>
          <w:i/>
          <w:iCs/>
          <w:color w:val="000000"/>
          <w:lang w:val="en-US"/>
        </w:rPr>
        <w:t>userlogins</w:t>
      </w:r>
      <w:proofErr w:type="spellEnd"/>
      <w:r w:rsidRPr="00D871C6">
        <w:rPr>
          <w:i/>
          <w:iCs/>
          <w:color w:val="000000"/>
          <w:lang w:val="en-US"/>
        </w:rPr>
        <w:t xml:space="preserve"> l where </w:t>
      </w:r>
      <w:proofErr w:type="spellStart"/>
      <w:r w:rsidRPr="00D871C6">
        <w:rPr>
          <w:i/>
          <w:iCs/>
          <w:color w:val="000000"/>
          <w:lang w:val="en-US"/>
        </w:rPr>
        <w:t>l.loginkey</w:t>
      </w:r>
      <w:proofErr w:type="spellEnd"/>
      <w:r w:rsidRPr="00D871C6">
        <w:rPr>
          <w:i/>
          <w:iCs/>
          <w:color w:val="000000"/>
          <w:lang w:val="en-US"/>
        </w:rPr>
        <w:t xml:space="preserve"> = </w:t>
      </w:r>
      <w:proofErr w:type="spellStart"/>
      <w:r w:rsidRPr="00D871C6">
        <w:rPr>
          <w:i/>
          <w:iCs/>
          <w:color w:val="000000"/>
          <w:lang w:val="en-US"/>
        </w:rPr>
        <w:t>ua.LOGINKEY</w:t>
      </w:r>
      <w:proofErr w:type="spellEnd"/>
      <w:r w:rsidRPr="00D871C6">
        <w:rPr>
          <w:i/>
          <w:iCs/>
          <w:color w:val="000000"/>
          <w:lang w:val="en-US"/>
        </w:rPr>
        <w:t xml:space="preserve"> and </w:t>
      </w:r>
      <w:proofErr w:type="spellStart"/>
      <w:r w:rsidRPr="00D871C6">
        <w:rPr>
          <w:i/>
          <w:iCs/>
          <w:color w:val="000000"/>
          <w:lang w:val="en-US"/>
        </w:rPr>
        <w:t>l.USERKEY</w:t>
      </w:r>
      <w:proofErr w:type="spellEnd"/>
      <w:r w:rsidRPr="00D871C6">
        <w:rPr>
          <w:i/>
          <w:iCs/>
          <w:color w:val="000000"/>
          <w:lang w:val="en-US"/>
        </w:rPr>
        <w:t xml:space="preserve"> = </w:t>
      </w:r>
      <w:proofErr w:type="spellStart"/>
      <w:r w:rsidRPr="00D871C6">
        <w:rPr>
          <w:i/>
          <w:iCs/>
          <w:color w:val="000000"/>
          <w:lang w:val="en-US"/>
        </w:rPr>
        <w:t>u.userkey</w:t>
      </w:r>
      <w:proofErr w:type="spellEnd"/>
      <w:r w:rsidRPr="00D871C6">
        <w:rPr>
          <w:i/>
          <w:iCs/>
          <w:color w:val="000000"/>
          <w:lang w:val="en-US"/>
        </w:rPr>
        <w:t xml:space="preserve"> and </w:t>
      </w:r>
      <w:proofErr w:type="spellStart"/>
      <w:r w:rsidRPr="00D871C6">
        <w:rPr>
          <w:i/>
          <w:iCs/>
          <w:color w:val="000000"/>
          <w:lang w:val="en-US"/>
        </w:rPr>
        <w:t>ua.AccessTime</w:t>
      </w:r>
      <w:proofErr w:type="spellEnd"/>
      <w:r w:rsidRPr="00D871C6">
        <w:rPr>
          <w:i/>
          <w:iCs/>
          <w:color w:val="000000"/>
          <w:lang w:val="en-US"/>
        </w:rPr>
        <w:t xml:space="preserve"> &gt;= (NOW() - INTERVAL ${</w:t>
      </w:r>
      <w:proofErr w:type="spellStart"/>
      <w:r w:rsidRPr="00D871C6">
        <w:rPr>
          <w:i/>
          <w:iCs/>
          <w:color w:val="000000"/>
          <w:lang w:val="en-US"/>
        </w:rPr>
        <w:t>timeFrame</w:t>
      </w:r>
      <w:proofErr w:type="spellEnd"/>
      <w:r w:rsidRPr="00D871C6">
        <w:rPr>
          <w:i/>
          <w:iCs/>
          <w:color w:val="000000"/>
          <w:lang w:val="en-US"/>
        </w:rPr>
        <w:t xml:space="preserve">} Minute) and </w:t>
      </w:r>
      <w:proofErr w:type="spellStart"/>
      <w:r w:rsidRPr="00D871C6">
        <w:rPr>
          <w:i/>
          <w:iCs/>
          <w:color w:val="000000"/>
          <w:lang w:val="en-US"/>
        </w:rPr>
        <w:t>ua.Detail</w:t>
      </w:r>
      <w:proofErr w:type="spellEnd"/>
      <w:r w:rsidRPr="00D871C6">
        <w:rPr>
          <w:i/>
          <w:iCs/>
          <w:color w:val="000000"/>
          <w:lang w:val="en-US"/>
        </w:rPr>
        <w:t xml:space="preserve"> is not NULL</w:t>
      </w:r>
    </w:p>
    <w:p w:rsidRPr="00F10E04" w:rsidR="00781400" w:rsidP="00D35E1B" w:rsidRDefault="00676531" w14:paraId="71A3EB71" w14:textId="6F82BBFF">
      <w:pPr>
        <w:pStyle w:val="ListParagraph"/>
        <w:numPr>
          <w:ilvl w:val="0"/>
          <w:numId w:val="49"/>
        </w:numPr>
        <w:pBdr>
          <w:top w:val="nil"/>
          <w:left w:val="nil"/>
          <w:bottom w:val="nil"/>
          <w:right w:val="nil"/>
          <w:between w:val="nil"/>
        </w:pBdr>
        <w:spacing w:line="240" w:lineRule="auto"/>
        <w:rPr>
          <w:color w:val="000000"/>
          <w:lang w:val="en-US"/>
        </w:rPr>
      </w:pPr>
      <w:r w:rsidRPr="00F10E04">
        <w:rPr>
          <w:color w:val="000000"/>
          <w:lang w:val="en-US"/>
        </w:rPr>
        <w:t>Create a dedicated user</w:t>
      </w:r>
      <w:r w:rsidRPr="00F10E04" w:rsidR="00F10E04">
        <w:rPr>
          <w:color w:val="000000"/>
          <w:lang w:val="en-US"/>
        </w:rPr>
        <w:t xml:space="preserve"> SIEM_</w:t>
      </w:r>
      <w:r w:rsidR="009040CE">
        <w:rPr>
          <w:color w:val="000000"/>
          <w:lang w:val="en-US"/>
        </w:rPr>
        <w:t>EXABEAM</w:t>
      </w:r>
      <w:r w:rsidRPr="00F10E04">
        <w:rPr>
          <w:color w:val="000000"/>
          <w:lang w:val="en-US"/>
        </w:rPr>
        <w:t xml:space="preserve"> with least privileges required to call the Saviynt fetchRuntimeControlsDataV2 API to obtain the audit </w:t>
      </w:r>
      <w:r w:rsidRPr="00F10E04" w:rsidR="007A2635">
        <w:rPr>
          <w:color w:val="000000"/>
          <w:lang w:val="en-US"/>
        </w:rPr>
        <w:t>logs.</w:t>
      </w:r>
    </w:p>
    <w:p w:rsidR="00676531" w:rsidP="00D35E1B" w:rsidRDefault="00994112" w14:paraId="300C20F3" w14:textId="14202A1A">
      <w:pPr>
        <w:pStyle w:val="ListParagraph"/>
        <w:numPr>
          <w:ilvl w:val="0"/>
          <w:numId w:val="49"/>
        </w:numPr>
        <w:pBdr>
          <w:top w:val="nil"/>
          <w:left w:val="nil"/>
          <w:bottom w:val="nil"/>
          <w:right w:val="nil"/>
          <w:between w:val="nil"/>
        </w:pBdr>
        <w:spacing w:line="240" w:lineRule="auto"/>
        <w:rPr>
          <w:color w:val="000000"/>
          <w:lang w:val="en-US"/>
        </w:rPr>
      </w:pPr>
      <w:r>
        <w:rPr>
          <w:color w:val="000000"/>
          <w:lang w:val="en-US"/>
        </w:rPr>
        <w:t>P</w:t>
      </w:r>
      <w:r w:rsidRPr="00F10E04" w:rsidR="00F10E04">
        <w:rPr>
          <w:color w:val="000000"/>
          <w:lang w:val="en-US"/>
        </w:rPr>
        <w:t>assword for the user</w:t>
      </w:r>
      <w:r w:rsidR="00F10E04">
        <w:rPr>
          <w:color w:val="000000"/>
          <w:lang w:val="en-US"/>
        </w:rPr>
        <w:t xml:space="preserve"> SIEM_</w:t>
      </w:r>
      <w:r w:rsidRPr="009040CE" w:rsidR="009040CE">
        <w:rPr>
          <w:color w:val="000000"/>
          <w:lang w:val="en-US"/>
        </w:rPr>
        <w:t xml:space="preserve"> </w:t>
      </w:r>
      <w:r w:rsidR="009040CE">
        <w:rPr>
          <w:color w:val="000000"/>
          <w:lang w:val="en-US"/>
        </w:rPr>
        <w:t>EXABEAM</w:t>
      </w:r>
      <w:r w:rsidRPr="00F10E04" w:rsidR="009040CE">
        <w:rPr>
          <w:color w:val="000000"/>
          <w:lang w:val="en-US"/>
        </w:rPr>
        <w:t xml:space="preserve"> </w:t>
      </w:r>
      <w:r w:rsidR="00F10E04">
        <w:rPr>
          <w:color w:val="000000"/>
          <w:lang w:val="en-US"/>
        </w:rPr>
        <w:t xml:space="preserve">will be </w:t>
      </w:r>
      <w:r w:rsidR="007A2635">
        <w:rPr>
          <w:color w:val="000000"/>
          <w:lang w:val="en-US"/>
        </w:rPr>
        <w:t>reset.</w:t>
      </w:r>
    </w:p>
    <w:p w:rsidR="00994112" w:rsidP="00D35E1B" w:rsidRDefault="00994112" w14:paraId="60D195F0" w14:textId="18A55DFB">
      <w:pPr>
        <w:pStyle w:val="ListParagraph"/>
        <w:numPr>
          <w:ilvl w:val="0"/>
          <w:numId w:val="49"/>
        </w:numPr>
        <w:pBdr>
          <w:top w:val="nil"/>
          <w:left w:val="nil"/>
          <w:bottom w:val="nil"/>
          <w:right w:val="nil"/>
          <w:between w:val="nil"/>
        </w:pBdr>
        <w:spacing w:line="240" w:lineRule="auto"/>
        <w:rPr>
          <w:color w:val="000000"/>
          <w:lang w:val="en-US"/>
        </w:rPr>
      </w:pPr>
      <w:r>
        <w:rPr>
          <w:color w:val="000000"/>
          <w:lang w:val="en-US"/>
        </w:rPr>
        <w:t>SAV Role ROLE</w:t>
      </w:r>
      <w:r w:rsidR="007A2635">
        <w:rPr>
          <w:color w:val="000000"/>
          <w:lang w:val="en-US"/>
        </w:rPr>
        <w:t>_SIEM</w:t>
      </w:r>
      <w:r>
        <w:rPr>
          <w:color w:val="000000"/>
          <w:lang w:val="en-US"/>
        </w:rPr>
        <w:t xml:space="preserve"> will be </w:t>
      </w:r>
      <w:r w:rsidR="007A2635">
        <w:rPr>
          <w:color w:val="000000"/>
          <w:lang w:val="en-US"/>
        </w:rPr>
        <w:t>created.</w:t>
      </w:r>
    </w:p>
    <w:p w:rsidR="00994112" w:rsidP="00D35E1B" w:rsidRDefault="00132C8B" w14:paraId="21B426E4" w14:textId="31E72D00">
      <w:pPr>
        <w:pStyle w:val="ListParagraph"/>
        <w:numPr>
          <w:ilvl w:val="0"/>
          <w:numId w:val="49"/>
        </w:numPr>
        <w:pBdr>
          <w:top w:val="nil"/>
          <w:left w:val="nil"/>
          <w:bottom w:val="nil"/>
          <w:right w:val="nil"/>
          <w:between w:val="nil"/>
        </w:pBdr>
        <w:spacing w:line="240" w:lineRule="auto"/>
        <w:rPr>
          <w:color w:val="000000"/>
          <w:lang w:val="en-US"/>
        </w:rPr>
      </w:pPr>
      <w:r>
        <w:rPr>
          <w:color w:val="000000"/>
          <w:lang w:val="en-US"/>
        </w:rPr>
        <w:t>Following permission will be added to ROLE_SIEM</w:t>
      </w:r>
    </w:p>
    <w:p w:rsidR="00132C8B" w:rsidP="00D35E1B" w:rsidRDefault="002612CD" w14:paraId="43F47D59" w14:textId="231E92FC">
      <w:pPr>
        <w:pStyle w:val="ListParagraph"/>
        <w:numPr>
          <w:ilvl w:val="1"/>
          <w:numId w:val="49"/>
        </w:numPr>
        <w:pBdr>
          <w:top w:val="nil"/>
          <w:left w:val="nil"/>
          <w:bottom w:val="nil"/>
          <w:right w:val="nil"/>
          <w:between w:val="nil"/>
        </w:pBdr>
        <w:spacing w:line="240" w:lineRule="auto"/>
        <w:rPr>
          <w:color w:val="000000"/>
          <w:lang w:val="en-US"/>
        </w:rPr>
      </w:pPr>
      <w:r w:rsidRPr="002612CD">
        <w:rPr>
          <w:color w:val="000000"/>
          <w:lang w:val="en-US"/>
        </w:rPr>
        <w:t>Assign the permission to access the web service URL of the Saviynt fetchRuntimeControlsDataV2 API</w:t>
      </w:r>
      <w:r w:rsidR="004C50D8">
        <w:rPr>
          <w:color w:val="000000"/>
          <w:lang w:val="en-US"/>
        </w:rPr>
        <w:t>.</w:t>
      </w:r>
    </w:p>
    <w:p w:rsidR="002612CD" w:rsidP="00D35E1B" w:rsidRDefault="009040CE" w14:paraId="4EB911F9" w14:textId="6DBBD345">
      <w:pPr>
        <w:pStyle w:val="ListParagraph"/>
        <w:numPr>
          <w:ilvl w:val="1"/>
          <w:numId w:val="49"/>
        </w:numPr>
        <w:pBdr>
          <w:top w:val="nil"/>
          <w:left w:val="nil"/>
          <w:bottom w:val="nil"/>
          <w:right w:val="nil"/>
          <w:between w:val="nil"/>
        </w:pBdr>
        <w:spacing w:line="240" w:lineRule="auto"/>
        <w:rPr>
          <w:color w:val="000000"/>
          <w:lang w:val="en-US"/>
        </w:rPr>
      </w:pPr>
      <w:r w:rsidRPr="009040CE">
        <w:rPr>
          <w:color w:val="000000"/>
          <w:lang w:val="en-US"/>
        </w:rPr>
        <w:t xml:space="preserve">Assign </w:t>
      </w:r>
      <w:proofErr w:type="gramStart"/>
      <w:r w:rsidRPr="009040CE">
        <w:rPr>
          <w:color w:val="000000"/>
          <w:lang w:val="en-US"/>
        </w:rPr>
        <w:t>the permission</w:t>
      </w:r>
      <w:proofErr w:type="gramEnd"/>
      <w:r w:rsidRPr="009040CE">
        <w:rPr>
          <w:color w:val="000000"/>
          <w:lang w:val="en-US"/>
        </w:rPr>
        <w:t xml:space="preserve"> to verify the analytics record that you created</w:t>
      </w:r>
      <w:r w:rsidR="008311EA">
        <w:rPr>
          <w:color w:val="000000"/>
          <w:lang w:val="en-US"/>
        </w:rPr>
        <w:t>.</w:t>
      </w:r>
    </w:p>
    <w:p w:rsidR="009040CE" w:rsidP="00D35E1B" w:rsidRDefault="009040CE" w14:paraId="395C47D9" w14:textId="1212B8E4">
      <w:pPr>
        <w:pStyle w:val="ListParagraph"/>
        <w:numPr>
          <w:ilvl w:val="0"/>
          <w:numId w:val="49"/>
        </w:numPr>
        <w:pBdr>
          <w:top w:val="nil"/>
          <w:left w:val="nil"/>
          <w:bottom w:val="nil"/>
          <w:right w:val="nil"/>
          <w:between w:val="nil"/>
        </w:pBdr>
        <w:spacing w:line="240" w:lineRule="auto"/>
        <w:rPr>
          <w:color w:val="000000"/>
          <w:lang w:val="en-US"/>
        </w:rPr>
      </w:pPr>
      <w:r>
        <w:rPr>
          <w:color w:val="000000"/>
          <w:lang w:val="en-US"/>
        </w:rPr>
        <w:t>Add ROLE_SIEM Sav role to user SIEM_</w:t>
      </w:r>
      <w:r w:rsidRPr="009040CE">
        <w:rPr>
          <w:color w:val="000000"/>
          <w:lang w:val="en-US"/>
        </w:rPr>
        <w:t xml:space="preserve"> </w:t>
      </w:r>
      <w:r>
        <w:rPr>
          <w:color w:val="000000"/>
          <w:lang w:val="en-US"/>
        </w:rPr>
        <w:t>EXABEAM</w:t>
      </w:r>
    </w:p>
    <w:p w:rsidR="009040CE" w:rsidP="00D35E1B" w:rsidRDefault="00AB5233" w14:paraId="3AC5DE33" w14:textId="278AED75">
      <w:pPr>
        <w:pStyle w:val="ListParagraph"/>
        <w:numPr>
          <w:ilvl w:val="0"/>
          <w:numId w:val="49"/>
        </w:numPr>
        <w:pBdr>
          <w:top w:val="nil"/>
          <w:left w:val="nil"/>
          <w:bottom w:val="nil"/>
          <w:right w:val="nil"/>
          <w:between w:val="nil"/>
        </w:pBdr>
        <w:spacing w:line="240" w:lineRule="auto"/>
        <w:rPr>
          <w:color w:val="000000"/>
          <w:lang w:val="en-US"/>
        </w:rPr>
      </w:pPr>
      <w:proofErr w:type="spellStart"/>
      <w:r>
        <w:rPr>
          <w:color w:val="000000"/>
          <w:lang w:val="en-US"/>
        </w:rPr>
        <w:t>Exabeam</w:t>
      </w:r>
      <w:proofErr w:type="spellEnd"/>
      <w:r>
        <w:rPr>
          <w:color w:val="000000"/>
          <w:lang w:val="en-US"/>
        </w:rPr>
        <w:t xml:space="preserve"> will need to do the following configuration to call the REST API end point created</w:t>
      </w:r>
    </w:p>
    <w:p w:rsidRPr="00BE5BA9" w:rsidR="00BE5BA9" w:rsidP="00D35E1B" w:rsidRDefault="00BE5BA9" w14:paraId="1628942C" w14:textId="77777777">
      <w:pPr>
        <w:pStyle w:val="ListParagraph"/>
        <w:numPr>
          <w:ilvl w:val="1"/>
          <w:numId w:val="49"/>
        </w:numPr>
        <w:pBdr>
          <w:top w:val="nil"/>
          <w:left w:val="nil"/>
          <w:bottom w:val="nil"/>
          <w:right w:val="nil"/>
          <w:between w:val="nil"/>
        </w:pBdr>
        <w:spacing w:line="240" w:lineRule="auto"/>
        <w:rPr>
          <w:color w:val="000000"/>
          <w:lang w:val="en-US"/>
        </w:rPr>
      </w:pPr>
      <w:r w:rsidRPr="00BE5BA9">
        <w:rPr>
          <w:color w:val="000000"/>
          <w:lang w:val="en-US"/>
        </w:rPr>
        <w:t>Invoke the authentication API to obtain the authorization token to make a REST API call.</w:t>
      </w:r>
    </w:p>
    <w:p w:rsidRPr="00BE5BA9" w:rsidR="00BE5BA9" w:rsidP="00D35E1B" w:rsidRDefault="00BE5BA9" w14:paraId="2DC9148F" w14:textId="77777777">
      <w:pPr>
        <w:pStyle w:val="ListParagraph"/>
        <w:numPr>
          <w:ilvl w:val="2"/>
          <w:numId w:val="49"/>
        </w:numPr>
        <w:pBdr>
          <w:top w:val="nil"/>
          <w:left w:val="nil"/>
          <w:bottom w:val="nil"/>
          <w:right w:val="nil"/>
          <w:between w:val="nil"/>
        </w:pBdr>
        <w:spacing w:line="240" w:lineRule="auto"/>
        <w:rPr>
          <w:color w:val="000000"/>
          <w:lang w:val="en-US"/>
        </w:rPr>
      </w:pPr>
      <w:r w:rsidRPr="00BE5BA9">
        <w:rPr>
          <w:color w:val="000000"/>
          <w:lang w:val="en-US"/>
        </w:rPr>
        <w:t>Method: POST</w:t>
      </w:r>
    </w:p>
    <w:p w:rsidR="00AB5233" w:rsidP="00D35E1B" w:rsidRDefault="00BE5BA9" w14:paraId="6635C23A" w14:textId="16266ABF">
      <w:pPr>
        <w:pStyle w:val="ListParagraph"/>
        <w:numPr>
          <w:ilvl w:val="2"/>
          <w:numId w:val="49"/>
        </w:numPr>
        <w:pBdr>
          <w:top w:val="nil"/>
          <w:left w:val="nil"/>
          <w:bottom w:val="nil"/>
          <w:right w:val="nil"/>
          <w:between w:val="nil"/>
        </w:pBdr>
        <w:spacing w:line="240" w:lineRule="auto"/>
        <w:rPr>
          <w:color w:val="000000"/>
          <w:lang w:val="en-US"/>
        </w:rPr>
      </w:pPr>
      <w:r w:rsidRPr="00BE5BA9">
        <w:rPr>
          <w:color w:val="000000"/>
          <w:lang w:val="en-US"/>
        </w:rPr>
        <w:t>Endpoint: {{</w:t>
      </w:r>
      <w:proofErr w:type="spellStart"/>
      <w:r w:rsidRPr="00BE5BA9">
        <w:rPr>
          <w:color w:val="000000"/>
          <w:lang w:val="en-US"/>
        </w:rPr>
        <w:t>url</w:t>
      </w:r>
      <w:proofErr w:type="spellEnd"/>
      <w:r w:rsidRPr="00BE5BA9">
        <w:rPr>
          <w:color w:val="000000"/>
          <w:lang w:val="en-US"/>
        </w:rPr>
        <w:t>}}/ECM/</w:t>
      </w:r>
      <w:proofErr w:type="spellStart"/>
      <w:r w:rsidRPr="00BE5BA9">
        <w:rPr>
          <w:color w:val="000000"/>
          <w:lang w:val="en-US"/>
        </w:rPr>
        <w:t>api</w:t>
      </w:r>
      <w:proofErr w:type="spellEnd"/>
      <w:r w:rsidRPr="00BE5BA9">
        <w:rPr>
          <w:color w:val="000000"/>
          <w:lang w:val="en-US"/>
        </w:rPr>
        <w:t>/login</w:t>
      </w:r>
    </w:p>
    <w:p w:rsidRPr="00A959A4" w:rsidR="00A959A4" w:rsidP="00D35E1B" w:rsidRDefault="00A959A4" w14:paraId="408FE851" w14:textId="77777777">
      <w:pPr>
        <w:pStyle w:val="ListParagraph"/>
        <w:numPr>
          <w:ilvl w:val="1"/>
          <w:numId w:val="49"/>
        </w:numPr>
        <w:pBdr>
          <w:top w:val="nil"/>
          <w:left w:val="nil"/>
          <w:bottom w:val="nil"/>
          <w:right w:val="nil"/>
          <w:between w:val="nil"/>
        </w:pBdr>
        <w:spacing w:line="240" w:lineRule="auto"/>
        <w:rPr>
          <w:color w:val="000000"/>
          <w:lang w:val="en-US"/>
        </w:rPr>
      </w:pPr>
      <w:r w:rsidRPr="00A959A4">
        <w:rPr>
          <w:color w:val="000000"/>
          <w:lang w:val="en-US"/>
        </w:rPr>
        <w:t>Syntax used in the API URLs:</w:t>
      </w:r>
    </w:p>
    <w:p w:rsidR="00235904" w:rsidP="00D35E1B" w:rsidRDefault="00A959A4" w14:paraId="6806C7A9" w14:textId="6BD038C0">
      <w:pPr>
        <w:pStyle w:val="ListParagraph"/>
        <w:numPr>
          <w:ilvl w:val="2"/>
          <w:numId w:val="49"/>
        </w:numPr>
        <w:pBdr>
          <w:top w:val="nil"/>
          <w:left w:val="nil"/>
          <w:bottom w:val="nil"/>
          <w:right w:val="nil"/>
          <w:between w:val="nil"/>
        </w:pBdr>
        <w:spacing w:line="240" w:lineRule="auto"/>
        <w:rPr>
          <w:color w:val="000000"/>
          <w:lang w:val="en-US"/>
        </w:rPr>
      </w:pPr>
      <w:r w:rsidRPr="00A959A4">
        <w:rPr>
          <w:color w:val="000000"/>
          <w:lang w:val="en-US"/>
        </w:rPr>
        <w:t>{{</w:t>
      </w:r>
      <w:proofErr w:type="spellStart"/>
      <w:r w:rsidRPr="00A959A4">
        <w:rPr>
          <w:color w:val="000000"/>
          <w:lang w:val="en-US"/>
        </w:rPr>
        <w:t>url</w:t>
      </w:r>
      <w:proofErr w:type="spellEnd"/>
      <w:r w:rsidRPr="00A959A4">
        <w:rPr>
          <w:color w:val="000000"/>
          <w:lang w:val="en-US"/>
        </w:rPr>
        <w:t>}}/ECM/{{path}}/</w:t>
      </w:r>
      <w:proofErr w:type="spellStart"/>
      <w:r w:rsidRPr="00A959A4">
        <w:rPr>
          <w:color w:val="000000"/>
          <w:lang w:val="en-US"/>
        </w:rPr>
        <w:t>apiName</w:t>
      </w:r>
      <w:proofErr w:type="spellEnd"/>
    </w:p>
    <w:p w:rsidRPr="004843E8" w:rsidR="004843E8" w:rsidP="00D35E1B" w:rsidRDefault="004843E8" w14:paraId="6CAE2CE3" w14:textId="77777777">
      <w:pPr>
        <w:pStyle w:val="ListParagraph"/>
        <w:numPr>
          <w:ilvl w:val="1"/>
          <w:numId w:val="49"/>
        </w:numPr>
        <w:pBdr>
          <w:top w:val="nil"/>
          <w:left w:val="nil"/>
          <w:bottom w:val="nil"/>
          <w:right w:val="nil"/>
          <w:between w:val="nil"/>
        </w:pBdr>
        <w:spacing w:line="240" w:lineRule="auto"/>
        <w:rPr>
          <w:color w:val="000000"/>
          <w:lang w:val="en-US"/>
        </w:rPr>
      </w:pPr>
      <w:r w:rsidRPr="004843E8">
        <w:rPr>
          <w:color w:val="000000"/>
          <w:lang w:val="en-US"/>
        </w:rPr>
        <w:t>Body:</w:t>
      </w:r>
    </w:p>
    <w:p w:rsidR="00A959A4" w:rsidP="00D35E1B" w:rsidRDefault="004843E8" w14:paraId="3715227C" w14:textId="70FCE996">
      <w:pPr>
        <w:pStyle w:val="ListParagraph"/>
        <w:numPr>
          <w:ilvl w:val="2"/>
          <w:numId w:val="49"/>
        </w:numPr>
        <w:pBdr>
          <w:top w:val="nil"/>
          <w:left w:val="nil"/>
          <w:bottom w:val="nil"/>
          <w:right w:val="nil"/>
          <w:between w:val="nil"/>
        </w:pBdr>
        <w:spacing w:line="240" w:lineRule="auto"/>
        <w:rPr>
          <w:color w:val="000000"/>
          <w:lang w:val="en-US"/>
        </w:rPr>
      </w:pPr>
      <w:r w:rsidRPr="004843E8">
        <w:rPr>
          <w:color w:val="000000"/>
          <w:lang w:val="en-US"/>
        </w:rPr>
        <w:t>{"</w:t>
      </w:r>
      <w:proofErr w:type="spellStart"/>
      <w:r w:rsidRPr="004843E8">
        <w:rPr>
          <w:color w:val="000000"/>
          <w:lang w:val="en-US"/>
        </w:rPr>
        <w:t>username":"admin","password":"password</w:t>
      </w:r>
      <w:proofErr w:type="spellEnd"/>
      <w:r w:rsidRPr="004843E8">
        <w:rPr>
          <w:color w:val="000000"/>
          <w:lang w:val="en-US"/>
        </w:rPr>
        <w:t>"}</w:t>
      </w:r>
    </w:p>
    <w:p w:rsidRPr="00ED1ED4" w:rsidR="00ED1ED4" w:rsidP="00D35E1B" w:rsidRDefault="00ED1ED4" w14:paraId="5C43FC2E" w14:textId="77777777">
      <w:pPr>
        <w:pStyle w:val="ListParagraph"/>
        <w:numPr>
          <w:ilvl w:val="0"/>
          <w:numId w:val="49"/>
        </w:numPr>
        <w:pBdr>
          <w:top w:val="nil"/>
          <w:left w:val="nil"/>
          <w:bottom w:val="nil"/>
          <w:right w:val="nil"/>
          <w:between w:val="nil"/>
        </w:pBdr>
        <w:spacing w:line="240" w:lineRule="auto"/>
        <w:rPr>
          <w:color w:val="000000"/>
          <w:lang w:val="en-US"/>
        </w:rPr>
      </w:pPr>
      <w:r w:rsidRPr="00ED1ED4">
        <w:rPr>
          <w:color w:val="000000"/>
          <w:lang w:val="en-US"/>
        </w:rPr>
        <w:t>Invoke the fetchRuntimeControlsDataV2 API to fetch data.</w:t>
      </w:r>
    </w:p>
    <w:p w:rsidRPr="00ED1ED4" w:rsidR="00ED1ED4" w:rsidP="00D35E1B" w:rsidRDefault="00ED1ED4" w14:paraId="372E63E0" w14:textId="77777777">
      <w:pPr>
        <w:pStyle w:val="ListParagraph"/>
        <w:numPr>
          <w:ilvl w:val="1"/>
          <w:numId w:val="49"/>
        </w:numPr>
        <w:pBdr>
          <w:top w:val="nil"/>
          <w:left w:val="nil"/>
          <w:bottom w:val="nil"/>
          <w:right w:val="nil"/>
          <w:between w:val="nil"/>
        </w:pBdr>
        <w:spacing w:line="240" w:lineRule="auto"/>
        <w:rPr>
          <w:color w:val="000000"/>
          <w:lang w:val="en-US"/>
        </w:rPr>
      </w:pPr>
      <w:r w:rsidRPr="00ED1ED4">
        <w:rPr>
          <w:color w:val="000000"/>
          <w:lang w:val="en-US"/>
        </w:rPr>
        <w:t>Method: POST</w:t>
      </w:r>
    </w:p>
    <w:p w:rsidRPr="00ED1ED4" w:rsidR="00ED1ED4" w:rsidP="00D35E1B" w:rsidRDefault="00ED1ED4" w14:paraId="09BA6930" w14:textId="77777777">
      <w:pPr>
        <w:pStyle w:val="ListParagraph"/>
        <w:numPr>
          <w:ilvl w:val="1"/>
          <w:numId w:val="49"/>
        </w:numPr>
        <w:pBdr>
          <w:top w:val="nil"/>
          <w:left w:val="nil"/>
          <w:bottom w:val="nil"/>
          <w:right w:val="nil"/>
          <w:between w:val="nil"/>
        </w:pBdr>
        <w:spacing w:line="240" w:lineRule="auto"/>
        <w:rPr>
          <w:color w:val="000000"/>
          <w:lang w:val="en-US"/>
        </w:rPr>
      </w:pPr>
      <w:r w:rsidRPr="00ED1ED4">
        <w:rPr>
          <w:color w:val="000000"/>
          <w:lang w:val="en-US"/>
        </w:rPr>
        <w:t>Endpoint: {{</w:t>
      </w:r>
      <w:proofErr w:type="spellStart"/>
      <w:r w:rsidRPr="00ED1ED4">
        <w:rPr>
          <w:color w:val="000000"/>
          <w:lang w:val="en-US"/>
        </w:rPr>
        <w:t>url</w:t>
      </w:r>
      <w:proofErr w:type="spellEnd"/>
      <w:r w:rsidRPr="00ED1ED4">
        <w:rPr>
          <w:color w:val="000000"/>
          <w:lang w:val="en-US"/>
        </w:rPr>
        <w:t>}}/ECM/{{path}}/fetchRuntimeControlsDataV2</w:t>
      </w:r>
    </w:p>
    <w:p w:rsidRPr="00ED1ED4" w:rsidR="00ED1ED4" w:rsidP="00D35E1B" w:rsidRDefault="00ED1ED4" w14:paraId="4F61FDA0" w14:textId="77777777">
      <w:pPr>
        <w:pStyle w:val="ListParagraph"/>
        <w:numPr>
          <w:ilvl w:val="1"/>
          <w:numId w:val="49"/>
        </w:numPr>
        <w:pBdr>
          <w:top w:val="nil"/>
          <w:left w:val="nil"/>
          <w:bottom w:val="nil"/>
          <w:right w:val="nil"/>
          <w:between w:val="nil"/>
        </w:pBdr>
        <w:spacing w:line="240" w:lineRule="auto"/>
        <w:rPr>
          <w:color w:val="000000"/>
          <w:lang w:val="en-US"/>
        </w:rPr>
      </w:pPr>
      <w:r w:rsidRPr="00ED1ED4">
        <w:rPr>
          <w:color w:val="000000"/>
          <w:lang w:val="en-US"/>
        </w:rPr>
        <w:t>Body:</w:t>
      </w:r>
    </w:p>
    <w:p w:rsidR="004843E8" w:rsidP="00D35E1B" w:rsidRDefault="00ED1ED4" w14:paraId="151643E6" w14:textId="5B393D5D">
      <w:pPr>
        <w:pStyle w:val="ListParagraph"/>
        <w:numPr>
          <w:ilvl w:val="1"/>
          <w:numId w:val="49"/>
        </w:numPr>
        <w:pBdr>
          <w:top w:val="nil"/>
          <w:left w:val="nil"/>
          <w:bottom w:val="nil"/>
          <w:right w:val="nil"/>
          <w:between w:val="nil"/>
        </w:pBdr>
        <w:spacing w:line="240" w:lineRule="auto"/>
        <w:rPr>
          <w:color w:val="000000"/>
          <w:lang w:val="en-US"/>
        </w:rPr>
      </w:pPr>
      <w:r w:rsidRPr="00ED1ED4">
        <w:rPr>
          <w:color w:val="000000"/>
          <w:lang w:val="en-US"/>
        </w:rPr>
        <w:t>{"</w:t>
      </w:r>
      <w:proofErr w:type="spellStart"/>
      <w:r w:rsidRPr="00ED1ED4">
        <w:rPr>
          <w:color w:val="000000"/>
          <w:lang w:val="en-US"/>
        </w:rPr>
        <w:t>analyticsname</w:t>
      </w:r>
      <w:proofErr w:type="spellEnd"/>
      <w:r w:rsidRPr="00ED1ED4">
        <w:rPr>
          <w:color w:val="000000"/>
          <w:lang w:val="en-US"/>
        </w:rPr>
        <w:t xml:space="preserve">": </w:t>
      </w:r>
      <w:proofErr w:type="spellStart"/>
      <w:r w:rsidRPr="009B5E6E" w:rsidR="00023275">
        <w:rPr>
          <w:i/>
          <w:iCs/>
          <w:color w:val="000000"/>
          <w:lang w:val="en-US"/>
        </w:rPr>
        <w:t>Audit_Logs_Aggregation</w:t>
      </w:r>
      <w:proofErr w:type="spellEnd"/>
      <w:r w:rsidRPr="00ED1ED4" w:rsidR="00023275">
        <w:rPr>
          <w:color w:val="000000"/>
          <w:lang w:val="en-US"/>
        </w:rPr>
        <w:t xml:space="preserve"> </w:t>
      </w:r>
      <w:r w:rsidRPr="00ED1ED4">
        <w:rPr>
          <w:color w:val="000000"/>
          <w:lang w:val="en-US"/>
        </w:rPr>
        <w:t>","attributes": {"</w:t>
      </w:r>
      <w:proofErr w:type="spellStart"/>
      <w:r w:rsidRPr="00ED1ED4">
        <w:rPr>
          <w:color w:val="000000"/>
          <w:lang w:val="en-US"/>
        </w:rPr>
        <w:t>timeFrame</w:t>
      </w:r>
      <w:proofErr w:type="spellEnd"/>
      <w:r w:rsidRPr="00ED1ED4">
        <w:rPr>
          <w:color w:val="000000"/>
          <w:lang w:val="en-US"/>
        </w:rPr>
        <w:t>": "&lt;INTERVAL in minutes&gt;"}}</w:t>
      </w:r>
    </w:p>
    <w:p w:rsidR="009B5E6E" w:rsidP="00023275" w:rsidRDefault="009B5E6E" w14:paraId="38546EC9" w14:textId="77777777">
      <w:pPr>
        <w:pStyle w:val="ListParagraph"/>
        <w:pBdr>
          <w:top w:val="nil"/>
          <w:left w:val="nil"/>
          <w:bottom w:val="nil"/>
          <w:right w:val="nil"/>
          <w:between w:val="nil"/>
        </w:pBdr>
        <w:spacing w:line="240" w:lineRule="auto"/>
        <w:rPr>
          <w:color w:val="000000"/>
          <w:lang w:val="en-US"/>
        </w:rPr>
      </w:pPr>
    </w:p>
    <w:p w:rsidRPr="005948A6" w:rsidR="00791757" w:rsidP="002F6121" w:rsidRDefault="005948A6" w14:paraId="20D1B341" w14:textId="3592874E">
      <w:pPr>
        <w:pStyle w:val="Heading1"/>
        <w:numPr>
          <w:ilvl w:val="0"/>
          <w:numId w:val="27"/>
        </w:numPr>
        <w:pBdr>
          <w:top w:val="nil"/>
          <w:left w:val="nil"/>
          <w:bottom w:val="nil"/>
          <w:right w:val="nil"/>
          <w:between w:val="nil"/>
        </w:pBdr>
        <w:spacing w:before="0" w:after="120"/>
        <w:rPr>
          <w:color w:val="000000"/>
        </w:rPr>
      </w:pPr>
      <w:bookmarkStart w:name="_Toc167026956" w:id="186"/>
      <w:r>
        <w:t>PAM</w:t>
      </w:r>
      <w:r w:rsidR="00791757">
        <w:t xml:space="preserve"> </w:t>
      </w:r>
      <w:r>
        <w:t>Integration with BeyondTrust</w:t>
      </w:r>
      <w:bookmarkEnd w:id="186"/>
    </w:p>
    <w:p w:rsidR="00791757" w:rsidP="00791757" w:rsidRDefault="00791757" w14:paraId="27D68D85" w14:textId="0A7331C3">
      <w:pPr>
        <w:pBdr>
          <w:top w:val="nil"/>
          <w:left w:val="nil"/>
          <w:bottom w:val="nil"/>
          <w:right w:val="nil"/>
          <w:between w:val="nil"/>
        </w:pBdr>
        <w:spacing w:before="0" w:after="120"/>
      </w:pPr>
      <w:r>
        <w:rPr>
          <w:color w:val="000000"/>
        </w:rPr>
        <w:t>Saviynt will support the provisioning, aggregation, and correlation of</w:t>
      </w:r>
      <w:r w:rsidR="00A2674A">
        <w:rPr>
          <w:color w:val="000000"/>
        </w:rPr>
        <w:t xml:space="preserve"> privileged</w:t>
      </w:r>
      <w:r>
        <w:rPr>
          <w:color w:val="000000"/>
        </w:rPr>
        <w:t xml:space="preserve"> users for Active Directory applications. Saviynt IGA will utilize an AD OOTB connector for handling the provisioning </w:t>
      </w:r>
      <w:r w:rsidR="00C66339">
        <w:rPr>
          <w:color w:val="000000"/>
        </w:rPr>
        <w:t xml:space="preserve">of privileged accounts </w:t>
      </w:r>
      <w:r>
        <w:rPr>
          <w:color w:val="000000"/>
        </w:rPr>
        <w:t>to AD.</w:t>
      </w:r>
      <w:r w:rsidR="00725B95">
        <w:rPr>
          <w:color w:val="000000"/>
        </w:rPr>
        <w:t xml:space="preserve"> Saviynt will also use the OOTB </w:t>
      </w:r>
      <w:proofErr w:type="spellStart"/>
      <w:r w:rsidR="00725B95">
        <w:rPr>
          <w:color w:val="000000"/>
        </w:rPr>
        <w:t>BeyondTrust</w:t>
      </w:r>
      <w:proofErr w:type="spellEnd"/>
      <w:r w:rsidR="00725B95">
        <w:rPr>
          <w:color w:val="000000"/>
        </w:rPr>
        <w:t xml:space="preserve"> connector </w:t>
      </w:r>
      <w:r w:rsidR="00C472D4">
        <w:rPr>
          <w:color w:val="000000"/>
        </w:rPr>
        <w:t xml:space="preserve">to reconcile the privileged accounts from </w:t>
      </w:r>
      <w:r w:rsidR="008469C5">
        <w:rPr>
          <w:color w:val="000000"/>
        </w:rPr>
        <w:t xml:space="preserve">Beyond Trust </w:t>
      </w:r>
      <w:r w:rsidR="00D53D6C">
        <w:rPr>
          <w:color w:val="000000"/>
        </w:rPr>
        <w:t xml:space="preserve">so that users can be purged/deleted at the time </w:t>
      </w:r>
      <w:r w:rsidR="00F679F2">
        <w:rPr>
          <w:color w:val="000000"/>
        </w:rPr>
        <w:t>of user termination.</w:t>
      </w:r>
    </w:p>
    <w:p w:rsidR="00791757" w:rsidP="00791757" w:rsidRDefault="00791757" w14:paraId="6CFFF70A" w14:textId="3985FB86">
      <w:pPr>
        <w:pStyle w:val="Heading4"/>
      </w:pPr>
      <w:bookmarkStart w:name="_Toc167026957" w:id="187"/>
      <w:bookmarkStart w:name="_Hlk166943893" w:id="188"/>
      <w:r>
        <w:t>1</w:t>
      </w:r>
      <w:r w:rsidR="001D5784">
        <w:t>8</w:t>
      </w:r>
      <w:r>
        <w:t>.1 Assumptions:</w:t>
      </w:r>
      <w:bookmarkEnd w:id="187"/>
    </w:p>
    <w:bookmarkEnd w:id="188"/>
    <w:p w:rsidRPr="000F2966" w:rsidR="00791757" w:rsidP="000F2966" w:rsidRDefault="00791757" w14:paraId="32B51EAA" w14:textId="36975F6A">
      <w:pPr>
        <w:numPr>
          <w:ilvl w:val="0"/>
          <w:numId w:val="26"/>
        </w:numPr>
        <w:pBdr>
          <w:top w:val="nil"/>
          <w:left w:val="nil"/>
          <w:bottom w:val="nil"/>
          <w:right w:val="nil"/>
          <w:between w:val="nil"/>
        </w:pBdr>
        <w:spacing w:before="0" w:after="0" w:line="240" w:lineRule="auto"/>
        <w:rPr>
          <w:color w:val="000000"/>
        </w:rPr>
      </w:pPr>
      <w:r w:rsidRPr="000F2966">
        <w:rPr>
          <w:color w:val="000000"/>
        </w:rPr>
        <w:t xml:space="preserve">Sentara will update the unique identifier for all existing </w:t>
      </w:r>
      <w:r w:rsidRPr="000F2966" w:rsidR="004232DD">
        <w:rPr>
          <w:color w:val="000000"/>
        </w:rPr>
        <w:t xml:space="preserve">privileged </w:t>
      </w:r>
      <w:r w:rsidRPr="000F2966">
        <w:rPr>
          <w:color w:val="000000"/>
        </w:rPr>
        <w:t>accounts</w:t>
      </w:r>
      <w:r w:rsidRPr="000F2966" w:rsidR="004232DD">
        <w:rPr>
          <w:color w:val="000000"/>
        </w:rPr>
        <w:t xml:space="preserve"> in </w:t>
      </w:r>
      <w:proofErr w:type="spellStart"/>
      <w:r w:rsidRPr="000F2966" w:rsidR="000F2966">
        <w:rPr>
          <w:color w:val="000000"/>
        </w:rPr>
        <w:t>BeyondTrust</w:t>
      </w:r>
      <w:proofErr w:type="spellEnd"/>
      <w:r w:rsidRPr="000F2966" w:rsidR="000F2966">
        <w:rPr>
          <w:color w:val="000000"/>
        </w:rPr>
        <w:t>.</w:t>
      </w:r>
    </w:p>
    <w:p w:rsidR="000F2966" w:rsidP="000F2966" w:rsidRDefault="000F2966" w14:paraId="58CE1DEF" w14:textId="200D9F35">
      <w:pPr>
        <w:numPr>
          <w:ilvl w:val="0"/>
          <w:numId w:val="26"/>
        </w:numPr>
        <w:pBdr>
          <w:top w:val="nil"/>
          <w:left w:val="nil"/>
          <w:bottom w:val="nil"/>
          <w:right w:val="nil"/>
          <w:between w:val="nil"/>
        </w:pBdr>
        <w:spacing w:before="0" w:after="0" w:line="240" w:lineRule="auto"/>
        <w:rPr>
          <w:color w:val="000000"/>
        </w:rPr>
      </w:pPr>
      <w:r w:rsidRPr="000F2966">
        <w:rPr>
          <w:color w:val="000000"/>
        </w:rPr>
        <w:t>Sentara will update the unique identifiers for all existing privileged accounts in Active Directory</w:t>
      </w:r>
      <w:r>
        <w:rPr>
          <w:color w:val="000000"/>
        </w:rPr>
        <w:t>.</w:t>
      </w:r>
    </w:p>
    <w:p w:rsidR="00C4077A" w:rsidP="000F2966" w:rsidRDefault="00C4077A" w14:paraId="273E9F8D" w14:textId="09662773">
      <w:pPr>
        <w:numPr>
          <w:ilvl w:val="0"/>
          <w:numId w:val="26"/>
        </w:numPr>
        <w:pBdr>
          <w:top w:val="nil"/>
          <w:left w:val="nil"/>
          <w:bottom w:val="nil"/>
          <w:right w:val="nil"/>
          <w:between w:val="nil"/>
        </w:pBdr>
        <w:spacing w:before="0" w:after="0" w:line="240" w:lineRule="auto"/>
        <w:rPr>
          <w:color w:val="000000"/>
        </w:rPr>
      </w:pPr>
      <w:r>
        <w:rPr>
          <w:color w:val="000000"/>
        </w:rPr>
        <w:t xml:space="preserve">Sentara will clean up any orphan privilege accounts so that privilege account in </w:t>
      </w:r>
      <w:r w:rsidR="009E531D">
        <w:rPr>
          <w:color w:val="000000"/>
        </w:rPr>
        <w:t xml:space="preserve">Active Directory matches with </w:t>
      </w:r>
      <w:proofErr w:type="spellStart"/>
      <w:r w:rsidR="00E30A53">
        <w:rPr>
          <w:color w:val="000000"/>
        </w:rPr>
        <w:t>BeyondTrust</w:t>
      </w:r>
      <w:proofErr w:type="spellEnd"/>
      <w:r w:rsidR="00E30A53">
        <w:rPr>
          <w:color w:val="000000"/>
        </w:rPr>
        <w:t>.</w:t>
      </w:r>
    </w:p>
    <w:p w:rsidR="00A84E4F" w:rsidP="000F2966" w:rsidRDefault="00A84E4F" w14:paraId="673B4E9C" w14:textId="76E86882">
      <w:pPr>
        <w:numPr>
          <w:ilvl w:val="0"/>
          <w:numId w:val="26"/>
        </w:numPr>
        <w:pBdr>
          <w:top w:val="nil"/>
          <w:left w:val="nil"/>
          <w:bottom w:val="nil"/>
          <w:right w:val="nil"/>
          <w:between w:val="nil"/>
        </w:pBdr>
        <w:spacing w:before="0" w:after="0" w:line="240" w:lineRule="auto"/>
        <w:rPr>
          <w:color w:val="000000"/>
        </w:rPr>
      </w:pPr>
      <w:r>
        <w:rPr>
          <w:color w:val="000000"/>
        </w:rPr>
        <w:t xml:space="preserve">Smart Rules are configured </w:t>
      </w:r>
      <w:r w:rsidR="002567C6">
        <w:rPr>
          <w:color w:val="000000"/>
        </w:rPr>
        <w:t xml:space="preserve">in </w:t>
      </w:r>
      <w:proofErr w:type="spellStart"/>
      <w:r w:rsidR="002567C6">
        <w:rPr>
          <w:color w:val="000000"/>
        </w:rPr>
        <w:t>BeyondTrust</w:t>
      </w:r>
      <w:proofErr w:type="spellEnd"/>
      <w:r w:rsidR="002567C6">
        <w:rPr>
          <w:color w:val="000000"/>
        </w:rPr>
        <w:t xml:space="preserve"> to sync users from Active Directory to </w:t>
      </w:r>
      <w:proofErr w:type="spellStart"/>
      <w:r w:rsidR="00366C60">
        <w:rPr>
          <w:color w:val="000000"/>
        </w:rPr>
        <w:t>BeyondTrust</w:t>
      </w:r>
      <w:proofErr w:type="spellEnd"/>
    </w:p>
    <w:p w:rsidRPr="000F2966" w:rsidR="004579CB" w:rsidP="000F2966" w:rsidRDefault="004579CB" w14:paraId="63B0B4A1" w14:textId="397A1A8A">
      <w:pPr>
        <w:numPr>
          <w:ilvl w:val="0"/>
          <w:numId w:val="26"/>
        </w:numPr>
        <w:pBdr>
          <w:top w:val="nil"/>
          <w:left w:val="nil"/>
          <w:bottom w:val="nil"/>
          <w:right w:val="nil"/>
          <w:between w:val="nil"/>
        </w:pBdr>
        <w:spacing w:before="0" w:after="0" w:line="240" w:lineRule="auto"/>
        <w:rPr>
          <w:color w:val="000000"/>
        </w:rPr>
      </w:pPr>
      <w:r>
        <w:rPr>
          <w:color w:val="000000"/>
        </w:rPr>
        <w:t xml:space="preserve">Criteria will be defined </w:t>
      </w:r>
      <w:r w:rsidR="00E020FA">
        <w:rPr>
          <w:color w:val="000000"/>
        </w:rPr>
        <w:t xml:space="preserve">in Saviynt EIC to automatically identify users who are eligible for </w:t>
      </w:r>
      <w:r w:rsidR="00130402">
        <w:rPr>
          <w:color w:val="000000"/>
        </w:rPr>
        <w:t>privilege account</w:t>
      </w:r>
    </w:p>
    <w:p w:rsidR="00791757" w:rsidP="00791757" w:rsidRDefault="00791757" w14:paraId="0ED115E2" w14:textId="31C15670">
      <w:pPr>
        <w:pStyle w:val="Heading4"/>
      </w:pPr>
      <w:bookmarkStart w:name="_Toc167026958" w:id="189"/>
      <w:r>
        <w:t>1</w:t>
      </w:r>
      <w:r w:rsidR="001D5784">
        <w:t>8</w:t>
      </w:r>
      <w:r>
        <w:t>.2 Prerequisites:</w:t>
      </w:r>
      <w:bookmarkEnd w:id="189"/>
    </w:p>
    <w:p w:rsidR="00791757" w:rsidP="00791757" w:rsidRDefault="00791757" w14:paraId="06412F6F" w14:textId="3B57A955">
      <w:pPr>
        <w:numPr>
          <w:ilvl w:val="0"/>
          <w:numId w:val="26"/>
        </w:numPr>
        <w:pBdr>
          <w:top w:val="nil"/>
          <w:left w:val="nil"/>
          <w:bottom w:val="nil"/>
          <w:right w:val="nil"/>
          <w:between w:val="nil"/>
        </w:pBdr>
        <w:spacing w:after="0" w:line="240" w:lineRule="auto"/>
      </w:pPr>
      <w:r>
        <w:rPr>
          <w:color w:val="000000"/>
        </w:rPr>
        <w:t xml:space="preserve">Service Account details </w:t>
      </w:r>
      <w:r>
        <w:t xml:space="preserve">for AD connection </w:t>
      </w:r>
      <w:r w:rsidR="00B17FCB">
        <w:t>for privileged user management</w:t>
      </w:r>
    </w:p>
    <w:p w:rsidR="00791757" w:rsidP="00791757" w:rsidRDefault="00791757" w14:paraId="0DC56EDF" w14:textId="77777777">
      <w:pPr>
        <w:numPr>
          <w:ilvl w:val="0"/>
          <w:numId w:val="26"/>
        </w:numPr>
        <w:pBdr>
          <w:top w:val="nil"/>
          <w:left w:val="nil"/>
          <w:bottom w:val="nil"/>
          <w:right w:val="nil"/>
          <w:between w:val="nil"/>
        </w:pBdr>
        <w:spacing w:before="0" w:after="0" w:line="240" w:lineRule="auto"/>
      </w:pPr>
      <w:r>
        <w:rPr>
          <w:color w:val="000000"/>
        </w:rPr>
        <w:t xml:space="preserve">AD Domain certificate </w:t>
      </w:r>
      <w:r>
        <w:t>for AD connectivity over SSL</w:t>
      </w:r>
    </w:p>
    <w:p w:rsidR="00791757" w:rsidP="00791757" w:rsidRDefault="00791757" w14:paraId="6A3B27AB" w14:textId="4B70C9B0">
      <w:pPr>
        <w:numPr>
          <w:ilvl w:val="0"/>
          <w:numId w:val="26"/>
        </w:numPr>
        <w:pBdr>
          <w:top w:val="nil"/>
          <w:left w:val="nil"/>
          <w:bottom w:val="nil"/>
          <w:right w:val="nil"/>
          <w:between w:val="nil"/>
        </w:pBdr>
        <w:spacing w:before="0" w:after="0" w:line="240" w:lineRule="auto"/>
      </w:pPr>
      <w:r>
        <w:t xml:space="preserve">Successful </w:t>
      </w:r>
      <w:r>
        <w:rPr>
          <w:color w:val="000000"/>
        </w:rPr>
        <w:t xml:space="preserve">Connectivity from Saviynt to AD </w:t>
      </w:r>
      <w:r>
        <w:t xml:space="preserve">via </w:t>
      </w:r>
      <w:r w:rsidR="00D93E9F">
        <w:t>IPsec</w:t>
      </w:r>
      <w:r>
        <w:rPr>
          <w:color w:val="000000"/>
        </w:rPr>
        <w:t xml:space="preserve"> tunne</w:t>
      </w:r>
      <w:r>
        <w:t>l</w:t>
      </w:r>
    </w:p>
    <w:p w:rsidR="00791757" w:rsidP="00791757" w:rsidRDefault="00791757" w14:paraId="7A6DAFF9" w14:textId="7609941B">
      <w:pPr>
        <w:numPr>
          <w:ilvl w:val="0"/>
          <w:numId w:val="26"/>
        </w:numPr>
        <w:pBdr>
          <w:top w:val="nil"/>
          <w:left w:val="nil"/>
          <w:bottom w:val="nil"/>
          <w:right w:val="nil"/>
          <w:between w:val="nil"/>
        </w:pBdr>
        <w:spacing w:before="0" w:after="0" w:line="240" w:lineRule="auto"/>
        <w:rPr>
          <w:color w:val="000000"/>
        </w:rPr>
      </w:pPr>
      <w:r>
        <w:rPr>
          <w:color w:val="000000"/>
        </w:rPr>
        <w:t>Password Policy</w:t>
      </w:r>
      <w:r w:rsidR="00B17FCB">
        <w:rPr>
          <w:color w:val="000000"/>
        </w:rPr>
        <w:t xml:space="preserve"> for privileged accounts</w:t>
      </w:r>
    </w:p>
    <w:p w:rsidR="00791757" w:rsidP="00791757" w:rsidRDefault="00791757" w14:paraId="5D04D007" w14:textId="0194E8DF">
      <w:pPr>
        <w:numPr>
          <w:ilvl w:val="0"/>
          <w:numId w:val="26"/>
        </w:numPr>
        <w:pBdr>
          <w:top w:val="nil"/>
          <w:left w:val="nil"/>
          <w:bottom w:val="nil"/>
          <w:right w:val="nil"/>
          <w:between w:val="nil"/>
        </w:pBdr>
        <w:spacing w:before="0" w:after="0" w:line="240" w:lineRule="auto"/>
        <w:rPr>
          <w:color w:val="000000"/>
        </w:rPr>
      </w:pPr>
      <w:r>
        <w:rPr>
          <w:color w:val="000000"/>
        </w:rPr>
        <w:t>OU details for provisioning and reconciliation</w:t>
      </w:r>
      <w:r w:rsidR="004D69A2">
        <w:rPr>
          <w:color w:val="000000"/>
        </w:rPr>
        <w:t xml:space="preserve"> for privileged accounts</w:t>
      </w:r>
    </w:p>
    <w:p w:rsidR="00791757" w:rsidP="00D31349" w:rsidRDefault="00791757" w14:paraId="1CAD7E07" w14:textId="1E4C5821">
      <w:pPr>
        <w:numPr>
          <w:ilvl w:val="0"/>
          <w:numId w:val="26"/>
        </w:numPr>
        <w:pBdr>
          <w:top w:val="nil"/>
          <w:left w:val="nil"/>
          <w:bottom w:val="nil"/>
          <w:right w:val="nil"/>
          <w:between w:val="nil"/>
        </w:pBdr>
        <w:spacing w:before="0" w:after="0" w:line="240" w:lineRule="auto"/>
        <w:rPr>
          <w:color w:val="000000"/>
        </w:rPr>
      </w:pPr>
      <w:r>
        <w:rPr>
          <w:color w:val="000000"/>
        </w:rPr>
        <w:t>Attribute Mapping details</w:t>
      </w:r>
      <w:r w:rsidR="00D93E9F">
        <w:rPr>
          <w:color w:val="000000"/>
        </w:rPr>
        <w:t xml:space="preserve"> for privileged accounts</w:t>
      </w:r>
    </w:p>
    <w:p w:rsidR="005D2531" w:rsidP="00D31349" w:rsidRDefault="005D2531" w14:paraId="6F5C39BE" w14:textId="60758868">
      <w:pPr>
        <w:numPr>
          <w:ilvl w:val="0"/>
          <w:numId w:val="26"/>
        </w:numPr>
        <w:pBdr>
          <w:top w:val="nil"/>
          <w:left w:val="nil"/>
          <w:bottom w:val="nil"/>
          <w:right w:val="nil"/>
          <w:between w:val="nil"/>
        </w:pBdr>
        <w:spacing w:before="0" w:after="0" w:line="240" w:lineRule="auto"/>
        <w:rPr>
          <w:color w:val="000000"/>
        </w:rPr>
      </w:pPr>
      <w:r>
        <w:rPr>
          <w:color w:val="000000"/>
        </w:rPr>
        <w:t>Ser</w:t>
      </w:r>
      <w:r w:rsidR="00D31349">
        <w:rPr>
          <w:color w:val="000000"/>
        </w:rPr>
        <w:t>vice account details for Beyond Trust</w:t>
      </w:r>
      <w:r w:rsidR="00C555E7">
        <w:rPr>
          <w:color w:val="000000"/>
        </w:rPr>
        <w:t xml:space="preserve"> to reconcile and delete PAM accounts</w:t>
      </w:r>
      <w:r w:rsidR="00B17FCB">
        <w:rPr>
          <w:color w:val="000000"/>
        </w:rPr>
        <w:t xml:space="preserve"> in Beyond Trust</w:t>
      </w:r>
    </w:p>
    <w:p w:rsidR="00791757" w:rsidP="00791757" w:rsidRDefault="00791757" w14:paraId="46C89215" w14:textId="5327221C">
      <w:pPr>
        <w:pStyle w:val="Heading4"/>
      </w:pPr>
      <w:bookmarkStart w:name="_Toc167026959" w:id="190"/>
      <w:r>
        <w:t>1</w:t>
      </w:r>
      <w:r w:rsidR="001D5784">
        <w:t>8</w:t>
      </w:r>
      <w:r>
        <w:t>.3 Connection Design</w:t>
      </w:r>
      <w:bookmarkEnd w:id="190"/>
    </w:p>
    <w:p w:rsidRPr="000A707E" w:rsidR="000A707E" w:rsidP="000A707E" w:rsidRDefault="000A707E" w14:paraId="240FEF25" w14:textId="125618E3">
      <w:r>
        <w:rPr>
          <w:noProof/>
        </w:rPr>
        <w:drawing>
          <wp:inline distT="0" distB="0" distL="0" distR="0" wp14:anchorId="0C058A05" wp14:editId="1AF619F3">
            <wp:extent cx="5943600" cy="3871595"/>
            <wp:effectExtent l="0" t="0" r="0" b="0"/>
            <wp:docPr id="762651799" name="Picture 3" descr="A diagram of a softwar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51799" name="Picture 3" descr="A diagram of a software application&#10;&#10;Description automatically generated"/>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3871595"/>
                    </a:xfrm>
                    <a:prstGeom prst="rect">
                      <a:avLst/>
                    </a:prstGeom>
                    <a:noFill/>
                    <a:ln>
                      <a:noFill/>
                    </a:ln>
                  </pic:spPr>
                </pic:pic>
              </a:graphicData>
            </a:graphic>
          </wp:inline>
        </w:drawing>
      </w:r>
    </w:p>
    <w:p w:rsidR="00791757" w:rsidP="00791757" w:rsidRDefault="00791757" w14:paraId="17990AAB" w14:textId="6C695E42">
      <w:pPr>
        <w:pBdr>
          <w:top w:val="nil"/>
          <w:left w:val="nil"/>
          <w:bottom w:val="nil"/>
          <w:right w:val="nil"/>
          <w:between w:val="nil"/>
        </w:pBdr>
        <w:rPr>
          <w:color w:val="000000"/>
          <w:sz w:val="24"/>
          <w:szCs w:val="24"/>
        </w:rPr>
      </w:pPr>
      <w:r>
        <w:rPr>
          <w:color w:val="000000"/>
        </w:rPr>
        <w:t>Saviynt will use the OOTB AD connector to integrate with the AD application</w:t>
      </w:r>
      <w:r w:rsidR="00730E39">
        <w:rPr>
          <w:color w:val="000000"/>
        </w:rPr>
        <w:t xml:space="preserve"> to provision privileged accounts</w:t>
      </w:r>
      <w:r w:rsidR="003602D2">
        <w:rPr>
          <w:color w:val="000000"/>
        </w:rPr>
        <w:t xml:space="preserve">. Saviynt will also use OOTB </w:t>
      </w:r>
      <w:proofErr w:type="spellStart"/>
      <w:r w:rsidR="003602D2">
        <w:rPr>
          <w:color w:val="000000"/>
        </w:rPr>
        <w:t>BeyondTrust</w:t>
      </w:r>
      <w:proofErr w:type="spellEnd"/>
      <w:r w:rsidR="003602D2">
        <w:rPr>
          <w:color w:val="000000"/>
        </w:rPr>
        <w:t xml:space="preserve"> connector </w:t>
      </w:r>
      <w:r w:rsidR="00167BA0">
        <w:rPr>
          <w:color w:val="000000"/>
        </w:rPr>
        <w:t>to reco</w:t>
      </w:r>
      <w:r w:rsidR="005574B9">
        <w:rPr>
          <w:color w:val="000000"/>
        </w:rPr>
        <w:t xml:space="preserve">ncile user accounts and </w:t>
      </w:r>
      <w:r w:rsidR="00610901">
        <w:rPr>
          <w:color w:val="000000"/>
        </w:rPr>
        <w:t xml:space="preserve">delete them when the user account is terminated in the </w:t>
      </w:r>
      <w:r w:rsidR="004579CB">
        <w:rPr>
          <w:color w:val="000000"/>
        </w:rPr>
        <w:t>authoritative source system.</w:t>
      </w:r>
    </w:p>
    <w:p w:rsidR="00791757" w:rsidP="00791757" w:rsidRDefault="00791757" w14:paraId="653B1032" w14:textId="77777777">
      <w:pPr>
        <w:pBdr>
          <w:top w:val="nil"/>
          <w:left w:val="nil"/>
          <w:bottom w:val="nil"/>
          <w:right w:val="nil"/>
          <w:between w:val="nil"/>
        </w:pBdr>
        <w:rPr>
          <w:color w:val="000000"/>
          <w:sz w:val="24"/>
          <w:szCs w:val="24"/>
        </w:rPr>
      </w:pPr>
      <w:r>
        <w:rPr>
          <w:color w:val="000000"/>
        </w:rPr>
        <w:t>The integration flow of AD with Saviynt involves.</w:t>
      </w:r>
    </w:p>
    <w:p w:rsidR="00791757" w:rsidP="00745156" w:rsidRDefault="00791757" w14:paraId="25E93258" w14:textId="77777777">
      <w:pPr>
        <w:numPr>
          <w:ilvl w:val="0"/>
          <w:numId w:val="50"/>
        </w:numPr>
        <w:pBdr>
          <w:top w:val="nil"/>
          <w:left w:val="nil"/>
          <w:bottom w:val="nil"/>
          <w:right w:val="nil"/>
          <w:between w:val="nil"/>
        </w:pBdr>
        <w:spacing w:before="0" w:after="0" w:line="240" w:lineRule="auto"/>
      </w:pPr>
      <w:r>
        <w:t>EIC</w:t>
      </w:r>
      <w:r w:rsidRPr="00745156">
        <w:t xml:space="preserve"> will import the user information at periodic intervals from the HR source.</w:t>
      </w:r>
    </w:p>
    <w:p w:rsidR="00791757" w:rsidP="00D35E1B" w:rsidRDefault="00791757" w14:paraId="7E3D2E2F" w14:textId="77777777">
      <w:pPr>
        <w:numPr>
          <w:ilvl w:val="0"/>
          <w:numId w:val="50"/>
        </w:numPr>
        <w:pBdr>
          <w:top w:val="nil"/>
          <w:left w:val="nil"/>
          <w:bottom w:val="nil"/>
          <w:right w:val="nil"/>
          <w:between w:val="nil"/>
        </w:pBdr>
        <w:spacing w:before="0" w:after="0" w:line="240" w:lineRule="auto"/>
      </w:pPr>
      <w:r>
        <w:t>EIC creates/updates user records received from HR in the identity repository.</w:t>
      </w:r>
    </w:p>
    <w:p w:rsidR="00791757" w:rsidP="00D35E1B" w:rsidRDefault="00791757" w14:paraId="0C21C793" w14:textId="41FC5FBE">
      <w:pPr>
        <w:numPr>
          <w:ilvl w:val="0"/>
          <w:numId w:val="50"/>
        </w:numPr>
        <w:pBdr>
          <w:top w:val="nil"/>
          <w:left w:val="nil"/>
          <w:bottom w:val="nil"/>
          <w:right w:val="nil"/>
          <w:between w:val="nil"/>
        </w:pBdr>
        <w:spacing w:before="0" w:after="0" w:line="240" w:lineRule="auto"/>
      </w:pPr>
      <w:r>
        <w:t>EIC will execute the Create/Update/Delete accounts and groups provisioning</w:t>
      </w:r>
      <w:r w:rsidR="00941A44">
        <w:t xml:space="preserve"> for the privileged accounts</w:t>
      </w:r>
      <w:r w:rsidR="0056341F">
        <w:t xml:space="preserve"> based on the RBAC </w:t>
      </w:r>
      <w:r w:rsidR="00392778">
        <w:t>configurations for all IT user</w:t>
      </w:r>
      <w:r w:rsidR="00941A44">
        <w:t xml:space="preserve">, all privileged accounts will be suffixed with </w:t>
      </w:r>
      <w:r w:rsidR="002105C9">
        <w:t>_PBD</w:t>
      </w:r>
      <w:r w:rsidR="007B02A6">
        <w:t>.</w:t>
      </w:r>
    </w:p>
    <w:p w:rsidR="00791757" w:rsidP="00D35E1B" w:rsidRDefault="00791757" w14:paraId="06F207AE" w14:textId="284D8B47">
      <w:pPr>
        <w:numPr>
          <w:ilvl w:val="0"/>
          <w:numId w:val="50"/>
        </w:numPr>
        <w:pBdr>
          <w:top w:val="nil"/>
          <w:left w:val="nil"/>
          <w:bottom w:val="nil"/>
          <w:right w:val="nil"/>
          <w:between w:val="nil"/>
        </w:pBdr>
        <w:spacing w:before="0" w:after="0" w:line="240" w:lineRule="auto"/>
      </w:pPr>
      <w:r>
        <w:t xml:space="preserve">EIC will generate the new random password during </w:t>
      </w:r>
      <w:r w:rsidR="005808A5">
        <w:t xml:space="preserve">privileged </w:t>
      </w:r>
      <w:r>
        <w:t>account creation and will notify the user manager.</w:t>
      </w:r>
    </w:p>
    <w:p w:rsidR="00791757" w:rsidP="00745156" w:rsidRDefault="00791757" w14:paraId="0E1D574F" w14:textId="77777777">
      <w:pPr>
        <w:numPr>
          <w:ilvl w:val="0"/>
          <w:numId w:val="50"/>
        </w:numPr>
        <w:pBdr>
          <w:top w:val="nil"/>
          <w:left w:val="nil"/>
          <w:bottom w:val="nil"/>
          <w:right w:val="nil"/>
          <w:between w:val="nil"/>
        </w:pBdr>
        <w:spacing w:before="0" w:after="0" w:line="240" w:lineRule="auto"/>
      </w:pPr>
      <w:r>
        <w:t>EIC will store all the event information for audit purposes.</w:t>
      </w:r>
    </w:p>
    <w:p w:rsidR="000E37C3" w:rsidP="00745156" w:rsidRDefault="000E37C3" w14:paraId="6C4E96C7" w14:textId="1059DB39">
      <w:pPr>
        <w:numPr>
          <w:ilvl w:val="0"/>
          <w:numId w:val="50"/>
        </w:numPr>
        <w:pBdr>
          <w:top w:val="nil"/>
          <w:left w:val="nil"/>
          <w:bottom w:val="nil"/>
          <w:right w:val="nil"/>
          <w:between w:val="nil"/>
        </w:pBdr>
        <w:spacing w:before="0" w:after="0" w:line="240" w:lineRule="auto"/>
      </w:pPr>
      <w:r>
        <w:t xml:space="preserve">EIC will not </w:t>
      </w:r>
      <w:r w:rsidR="00745156">
        <w:t xml:space="preserve">enable the user provision operation to </w:t>
      </w:r>
      <w:proofErr w:type="spellStart"/>
      <w:r w:rsidR="00745156">
        <w:t>BeyondTrust</w:t>
      </w:r>
      <w:proofErr w:type="spellEnd"/>
      <w:r w:rsidR="00745156">
        <w:t xml:space="preserve"> connection</w:t>
      </w:r>
      <w:r w:rsidR="00BF3506">
        <w:t>.</w:t>
      </w:r>
    </w:p>
    <w:p w:rsidR="00745156" w:rsidP="00DC06A4" w:rsidRDefault="00745156" w14:paraId="149DB84A" w14:textId="623BD161">
      <w:pPr>
        <w:numPr>
          <w:ilvl w:val="0"/>
          <w:numId w:val="50"/>
        </w:numPr>
        <w:pBdr>
          <w:top w:val="nil"/>
          <w:left w:val="nil"/>
          <w:bottom w:val="nil"/>
          <w:right w:val="nil"/>
          <w:between w:val="nil"/>
        </w:pBdr>
        <w:spacing w:before="0" w:after="0" w:line="240" w:lineRule="auto"/>
      </w:pPr>
      <w:r>
        <w:t xml:space="preserve">EIC will </w:t>
      </w:r>
      <w:r w:rsidR="00BF3506">
        <w:t xml:space="preserve">configure the account import from </w:t>
      </w:r>
      <w:proofErr w:type="spellStart"/>
      <w:r w:rsidR="00BF3506">
        <w:t>BeyondTrust</w:t>
      </w:r>
      <w:proofErr w:type="spellEnd"/>
      <w:r w:rsidR="00BF3506">
        <w:t xml:space="preserve"> into Saviynt.</w:t>
      </w:r>
    </w:p>
    <w:p w:rsidR="00BF3506" w:rsidP="00DC06A4" w:rsidRDefault="00BF3506" w14:paraId="3DBC83A7" w14:textId="4600D114">
      <w:pPr>
        <w:numPr>
          <w:ilvl w:val="0"/>
          <w:numId w:val="50"/>
        </w:numPr>
        <w:pBdr>
          <w:top w:val="nil"/>
          <w:left w:val="nil"/>
          <w:bottom w:val="nil"/>
          <w:right w:val="nil"/>
          <w:between w:val="nil"/>
        </w:pBdr>
        <w:spacing w:before="0" w:after="0" w:line="240" w:lineRule="auto"/>
      </w:pPr>
      <w:r>
        <w:t xml:space="preserve">EIC </w:t>
      </w:r>
      <w:r w:rsidR="000874FE">
        <w:t>will configure the delete operation as soon as the user with privileged account is ter</w:t>
      </w:r>
      <w:r w:rsidR="00DC06A4">
        <w:t>minated in the authoritative source system.</w:t>
      </w:r>
    </w:p>
    <w:p w:rsidR="00791757" w:rsidP="00791757" w:rsidRDefault="006D3A12" w14:paraId="4119A5DC" w14:textId="2FF14E5A">
      <w:pPr>
        <w:pStyle w:val="Heading4"/>
      </w:pPr>
      <w:bookmarkStart w:name="_Toc167026960" w:id="191"/>
      <w:r>
        <w:t>18</w:t>
      </w:r>
      <w:r w:rsidR="00791757">
        <w:t>.4 Saviynt-AD Import Attribute Mapping</w:t>
      </w:r>
      <w:bookmarkEnd w:id="191"/>
    </w:p>
    <w:p w:rsidR="00791757" w:rsidP="00791757" w:rsidRDefault="00791757" w14:paraId="0FFCD340" w14:textId="77777777">
      <w:pPr>
        <w:rPr>
          <w:smallCaps/>
          <w:color w:val="2F5496"/>
        </w:rPr>
      </w:pPr>
      <w:r>
        <w:rPr>
          <w:smallCaps/>
          <w:color w:val="2F5496"/>
        </w:rPr>
        <w:t xml:space="preserve">     Refer Appendix</w:t>
      </w:r>
    </w:p>
    <w:p w:rsidR="00791757" w:rsidP="00791757" w:rsidRDefault="00791757" w14:paraId="7140E80F" w14:textId="77777777">
      <w:pPr>
        <w:pBdr>
          <w:top w:val="nil"/>
          <w:left w:val="nil"/>
          <w:bottom w:val="nil"/>
          <w:right w:val="nil"/>
          <w:between w:val="nil"/>
        </w:pBdr>
        <w:rPr>
          <w:color w:val="000000"/>
          <w:sz w:val="24"/>
          <w:szCs w:val="24"/>
        </w:rPr>
      </w:pPr>
    </w:p>
    <w:p w:rsidR="00791757" w:rsidP="00791757" w:rsidRDefault="00791757" w14:paraId="62136EEC" w14:textId="559A8272">
      <w:pPr>
        <w:pStyle w:val="Heading4"/>
      </w:pPr>
      <w:bookmarkStart w:name="_Toc167026961" w:id="192"/>
      <w:r>
        <w:t>1</w:t>
      </w:r>
      <w:r w:rsidR="006D3A12">
        <w:t>8</w:t>
      </w:r>
      <w:r>
        <w:t>.5 AD Account Management Processes</w:t>
      </w:r>
      <w:bookmarkEnd w:id="192"/>
    </w:p>
    <w:p w:rsidR="00791757" w:rsidP="00791757" w:rsidRDefault="00791757" w14:paraId="1E934E18" w14:textId="5D01A1F2">
      <w:pPr>
        <w:pBdr>
          <w:top w:val="nil"/>
          <w:left w:val="nil"/>
          <w:bottom w:val="nil"/>
          <w:right w:val="nil"/>
          <w:between w:val="nil"/>
        </w:pBdr>
        <w:rPr>
          <w:color w:val="000000"/>
          <w:sz w:val="24"/>
          <w:szCs w:val="24"/>
        </w:rPr>
      </w:pPr>
      <w:r>
        <w:rPr>
          <w:color w:val="000000"/>
        </w:rPr>
        <w:t>This section describes the account lifecycle process flow for AD application</w:t>
      </w:r>
      <w:r w:rsidR="00B732D4">
        <w:rPr>
          <w:color w:val="000000"/>
        </w:rPr>
        <w:t xml:space="preserve"> for privileged accounts</w:t>
      </w:r>
      <w:r>
        <w:rPr>
          <w:color w:val="000000"/>
        </w:rPr>
        <w:t>.</w:t>
      </w:r>
    </w:p>
    <w:p w:rsidR="00791757" w:rsidP="00791757" w:rsidRDefault="00791757" w14:paraId="1427B9F3" w14:textId="77777777">
      <w:pPr>
        <w:pStyle w:val="Heading5"/>
      </w:pPr>
      <w:bookmarkStart w:name="_Toc167026962" w:id="193"/>
      <w:r>
        <w:t>Important Rules</w:t>
      </w:r>
      <w:bookmarkEnd w:id="193"/>
    </w:p>
    <w:p w:rsidR="00791757" w:rsidP="00791757" w:rsidRDefault="00791757" w14:paraId="531560D7" w14:textId="77777777"/>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3120"/>
        <w:gridCol w:w="3120"/>
        <w:gridCol w:w="3120"/>
      </w:tblGrid>
      <w:tr w:rsidR="00791757" w:rsidTr="273C1951" w14:paraId="37C98E82" w14:textId="77777777">
        <w:trPr>
          <w:trHeight w:val="300"/>
        </w:trPr>
        <w:tc>
          <w:tcPr>
            <w:tcW w:w="3120" w:type="dxa"/>
            <w:shd w:val="clear" w:color="auto" w:fill="6D9EEB"/>
            <w:tcMar>
              <w:top w:w="100" w:type="dxa"/>
              <w:left w:w="100" w:type="dxa"/>
              <w:bottom w:w="100" w:type="dxa"/>
              <w:right w:w="100" w:type="dxa"/>
            </w:tcMar>
          </w:tcPr>
          <w:p w:rsidR="00791757" w:rsidP="002F6121" w:rsidRDefault="00791757" w14:paraId="7630EF78" w14:textId="77777777">
            <w:pPr>
              <w:widowControl w:val="0"/>
              <w:rPr>
                <w:b/>
                <w:color w:val="FFFFFF"/>
              </w:rPr>
            </w:pPr>
            <w:r>
              <w:rPr>
                <w:b/>
                <w:color w:val="FFFFFF"/>
              </w:rPr>
              <w:t>Rule name</w:t>
            </w:r>
          </w:p>
        </w:tc>
        <w:tc>
          <w:tcPr>
            <w:tcW w:w="3120" w:type="dxa"/>
            <w:shd w:val="clear" w:color="auto" w:fill="6D9EEB"/>
            <w:tcMar>
              <w:top w:w="100" w:type="dxa"/>
              <w:left w:w="100" w:type="dxa"/>
              <w:bottom w:w="100" w:type="dxa"/>
              <w:right w:w="100" w:type="dxa"/>
            </w:tcMar>
          </w:tcPr>
          <w:p w:rsidR="00791757" w:rsidP="002F6121" w:rsidRDefault="00791757" w14:paraId="4E5FC6DA" w14:textId="77777777">
            <w:pPr>
              <w:widowControl w:val="0"/>
              <w:rPr>
                <w:b/>
                <w:color w:val="FFFFFF"/>
              </w:rPr>
            </w:pPr>
            <w:r>
              <w:rPr>
                <w:b/>
                <w:color w:val="FFFFFF"/>
              </w:rPr>
              <w:t>Condition</w:t>
            </w:r>
          </w:p>
        </w:tc>
        <w:tc>
          <w:tcPr>
            <w:tcW w:w="3120" w:type="dxa"/>
            <w:shd w:val="clear" w:color="auto" w:fill="6D9EEB"/>
            <w:tcMar>
              <w:top w:w="100" w:type="dxa"/>
              <w:left w:w="100" w:type="dxa"/>
              <w:bottom w:w="100" w:type="dxa"/>
              <w:right w:w="100" w:type="dxa"/>
            </w:tcMar>
          </w:tcPr>
          <w:p w:rsidR="00791757" w:rsidP="002F6121" w:rsidRDefault="00791757" w14:paraId="4B5C8790" w14:textId="77777777">
            <w:pPr>
              <w:widowControl w:val="0"/>
              <w:rPr>
                <w:b/>
                <w:color w:val="FFFFFF"/>
              </w:rPr>
            </w:pPr>
            <w:r>
              <w:rPr>
                <w:b/>
                <w:color w:val="FFFFFF"/>
              </w:rPr>
              <w:t>Format</w:t>
            </w:r>
          </w:p>
        </w:tc>
      </w:tr>
      <w:tr w:rsidR="00791757" w:rsidTr="273C1951" w14:paraId="7CFEACB3" w14:textId="77777777">
        <w:trPr>
          <w:trHeight w:val="300"/>
        </w:trPr>
        <w:tc>
          <w:tcPr>
            <w:tcW w:w="3120" w:type="dxa"/>
            <w:shd w:val="clear" w:color="auto" w:fill="auto"/>
            <w:tcMar>
              <w:top w:w="100" w:type="dxa"/>
              <w:left w:w="100" w:type="dxa"/>
              <w:bottom w:w="100" w:type="dxa"/>
              <w:right w:w="100" w:type="dxa"/>
            </w:tcMar>
          </w:tcPr>
          <w:p w:rsidR="00791757" w:rsidP="002F6121" w:rsidRDefault="00791757" w14:paraId="4A6CD9FB" w14:textId="77777777">
            <w:pPr>
              <w:widowControl w:val="0"/>
            </w:pPr>
            <w:r>
              <w:t>User correlation rule</w:t>
            </w:r>
          </w:p>
        </w:tc>
        <w:tc>
          <w:tcPr>
            <w:tcW w:w="3120" w:type="dxa"/>
            <w:shd w:val="clear" w:color="auto" w:fill="auto"/>
            <w:tcMar>
              <w:top w:w="100" w:type="dxa"/>
              <w:left w:w="100" w:type="dxa"/>
              <w:bottom w:w="100" w:type="dxa"/>
              <w:right w:w="100" w:type="dxa"/>
            </w:tcMar>
          </w:tcPr>
          <w:p w:rsidR="00791757" w:rsidP="002F6121" w:rsidRDefault="00791757" w14:paraId="4CF35A55" w14:textId="65C5F557">
            <w:pPr>
              <w:widowControl w:val="0"/>
            </w:pPr>
            <w:proofErr w:type="spellStart"/>
            <w:r>
              <w:t>CPx</w:t>
            </w:r>
            <w:proofErr w:type="spellEnd"/>
            <w:r w:rsidR="002A51AB">
              <w:t>(</w:t>
            </w:r>
            <w:proofErr w:type="spellStart"/>
            <w:r w:rsidR="002A51AB">
              <w:t>systemusername_</w:t>
            </w:r>
            <w:proofErr w:type="gramStart"/>
            <w:r w:rsidR="002A51AB">
              <w:t>PBD</w:t>
            </w:r>
            <w:proofErr w:type="spellEnd"/>
            <w:r w:rsidR="002A51AB">
              <w:t>)</w:t>
            </w:r>
            <w:r>
              <w:t>=</w:t>
            </w:r>
            <w:proofErr w:type="spellStart"/>
            <w:proofErr w:type="gramEnd"/>
            <w:r>
              <w:t>samAccountName</w:t>
            </w:r>
            <w:proofErr w:type="spellEnd"/>
          </w:p>
        </w:tc>
        <w:tc>
          <w:tcPr>
            <w:tcW w:w="3120" w:type="dxa"/>
            <w:shd w:val="clear" w:color="auto" w:fill="auto"/>
            <w:tcMar>
              <w:top w:w="100" w:type="dxa"/>
              <w:left w:w="100" w:type="dxa"/>
              <w:bottom w:w="100" w:type="dxa"/>
              <w:right w:w="100" w:type="dxa"/>
            </w:tcMar>
          </w:tcPr>
          <w:p w:rsidR="00791757" w:rsidP="002F6121" w:rsidRDefault="00791757" w14:paraId="2EDD5B27" w14:textId="77777777">
            <w:pPr>
              <w:widowControl w:val="0"/>
            </w:pPr>
            <w:r>
              <w:t>-</w:t>
            </w:r>
          </w:p>
        </w:tc>
      </w:tr>
      <w:tr w:rsidR="00791757" w:rsidTr="273C1951" w14:paraId="673A1C39" w14:textId="77777777">
        <w:trPr>
          <w:trHeight w:val="300"/>
        </w:trPr>
        <w:tc>
          <w:tcPr>
            <w:tcW w:w="3120" w:type="dxa"/>
            <w:shd w:val="clear" w:color="auto" w:fill="auto"/>
            <w:tcMar>
              <w:top w:w="100" w:type="dxa"/>
              <w:left w:w="100" w:type="dxa"/>
              <w:bottom w:w="100" w:type="dxa"/>
              <w:right w:w="100" w:type="dxa"/>
            </w:tcMar>
          </w:tcPr>
          <w:p w:rsidR="00791757" w:rsidP="002F6121" w:rsidRDefault="00791757" w14:paraId="51343E72" w14:textId="77777777">
            <w:pPr>
              <w:widowControl w:val="0"/>
            </w:pPr>
            <w:r>
              <w:t>Account Name Rule</w:t>
            </w:r>
          </w:p>
        </w:tc>
        <w:tc>
          <w:tcPr>
            <w:tcW w:w="3120" w:type="dxa"/>
            <w:shd w:val="clear" w:color="auto" w:fill="auto"/>
            <w:tcMar>
              <w:top w:w="100" w:type="dxa"/>
              <w:left w:w="100" w:type="dxa"/>
              <w:bottom w:w="100" w:type="dxa"/>
              <w:right w:w="100" w:type="dxa"/>
            </w:tcMar>
          </w:tcPr>
          <w:p w:rsidR="00791757" w:rsidP="002F6121" w:rsidRDefault="00791757" w14:paraId="5C4C7926" w14:textId="18727166">
            <w:pPr>
              <w:widowControl w:val="0"/>
            </w:pPr>
            <w:proofErr w:type="spellStart"/>
            <w:r>
              <w:t>SamAccountName</w:t>
            </w:r>
            <w:r w:rsidR="00051896">
              <w:t>_PBD</w:t>
            </w:r>
            <w:proofErr w:type="spellEnd"/>
          </w:p>
        </w:tc>
        <w:tc>
          <w:tcPr>
            <w:tcW w:w="3120" w:type="dxa"/>
            <w:shd w:val="clear" w:color="auto" w:fill="auto"/>
            <w:tcMar>
              <w:top w:w="100" w:type="dxa"/>
              <w:left w:w="100" w:type="dxa"/>
              <w:bottom w:w="100" w:type="dxa"/>
              <w:right w:w="100" w:type="dxa"/>
            </w:tcMar>
          </w:tcPr>
          <w:p w:rsidR="00791757" w:rsidP="002F6121" w:rsidRDefault="00791757" w14:paraId="7CD0898F" w14:textId="77777777">
            <w:pPr>
              <w:widowControl w:val="0"/>
            </w:pPr>
            <w:r>
              <w:t xml:space="preserve">As explained in </w:t>
            </w:r>
            <w:proofErr w:type="spellStart"/>
            <w:r>
              <w:t>uniquename</w:t>
            </w:r>
            <w:proofErr w:type="spellEnd"/>
            <w:r>
              <w:t xml:space="preserve"> generation</w:t>
            </w:r>
          </w:p>
        </w:tc>
      </w:tr>
      <w:tr w:rsidR="00791757" w:rsidTr="273C1951" w14:paraId="08D7A3E8" w14:textId="77777777">
        <w:trPr>
          <w:trHeight w:val="300"/>
        </w:trPr>
        <w:tc>
          <w:tcPr>
            <w:tcW w:w="3120" w:type="dxa"/>
            <w:shd w:val="clear" w:color="auto" w:fill="auto"/>
            <w:tcMar>
              <w:top w:w="100" w:type="dxa"/>
              <w:left w:w="100" w:type="dxa"/>
              <w:bottom w:w="100" w:type="dxa"/>
              <w:right w:w="100" w:type="dxa"/>
            </w:tcMar>
          </w:tcPr>
          <w:p w:rsidR="00791757" w:rsidP="002F6121" w:rsidRDefault="00791757" w14:paraId="3B59987D" w14:textId="77777777">
            <w:pPr>
              <w:widowControl w:val="0"/>
            </w:pPr>
            <w:r>
              <w:t xml:space="preserve">DN </w:t>
            </w:r>
          </w:p>
        </w:tc>
        <w:tc>
          <w:tcPr>
            <w:tcW w:w="3120" w:type="dxa"/>
            <w:shd w:val="clear" w:color="auto" w:fill="auto"/>
            <w:tcMar>
              <w:top w:w="100" w:type="dxa"/>
              <w:left w:w="100" w:type="dxa"/>
              <w:bottom w:w="100" w:type="dxa"/>
              <w:right w:w="100" w:type="dxa"/>
            </w:tcMar>
          </w:tcPr>
          <w:p w:rsidR="00791757" w:rsidP="002F6121" w:rsidRDefault="00791757" w14:paraId="773BCED2" w14:textId="77777777">
            <w:r>
              <w:t>DN</w:t>
            </w:r>
          </w:p>
        </w:tc>
        <w:tc>
          <w:tcPr>
            <w:tcW w:w="3120" w:type="dxa"/>
            <w:shd w:val="clear" w:color="auto" w:fill="auto"/>
            <w:tcMar>
              <w:top w:w="100" w:type="dxa"/>
              <w:left w:w="100" w:type="dxa"/>
              <w:bottom w:w="100" w:type="dxa"/>
              <w:right w:w="100" w:type="dxa"/>
            </w:tcMar>
          </w:tcPr>
          <w:p w:rsidR="00791757" w:rsidP="002F6121" w:rsidRDefault="00791757" w14:paraId="4C7A3F35" w14:textId="0CBED3F3">
            <w:r>
              <w:t>CN=</w:t>
            </w:r>
            <w:proofErr w:type="spellStart"/>
            <w:r>
              <w:t>samAccountName</w:t>
            </w:r>
            <w:r w:rsidR="00C0082B">
              <w:t>_PBD</w:t>
            </w:r>
            <w:proofErr w:type="spellEnd"/>
            <w:r>
              <w:t>,</w:t>
            </w:r>
            <w:del w:author="THRINAATH VAJRAGOWNI" w:date="2024-06-07T13:31:00Z" w:id="194">
              <w:r>
                <w:delText xml:space="preserve">OU=ADO/BA_Brokers,OU=USER, DC=Corp, DC=ad, DC=Sentara, </w:delText>
              </w:r>
              <w:commentRangeStart w:id="195"/>
              <w:commentRangeStart w:id="196"/>
              <w:r>
                <w:delText>DC=com</w:delText>
              </w:r>
            </w:del>
            <w:commentRangeEnd w:id="195"/>
            <w:r w:rsidR="002E598A">
              <w:rPr>
                <w:rStyle w:val="CommentReference"/>
              </w:rPr>
              <w:commentReference w:id="195"/>
            </w:r>
            <w:commentRangeEnd w:id="196"/>
            <w:r>
              <w:rPr>
                <w:rStyle w:val="CommentReference"/>
              </w:rPr>
              <w:commentReference w:id="196"/>
            </w:r>
            <w:ins w:author="THRINAATH VAJRAGOWNI" w:date="2024-06-07T13:31:00Z" w:id="197">
              <w:r w:rsidRPr="273C1951" w:rsidR="6C56E7DF">
                <w:rPr>
                  <w:rFonts w:ascii="Segoe UI" w:hAnsi="Segoe UI" w:eastAsia="Segoe UI" w:cs="Segoe UI"/>
                  <w:color w:val="333333"/>
                  <w:sz w:val="18"/>
                  <w:szCs w:val="18"/>
                </w:rPr>
                <w:t xml:space="preserve"> OU=</w:t>
              </w:r>
              <w:proofErr w:type="gramStart"/>
              <w:r w:rsidRPr="273C1951" w:rsidR="6C56E7DF">
                <w:rPr>
                  <w:rFonts w:ascii="Segoe UI" w:hAnsi="Segoe UI" w:eastAsia="Segoe UI" w:cs="Segoe UI"/>
                  <w:color w:val="333333"/>
                  <w:sz w:val="18"/>
                  <w:szCs w:val="18"/>
                </w:rPr>
                <w:t>PBPS,OU</w:t>
              </w:r>
              <w:proofErr w:type="gramEnd"/>
              <w:r w:rsidRPr="273C1951" w:rsidR="6C56E7DF">
                <w:rPr>
                  <w:rFonts w:ascii="Segoe UI" w:hAnsi="Segoe UI" w:eastAsia="Segoe UI" w:cs="Segoe UI"/>
                  <w:color w:val="333333"/>
                  <w:sz w:val="18"/>
                  <w:szCs w:val="18"/>
                </w:rPr>
                <w:t>=ADMIN IDS,OU=</w:t>
              </w:r>
              <w:proofErr w:type="spellStart"/>
              <w:r w:rsidRPr="273C1951" w:rsidR="6C56E7DF">
                <w:rPr>
                  <w:rFonts w:ascii="Segoe UI" w:hAnsi="Segoe UI" w:eastAsia="Segoe UI" w:cs="Segoe UI"/>
                  <w:color w:val="333333"/>
                  <w:sz w:val="18"/>
                  <w:szCs w:val="18"/>
                </w:rPr>
                <w:t>User,DC</w:t>
              </w:r>
              <w:proofErr w:type="spellEnd"/>
              <w:r w:rsidRPr="273C1951" w:rsidR="6C56E7DF">
                <w:rPr>
                  <w:rFonts w:ascii="Segoe UI" w:hAnsi="Segoe UI" w:eastAsia="Segoe UI" w:cs="Segoe UI"/>
                  <w:color w:val="333333"/>
                  <w:sz w:val="18"/>
                  <w:szCs w:val="18"/>
                </w:rPr>
                <w:t>=</w:t>
              </w:r>
              <w:proofErr w:type="spellStart"/>
              <w:r w:rsidRPr="273C1951" w:rsidR="6C56E7DF">
                <w:rPr>
                  <w:rFonts w:ascii="Segoe UI" w:hAnsi="Segoe UI" w:eastAsia="Segoe UI" w:cs="Segoe UI"/>
                  <w:color w:val="333333"/>
                  <w:sz w:val="18"/>
                  <w:szCs w:val="18"/>
                </w:rPr>
                <w:t>Corp,DC</w:t>
              </w:r>
              <w:proofErr w:type="spellEnd"/>
              <w:r w:rsidRPr="273C1951" w:rsidR="6C56E7DF">
                <w:rPr>
                  <w:rFonts w:ascii="Segoe UI" w:hAnsi="Segoe UI" w:eastAsia="Segoe UI" w:cs="Segoe UI"/>
                  <w:color w:val="333333"/>
                  <w:sz w:val="18"/>
                  <w:szCs w:val="18"/>
                </w:rPr>
                <w:t>=</w:t>
              </w:r>
              <w:proofErr w:type="spellStart"/>
              <w:r w:rsidRPr="273C1951" w:rsidR="6C56E7DF">
                <w:rPr>
                  <w:rFonts w:ascii="Segoe UI" w:hAnsi="Segoe UI" w:eastAsia="Segoe UI" w:cs="Segoe UI"/>
                  <w:color w:val="333333"/>
                  <w:sz w:val="18"/>
                  <w:szCs w:val="18"/>
                </w:rPr>
                <w:t>ad,DC</w:t>
              </w:r>
              <w:proofErr w:type="spellEnd"/>
              <w:r w:rsidRPr="273C1951" w:rsidR="6C56E7DF">
                <w:rPr>
                  <w:rFonts w:ascii="Segoe UI" w:hAnsi="Segoe UI" w:eastAsia="Segoe UI" w:cs="Segoe UI"/>
                  <w:color w:val="333333"/>
                  <w:sz w:val="18"/>
                  <w:szCs w:val="18"/>
                </w:rPr>
                <w:t>=</w:t>
              </w:r>
              <w:proofErr w:type="spellStart"/>
              <w:r w:rsidRPr="273C1951" w:rsidR="6C56E7DF">
                <w:rPr>
                  <w:rFonts w:ascii="Segoe UI" w:hAnsi="Segoe UI" w:eastAsia="Segoe UI" w:cs="Segoe UI"/>
                  <w:color w:val="333333"/>
                  <w:sz w:val="18"/>
                  <w:szCs w:val="18"/>
                </w:rPr>
                <w:t>sentara,DC</w:t>
              </w:r>
              <w:proofErr w:type="spellEnd"/>
              <w:r w:rsidRPr="273C1951" w:rsidR="6C56E7DF">
                <w:rPr>
                  <w:rFonts w:ascii="Segoe UI" w:hAnsi="Segoe UI" w:eastAsia="Segoe UI" w:cs="Segoe UI"/>
                  <w:color w:val="333333"/>
                  <w:sz w:val="18"/>
                  <w:szCs w:val="18"/>
                </w:rPr>
                <w:t>=com</w:t>
              </w:r>
            </w:ins>
          </w:p>
        </w:tc>
      </w:tr>
    </w:tbl>
    <w:p w:rsidR="00791757" w:rsidP="00791757" w:rsidRDefault="00791757" w14:paraId="53B7B1FA" w14:textId="77777777">
      <w:pPr>
        <w:pStyle w:val="Heading5"/>
      </w:pPr>
      <w:bookmarkStart w:name="_Toc167026963" w:id="198"/>
      <w:r>
        <w:t>User Events</w:t>
      </w:r>
      <w:bookmarkEnd w:id="198"/>
    </w:p>
    <w:p w:rsidR="00791757" w:rsidP="00791757" w:rsidRDefault="00791757" w14:paraId="4933B496" w14:textId="77777777"/>
    <w:tbl>
      <w:tblPr>
        <w:tblW w:w="9390" w:type="dxa"/>
        <w:tblInd w:w="-3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1725"/>
        <w:gridCol w:w="4545"/>
        <w:gridCol w:w="3120"/>
      </w:tblGrid>
      <w:tr w:rsidR="00817288" w14:paraId="75C87395" w14:textId="77777777">
        <w:tc>
          <w:tcPr>
            <w:tcW w:w="1725" w:type="dxa"/>
            <w:shd w:val="clear" w:color="auto" w:fill="6D9EEB"/>
            <w:tcMar>
              <w:top w:w="100" w:type="dxa"/>
              <w:left w:w="100" w:type="dxa"/>
              <w:bottom w:w="100" w:type="dxa"/>
              <w:right w:w="100" w:type="dxa"/>
            </w:tcMar>
          </w:tcPr>
          <w:p w:rsidR="00791757" w:rsidP="002F6121" w:rsidRDefault="00791757" w14:paraId="5FA3C67E" w14:textId="77777777">
            <w:pPr>
              <w:widowControl w:val="0"/>
              <w:rPr>
                <w:b/>
                <w:smallCaps/>
                <w:color w:val="FFFFFF"/>
              </w:rPr>
            </w:pPr>
            <w:r>
              <w:rPr>
                <w:b/>
                <w:smallCaps/>
                <w:color w:val="FFFFFF"/>
              </w:rPr>
              <w:t>Event</w:t>
            </w:r>
          </w:p>
        </w:tc>
        <w:tc>
          <w:tcPr>
            <w:tcW w:w="4545" w:type="dxa"/>
            <w:shd w:val="clear" w:color="auto" w:fill="6D9EEB"/>
            <w:tcMar>
              <w:top w:w="100" w:type="dxa"/>
              <w:left w:w="100" w:type="dxa"/>
              <w:bottom w:w="100" w:type="dxa"/>
              <w:right w:w="100" w:type="dxa"/>
            </w:tcMar>
          </w:tcPr>
          <w:p w:rsidR="00791757" w:rsidP="002F6121" w:rsidRDefault="00791757" w14:paraId="2902AE1C" w14:textId="77777777">
            <w:pPr>
              <w:widowControl w:val="0"/>
              <w:rPr>
                <w:b/>
                <w:smallCaps/>
                <w:color w:val="FFFFFF"/>
              </w:rPr>
            </w:pPr>
            <w:proofErr w:type="spellStart"/>
            <w:r>
              <w:rPr>
                <w:b/>
                <w:smallCaps/>
                <w:color w:val="FFFFFF"/>
              </w:rPr>
              <w:t>COndition</w:t>
            </w:r>
            <w:proofErr w:type="spellEnd"/>
          </w:p>
        </w:tc>
        <w:tc>
          <w:tcPr>
            <w:tcW w:w="3120" w:type="dxa"/>
            <w:shd w:val="clear" w:color="auto" w:fill="6D9EEB"/>
            <w:tcMar>
              <w:top w:w="100" w:type="dxa"/>
              <w:left w:w="100" w:type="dxa"/>
              <w:bottom w:w="100" w:type="dxa"/>
              <w:right w:w="100" w:type="dxa"/>
            </w:tcMar>
          </w:tcPr>
          <w:p w:rsidR="00791757" w:rsidP="002F6121" w:rsidRDefault="00791757" w14:paraId="66DE35F2" w14:textId="77777777">
            <w:pPr>
              <w:widowControl w:val="0"/>
              <w:rPr>
                <w:b/>
                <w:smallCaps/>
                <w:color w:val="FFFFFF"/>
              </w:rPr>
            </w:pPr>
            <w:r>
              <w:rPr>
                <w:b/>
                <w:smallCaps/>
                <w:color w:val="FFFFFF"/>
              </w:rPr>
              <w:t>Action</w:t>
            </w:r>
          </w:p>
        </w:tc>
      </w:tr>
      <w:tr w:rsidR="00D44308" w14:paraId="2BBBEB45" w14:textId="77777777">
        <w:tc>
          <w:tcPr>
            <w:tcW w:w="1725" w:type="dxa"/>
            <w:shd w:val="clear" w:color="auto" w:fill="auto"/>
            <w:tcMar>
              <w:top w:w="100" w:type="dxa"/>
              <w:left w:w="100" w:type="dxa"/>
              <w:bottom w:w="100" w:type="dxa"/>
              <w:right w:w="100" w:type="dxa"/>
            </w:tcMar>
          </w:tcPr>
          <w:p w:rsidR="00791757" w:rsidP="002F6121" w:rsidRDefault="00791757" w14:paraId="2606FFD6" w14:textId="77777777">
            <w:pPr>
              <w:widowControl w:val="0"/>
            </w:pPr>
            <w:r>
              <w:t>Import User</w:t>
            </w:r>
          </w:p>
        </w:tc>
        <w:tc>
          <w:tcPr>
            <w:tcW w:w="4545" w:type="dxa"/>
            <w:shd w:val="clear" w:color="auto" w:fill="auto"/>
            <w:tcMar>
              <w:top w:w="100" w:type="dxa"/>
              <w:left w:w="100" w:type="dxa"/>
              <w:bottom w:w="100" w:type="dxa"/>
              <w:right w:w="100" w:type="dxa"/>
            </w:tcMar>
          </w:tcPr>
          <w:p w:rsidR="00791757" w:rsidP="002F6121" w:rsidRDefault="00791757" w14:paraId="75916D03" w14:textId="2E13B4D4">
            <w:pPr>
              <w:widowControl w:val="0"/>
              <w:numPr>
                <w:ilvl w:val="0"/>
                <w:numId w:val="21"/>
              </w:numPr>
            </w:pPr>
            <w:r>
              <w:rPr>
                <w:b/>
              </w:rPr>
              <w:t>Import Account OU:</w:t>
            </w:r>
            <w:r>
              <w:t xml:space="preserve"> OU=</w:t>
            </w:r>
            <w:r w:rsidR="00BF10D1">
              <w:t>&lt;TBD&gt;</w:t>
            </w:r>
            <w:r>
              <w:t>, DC=Corp, DC=ad, DC=Sentara, DC=com</w:t>
            </w:r>
          </w:p>
          <w:p w:rsidR="0058565E" w:rsidP="0058565E" w:rsidRDefault="00791757" w14:paraId="6E6F89DA" w14:textId="77777777">
            <w:pPr>
              <w:widowControl w:val="0"/>
              <w:numPr>
                <w:ilvl w:val="0"/>
                <w:numId w:val="21"/>
              </w:numPr>
            </w:pPr>
            <w:r>
              <w:rPr>
                <w:b/>
              </w:rPr>
              <w:t>Group Import OU</w:t>
            </w:r>
            <w:r>
              <w:t xml:space="preserve">:  </w:t>
            </w:r>
            <w:r w:rsidR="0058565E">
              <w:t>DC=Corp, DC=ad, DC=Sentara, DC=com</w:t>
            </w:r>
          </w:p>
          <w:p w:rsidR="00791757" w:rsidP="00B34E98" w:rsidRDefault="00791757" w14:paraId="6A5331FE" w14:textId="71F53A47">
            <w:pPr>
              <w:widowControl w:val="0"/>
              <w:ind w:left="720"/>
            </w:pPr>
          </w:p>
        </w:tc>
        <w:tc>
          <w:tcPr>
            <w:tcW w:w="3120" w:type="dxa"/>
            <w:shd w:val="clear" w:color="auto" w:fill="auto"/>
            <w:tcMar>
              <w:top w:w="100" w:type="dxa"/>
              <w:left w:w="100" w:type="dxa"/>
              <w:bottom w:w="100" w:type="dxa"/>
              <w:right w:w="100" w:type="dxa"/>
            </w:tcMar>
          </w:tcPr>
          <w:p w:rsidR="00791757" w:rsidP="002F6121" w:rsidRDefault="00791757" w14:paraId="14B1D16A" w14:textId="77777777">
            <w:pPr>
              <w:widowControl w:val="0"/>
            </w:pPr>
            <w:proofErr w:type="spellStart"/>
            <w:r>
              <w:t>samAccountName</w:t>
            </w:r>
            <w:proofErr w:type="spellEnd"/>
            <w:r>
              <w:t xml:space="preserve"> is unique ID:</w:t>
            </w:r>
          </w:p>
          <w:p w:rsidR="00791757" w:rsidP="002F6121" w:rsidRDefault="00791757" w14:paraId="04BB97D1" w14:textId="77777777">
            <w:pPr>
              <w:widowControl w:val="0"/>
            </w:pPr>
            <w:r>
              <w:t>If match found Co-relate else create new account</w:t>
            </w:r>
          </w:p>
        </w:tc>
      </w:tr>
      <w:tr w:rsidR="00D44308" w14:paraId="02043DCC" w14:textId="77777777">
        <w:trPr>
          <w:trHeight w:val="400"/>
        </w:trPr>
        <w:tc>
          <w:tcPr>
            <w:tcW w:w="1725" w:type="dxa"/>
            <w:shd w:val="clear" w:color="auto" w:fill="auto"/>
            <w:tcMar>
              <w:top w:w="100" w:type="dxa"/>
              <w:left w:w="100" w:type="dxa"/>
              <w:bottom w:w="100" w:type="dxa"/>
              <w:right w:w="100" w:type="dxa"/>
            </w:tcMar>
          </w:tcPr>
          <w:p w:rsidR="00791757" w:rsidP="002F6121" w:rsidRDefault="00791757" w14:paraId="633D6E56" w14:textId="77777777">
            <w:pPr>
              <w:widowControl w:val="0"/>
            </w:pPr>
            <w:r>
              <w:t>New Hire</w:t>
            </w:r>
          </w:p>
          <w:p w:rsidR="00791757" w:rsidP="002F6121" w:rsidRDefault="00791757" w14:paraId="46BEC2E4" w14:textId="77777777">
            <w:pPr>
              <w:widowControl w:val="0"/>
              <w:rPr>
                <w:smallCaps/>
                <w:color w:val="2F5496"/>
              </w:rPr>
            </w:pPr>
          </w:p>
        </w:tc>
        <w:tc>
          <w:tcPr>
            <w:tcW w:w="4545" w:type="dxa"/>
            <w:shd w:val="clear" w:color="auto" w:fill="auto"/>
            <w:tcMar>
              <w:top w:w="100" w:type="dxa"/>
              <w:left w:w="100" w:type="dxa"/>
              <w:bottom w:w="100" w:type="dxa"/>
              <w:right w:w="100" w:type="dxa"/>
            </w:tcMar>
          </w:tcPr>
          <w:p w:rsidR="00791757" w:rsidP="002F6121" w:rsidRDefault="00791757" w14:paraId="1F478304" w14:textId="336484A7">
            <w:r>
              <w:t xml:space="preserve"> If ((user is </w:t>
            </w:r>
            <w:r w:rsidR="00934691">
              <w:t>satisfies</w:t>
            </w:r>
            <w:r w:rsidR="00527B11">
              <w:t xml:space="preserve"> criteria to have a </w:t>
            </w:r>
            <w:r w:rsidR="00934691">
              <w:t>privileged</w:t>
            </w:r>
            <w:r w:rsidR="00527B11">
              <w:t xml:space="preserve"> account </w:t>
            </w:r>
            <w:r w:rsidR="004126C1">
              <w:t>according to the technical configured in Saviynt EIC</w:t>
            </w:r>
            <w:r>
              <w:t>)</w:t>
            </w:r>
          </w:p>
        </w:tc>
        <w:tc>
          <w:tcPr>
            <w:tcW w:w="3120" w:type="dxa"/>
            <w:shd w:val="clear" w:color="auto" w:fill="auto"/>
            <w:tcMar>
              <w:top w:w="100" w:type="dxa"/>
              <w:left w:w="100" w:type="dxa"/>
              <w:bottom w:w="100" w:type="dxa"/>
              <w:right w:w="100" w:type="dxa"/>
            </w:tcMar>
          </w:tcPr>
          <w:p w:rsidR="00791757" w:rsidP="002F6121" w:rsidRDefault="00791757" w14:paraId="1579F04C" w14:textId="0B24A9EB">
            <w:pPr>
              <w:widowControl w:val="0"/>
              <w:rPr>
                <w:b/>
              </w:rPr>
            </w:pPr>
            <w:r>
              <w:t xml:space="preserve">Provision to </w:t>
            </w:r>
            <w:r>
              <w:rPr>
                <w:b/>
              </w:rPr>
              <w:t>OU=</w:t>
            </w:r>
            <w:r w:rsidR="005F0397">
              <w:rPr>
                <w:b/>
              </w:rPr>
              <w:t>&lt;TBD&gt;</w:t>
            </w:r>
          </w:p>
        </w:tc>
      </w:tr>
      <w:tr w:rsidR="00D44308" w14:paraId="478E734C" w14:textId="77777777">
        <w:tc>
          <w:tcPr>
            <w:tcW w:w="1725" w:type="dxa"/>
            <w:shd w:val="clear" w:color="auto" w:fill="auto"/>
            <w:tcMar>
              <w:top w:w="100" w:type="dxa"/>
              <w:left w:w="100" w:type="dxa"/>
              <w:bottom w:w="100" w:type="dxa"/>
              <w:right w:w="100" w:type="dxa"/>
            </w:tcMar>
          </w:tcPr>
          <w:p w:rsidR="00791757" w:rsidP="002F6121" w:rsidRDefault="00791757" w14:paraId="69667D30" w14:textId="77777777">
            <w:pPr>
              <w:widowControl w:val="0"/>
            </w:pPr>
            <w:r>
              <w:t>Update User</w:t>
            </w:r>
          </w:p>
        </w:tc>
        <w:tc>
          <w:tcPr>
            <w:tcW w:w="4545" w:type="dxa"/>
            <w:shd w:val="clear" w:color="auto" w:fill="auto"/>
            <w:tcMar>
              <w:top w:w="100" w:type="dxa"/>
              <w:left w:w="100" w:type="dxa"/>
              <w:bottom w:w="100" w:type="dxa"/>
              <w:right w:w="100" w:type="dxa"/>
            </w:tcMar>
          </w:tcPr>
          <w:p w:rsidR="00791757" w:rsidP="002F6121" w:rsidRDefault="00791757" w14:paraId="1BDD7E18" w14:textId="77777777">
            <w:proofErr w:type="gramStart"/>
            <w:r>
              <w:t>IF(</w:t>
            </w:r>
            <w:proofErr w:type="gramEnd"/>
            <w:r>
              <w:t>Any map user attribute updated)</w:t>
            </w:r>
          </w:p>
        </w:tc>
        <w:tc>
          <w:tcPr>
            <w:tcW w:w="3120" w:type="dxa"/>
            <w:shd w:val="clear" w:color="auto" w:fill="auto"/>
            <w:tcMar>
              <w:top w:w="100" w:type="dxa"/>
              <w:left w:w="100" w:type="dxa"/>
              <w:bottom w:w="100" w:type="dxa"/>
              <w:right w:w="100" w:type="dxa"/>
            </w:tcMar>
          </w:tcPr>
          <w:p w:rsidR="00791757" w:rsidP="002F6121" w:rsidRDefault="00791757" w14:paraId="1B3B2887" w14:textId="5B694098">
            <w:r>
              <w:t>Provision updates in AD</w:t>
            </w:r>
            <w:r w:rsidR="004126C1">
              <w:t xml:space="preserve"> for privileged account</w:t>
            </w:r>
          </w:p>
        </w:tc>
      </w:tr>
      <w:tr w:rsidR="00D44308" w14:paraId="4B6E676A" w14:textId="77777777">
        <w:tc>
          <w:tcPr>
            <w:tcW w:w="1725" w:type="dxa"/>
            <w:shd w:val="clear" w:color="auto" w:fill="auto"/>
            <w:tcMar>
              <w:top w:w="100" w:type="dxa"/>
              <w:left w:w="100" w:type="dxa"/>
              <w:bottom w:w="100" w:type="dxa"/>
              <w:right w:w="100" w:type="dxa"/>
            </w:tcMar>
          </w:tcPr>
          <w:p w:rsidR="00791757" w:rsidP="002F6121" w:rsidRDefault="00791757" w14:paraId="3EEA038D" w14:textId="77777777">
            <w:pPr>
              <w:widowControl w:val="0"/>
            </w:pPr>
          </w:p>
        </w:tc>
        <w:tc>
          <w:tcPr>
            <w:tcW w:w="4545" w:type="dxa"/>
            <w:shd w:val="clear" w:color="auto" w:fill="auto"/>
            <w:tcMar>
              <w:top w:w="100" w:type="dxa"/>
              <w:left w:w="100" w:type="dxa"/>
              <w:bottom w:w="100" w:type="dxa"/>
              <w:right w:w="100" w:type="dxa"/>
            </w:tcMar>
          </w:tcPr>
          <w:p w:rsidR="00791757" w:rsidP="002F6121" w:rsidRDefault="00791757" w14:paraId="32970301" w14:textId="77777777">
            <w:proofErr w:type="gramStart"/>
            <w:r>
              <w:t>IF(</w:t>
            </w:r>
            <w:proofErr w:type="gramEnd"/>
            <w:r>
              <w:t>Any birth right access associated attribute updated)</w:t>
            </w:r>
          </w:p>
        </w:tc>
        <w:tc>
          <w:tcPr>
            <w:tcW w:w="3120" w:type="dxa"/>
            <w:shd w:val="clear" w:color="auto" w:fill="auto"/>
            <w:tcMar>
              <w:top w:w="100" w:type="dxa"/>
              <w:left w:w="100" w:type="dxa"/>
              <w:bottom w:w="100" w:type="dxa"/>
              <w:right w:w="100" w:type="dxa"/>
            </w:tcMar>
          </w:tcPr>
          <w:p w:rsidR="00791757" w:rsidP="002F6121" w:rsidRDefault="00791757" w14:paraId="665AFB7A" w14:textId="77777777">
            <w:r>
              <w:t>Re-evaluate birth right rules and provision required access</w:t>
            </w:r>
          </w:p>
        </w:tc>
      </w:tr>
      <w:tr w:rsidR="00D44308" w14:paraId="5A45ECC3" w14:textId="77777777">
        <w:trPr>
          <w:trHeight w:val="400"/>
        </w:trPr>
        <w:tc>
          <w:tcPr>
            <w:tcW w:w="1725" w:type="dxa"/>
            <w:shd w:val="clear" w:color="auto" w:fill="auto"/>
            <w:tcMar>
              <w:top w:w="100" w:type="dxa"/>
              <w:left w:w="100" w:type="dxa"/>
              <w:bottom w:w="100" w:type="dxa"/>
              <w:right w:w="100" w:type="dxa"/>
            </w:tcMar>
          </w:tcPr>
          <w:p w:rsidR="00791757" w:rsidP="002F6121" w:rsidRDefault="00791757" w14:paraId="65821D28" w14:textId="77777777">
            <w:pPr>
              <w:widowControl w:val="0"/>
            </w:pPr>
            <w:r>
              <w:t>Termination</w:t>
            </w:r>
          </w:p>
        </w:tc>
        <w:tc>
          <w:tcPr>
            <w:tcW w:w="4545" w:type="dxa"/>
            <w:shd w:val="clear" w:color="auto" w:fill="auto"/>
            <w:tcMar>
              <w:top w:w="100" w:type="dxa"/>
              <w:left w:w="100" w:type="dxa"/>
              <w:bottom w:w="100" w:type="dxa"/>
              <w:right w:w="100" w:type="dxa"/>
            </w:tcMar>
          </w:tcPr>
          <w:p w:rsidR="00791757" w:rsidP="002F6121" w:rsidRDefault="00791757" w14:paraId="4BA56498" w14:textId="77777777">
            <w:r>
              <w:t>User is disabled/status changes to inactive</w:t>
            </w:r>
          </w:p>
        </w:tc>
        <w:tc>
          <w:tcPr>
            <w:tcW w:w="3120" w:type="dxa"/>
            <w:shd w:val="clear" w:color="auto" w:fill="auto"/>
            <w:tcMar>
              <w:top w:w="100" w:type="dxa"/>
              <w:left w:w="100" w:type="dxa"/>
              <w:bottom w:w="100" w:type="dxa"/>
              <w:right w:w="100" w:type="dxa"/>
            </w:tcMar>
          </w:tcPr>
          <w:p w:rsidR="00791757" w:rsidP="002F6121" w:rsidRDefault="00791757" w14:paraId="2310E5A0" w14:textId="5A1B0952">
            <w:r>
              <w:t>D</w:t>
            </w:r>
            <w:r w:rsidR="00300588">
              <w:t>elete privileged</w:t>
            </w:r>
            <w:r>
              <w:t xml:space="preserve"> AD </w:t>
            </w:r>
          </w:p>
        </w:tc>
      </w:tr>
      <w:tr w:rsidR="00D44308" w14:paraId="7687A2E7" w14:textId="77777777">
        <w:tc>
          <w:tcPr>
            <w:tcW w:w="1725" w:type="dxa"/>
            <w:shd w:val="clear" w:color="auto" w:fill="auto"/>
            <w:tcMar>
              <w:top w:w="100" w:type="dxa"/>
              <w:left w:w="100" w:type="dxa"/>
              <w:bottom w:w="100" w:type="dxa"/>
              <w:right w:w="100" w:type="dxa"/>
            </w:tcMar>
          </w:tcPr>
          <w:p w:rsidR="00791757" w:rsidP="002F6121" w:rsidRDefault="00791757" w14:paraId="05CE4B99" w14:textId="77777777">
            <w:pPr>
              <w:widowControl w:val="0"/>
            </w:pPr>
            <w:r>
              <w:t>Rehire</w:t>
            </w:r>
          </w:p>
        </w:tc>
        <w:tc>
          <w:tcPr>
            <w:tcW w:w="4545" w:type="dxa"/>
            <w:shd w:val="clear" w:color="auto" w:fill="auto"/>
            <w:tcMar>
              <w:top w:w="100" w:type="dxa"/>
              <w:left w:w="100" w:type="dxa"/>
              <w:bottom w:w="100" w:type="dxa"/>
              <w:right w:w="100" w:type="dxa"/>
            </w:tcMar>
          </w:tcPr>
          <w:p w:rsidR="00791757" w:rsidP="002F6121" w:rsidRDefault="00791757" w14:paraId="5636E60D" w14:textId="77777777">
            <w:r>
              <w:t>Rehired within 30 days of termination</w:t>
            </w:r>
          </w:p>
        </w:tc>
        <w:tc>
          <w:tcPr>
            <w:tcW w:w="3120" w:type="dxa"/>
            <w:shd w:val="clear" w:color="auto" w:fill="auto"/>
            <w:tcMar>
              <w:top w:w="100" w:type="dxa"/>
              <w:left w:w="100" w:type="dxa"/>
              <w:bottom w:w="100" w:type="dxa"/>
              <w:right w:w="100" w:type="dxa"/>
            </w:tcMar>
          </w:tcPr>
          <w:p w:rsidR="00791757" w:rsidP="002F6121" w:rsidRDefault="00A575DC" w14:paraId="132466C7" w14:textId="240AA08F">
            <w:r>
              <w:t xml:space="preserve">Privileged account created in AD with the existing </w:t>
            </w:r>
            <w:proofErr w:type="spellStart"/>
            <w:r>
              <w:t>samaccountname</w:t>
            </w:r>
            <w:proofErr w:type="spellEnd"/>
            <w:r>
              <w:t xml:space="preserve"> suffixed with _PBD</w:t>
            </w:r>
          </w:p>
        </w:tc>
      </w:tr>
      <w:tr w:rsidR="00D44308" w14:paraId="7F822610" w14:textId="77777777">
        <w:tc>
          <w:tcPr>
            <w:tcW w:w="1725" w:type="dxa"/>
            <w:shd w:val="clear" w:color="auto" w:fill="auto"/>
            <w:tcMar>
              <w:top w:w="100" w:type="dxa"/>
              <w:left w:w="100" w:type="dxa"/>
              <w:bottom w:w="100" w:type="dxa"/>
              <w:right w:w="100" w:type="dxa"/>
            </w:tcMar>
          </w:tcPr>
          <w:p w:rsidR="00791757" w:rsidP="002F6121" w:rsidRDefault="00791757" w14:paraId="4C81641D" w14:textId="77777777">
            <w:pPr>
              <w:widowControl w:val="0"/>
            </w:pPr>
          </w:p>
        </w:tc>
        <w:tc>
          <w:tcPr>
            <w:tcW w:w="4545" w:type="dxa"/>
            <w:shd w:val="clear" w:color="auto" w:fill="auto"/>
            <w:tcMar>
              <w:top w:w="100" w:type="dxa"/>
              <w:left w:w="100" w:type="dxa"/>
              <w:bottom w:w="100" w:type="dxa"/>
              <w:right w:w="100" w:type="dxa"/>
            </w:tcMar>
          </w:tcPr>
          <w:p w:rsidR="00791757" w:rsidP="002F6121" w:rsidRDefault="00791757" w14:paraId="1AEA9177" w14:textId="77777777">
            <w:r>
              <w:t>Rehired after 30 days of termination</w:t>
            </w:r>
          </w:p>
        </w:tc>
        <w:tc>
          <w:tcPr>
            <w:tcW w:w="3120" w:type="dxa"/>
            <w:shd w:val="clear" w:color="auto" w:fill="auto"/>
            <w:tcMar>
              <w:top w:w="100" w:type="dxa"/>
              <w:left w:w="100" w:type="dxa"/>
              <w:bottom w:w="100" w:type="dxa"/>
              <w:right w:w="100" w:type="dxa"/>
            </w:tcMar>
          </w:tcPr>
          <w:p w:rsidR="00791757" w:rsidP="002F6121" w:rsidRDefault="00A575DC" w14:paraId="33DB4F68" w14:textId="6AB440AD">
            <w:r>
              <w:t xml:space="preserve">Privileged account created in AD with the new </w:t>
            </w:r>
            <w:proofErr w:type="spellStart"/>
            <w:r>
              <w:t>samaccountname</w:t>
            </w:r>
            <w:proofErr w:type="spellEnd"/>
            <w:r>
              <w:t xml:space="preserve"> suffixed with _PBD</w:t>
            </w:r>
          </w:p>
        </w:tc>
      </w:tr>
    </w:tbl>
    <w:p w:rsidR="00CA09EE" w:rsidP="00CA09EE" w:rsidRDefault="00CA09EE" w14:paraId="11321CB0" w14:textId="5BF47D47">
      <w:pPr>
        <w:pStyle w:val="Heading4"/>
      </w:pPr>
      <w:bookmarkStart w:name="_Toc167026964" w:id="199"/>
      <w:r>
        <w:t xml:space="preserve">18.6 </w:t>
      </w:r>
      <w:r w:rsidR="00AE7E15">
        <w:t>BeyondTrust</w:t>
      </w:r>
      <w:r>
        <w:t xml:space="preserve"> Account Management Processes</w:t>
      </w:r>
      <w:bookmarkEnd w:id="199"/>
    </w:p>
    <w:p w:rsidR="00CA09EE" w:rsidP="00CA09EE" w:rsidRDefault="00CA09EE" w14:paraId="4A833BAB" w14:textId="782196F4">
      <w:pPr>
        <w:pBdr>
          <w:top w:val="nil"/>
          <w:left w:val="nil"/>
          <w:bottom w:val="nil"/>
          <w:right w:val="nil"/>
          <w:between w:val="nil"/>
        </w:pBdr>
        <w:rPr>
          <w:color w:val="000000"/>
          <w:sz w:val="24"/>
          <w:szCs w:val="24"/>
        </w:rPr>
      </w:pPr>
      <w:r>
        <w:rPr>
          <w:color w:val="000000"/>
        </w:rPr>
        <w:t xml:space="preserve">This section describes the account lifecycle process flow for </w:t>
      </w:r>
      <w:proofErr w:type="spellStart"/>
      <w:r w:rsidR="00AE7E15">
        <w:rPr>
          <w:color w:val="000000"/>
        </w:rPr>
        <w:t>BeyondTrust</w:t>
      </w:r>
      <w:proofErr w:type="spellEnd"/>
      <w:r>
        <w:rPr>
          <w:color w:val="000000"/>
        </w:rPr>
        <w:t xml:space="preserve"> application for privileged accounts.</w:t>
      </w:r>
    </w:p>
    <w:p w:rsidR="00CA09EE" w:rsidP="00CA09EE" w:rsidRDefault="00CA09EE" w14:paraId="2794DDA6" w14:textId="77777777">
      <w:pPr>
        <w:pStyle w:val="Heading5"/>
      </w:pPr>
      <w:bookmarkStart w:name="_Toc167026965" w:id="200"/>
      <w:r>
        <w:t>Important Rules</w:t>
      </w:r>
      <w:bookmarkEnd w:id="200"/>
    </w:p>
    <w:p w:rsidR="00CA09EE" w:rsidP="00CA09EE" w:rsidRDefault="00CA09EE" w14:paraId="1507EA92" w14:textId="77777777"/>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3120"/>
        <w:gridCol w:w="3120"/>
        <w:gridCol w:w="3120"/>
      </w:tblGrid>
      <w:tr w:rsidR="00CA09EE" w:rsidTr="002F6121" w14:paraId="7631B1BE" w14:textId="77777777">
        <w:tc>
          <w:tcPr>
            <w:tcW w:w="3120" w:type="dxa"/>
            <w:shd w:val="clear" w:color="auto" w:fill="6D9EEB"/>
            <w:tcMar>
              <w:top w:w="100" w:type="dxa"/>
              <w:left w:w="100" w:type="dxa"/>
              <w:bottom w:w="100" w:type="dxa"/>
              <w:right w:w="100" w:type="dxa"/>
            </w:tcMar>
          </w:tcPr>
          <w:p w:rsidR="00CA09EE" w:rsidP="002F6121" w:rsidRDefault="00CA09EE" w14:paraId="6BBE9E88" w14:textId="77777777">
            <w:pPr>
              <w:widowControl w:val="0"/>
              <w:rPr>
                <w:b/>
                <w:color w:val="FFFFFF"/>
              </w:rPr>
            </w:pPr>
            <w:r>
              <w:rPr>
                <w:b/>
                <w:color w:val="FFFFFF"/>
              </w:rPr>
              <w:t>Rule name</w:t>
            </w:r>
          </w:p>
        </w:tc>
        <w:tc>
          <w:tcPr>
            <w:tcW w:w="3120" w:type="dxa"/>
            <w:shd w:val="clear" w:color="auto" w:fill="6D9EEB"/>
            <w:tcMar>
              <w:top w:w="100" w:type="dxa"/>
              <w:left w:w="100" w:type="dxa"/>
              <w:bottom w:w="100" w:type="dxa"/>
              <w:right w:w="100" w:type="dxa"/>
            </w:tcMar>
          </w:tcPr>
          <w:p w:rsidR="00CA09EE" w:rsidP="002F6121" w:rsidRDefault="00CA09EE" w14:paraId="0AD4A9CA" w14:textId="77777777">
            <w:pPr>
              <w:widowControl w:val="0"/>
              <w:rPr>
                <w:b/>
                <w:color w:val="FFFFFF"/>
              </w:rPr>
            </w:pPr>
            <w:r>
              <w:rPr>
                <w:b/>
                <w:color w:val="FFFFFF"/>
              </w:rPr>
              <w:t>Condition</w:t>
            </w:r>
          </w:p>
        </w:tc>
        <w:tc>
          <w:tcPr>
            <w:tcW w:w="3120" w:type="dxa"/>
            <w:shd w:val="clear" w:color="auto" w:fill="6D9EEB"/>
            <w:tcMar>
              <w:top w:w="100" w:type="dxa"/>
              <w:left w:w="100" w:type="dxa"/>
              <w:bottom w:w="100" w:type="dxa"/>
              <w:right w:w="100" w:type="dxa"/>
            </w:tcMar>
          </w:tcPr>
          <w:p w:rsidR="00CA09EE" w:rsidP="002F6121" w:rsidRDefault="00CA09EE" w14:paraId="1B8270E5" w14:textId="77777777">
            <w:pPr>
              <w:widowControl w:val="0"/>
              <w:rPr>
                <w:b/>
                <w:color w:val="FFFFFF"/>
              </w:rPr>
            </w:pPr>
            <w:r>
              <w:rPr>
                <w:b/>
                <w:color w:val="FFFFFF"/>
              </w:rPr>
              <w:t>Format</w:t>
            </w:r>
          </w:p>
        </w:tc>
      </w:tr>
      <w:tr w:rsidR="00CA09EE" w:rsidTr="002F6121" w14:paraId="7D4215AC" w14:textId="77777777">
        <w:tc>
          <w:tcPr>
            <w:tcW w:w="3120" w:type="dxa"/>
            <w:shd w:val="clear" w:color="auto" w:fill="auto"/>
            <w:tcMar>
              <w:top w:w="100" w:type="dxa"/>
              <w:left w:w="100" w:type="dxa"/>
              <w:bottom w:w="100" w:type="dxa"/>
              <w:right w:w="100" w:type="dxa"/>
            </w:tcMar>
          </w:tcPr>
          <w:p w:rsidR="00CA09EE" w:rsidP="002F6121" w:rsidRDefault="00CA09EE" w14:paraId="6B7CBAD6" w14:textId="77777777">
            <w:pPr>
              <w:widowControl w:val="0"/>
            </w:pPr>
            <w:r>
              <w:t>User correlation rule</w:t>
            </w:r>
          </w:p>
        </w:tc>
        <w:tc>
          <w:tcPr>
            <w:tcW w:w="3120" w:type="dxa"/>
            <w:shd w:val="clear" w:color="auto" w:fill="auto"/>
            <w:tcMar>
              <w:top w:w="100" w:type="dxa"/>
              <w:left w:w="100" w:type="dxa"/>
              <w:bottom w:w="100" w:type="dxa"/>
              <w:right w:w="100" w:type="dxa"/>
            </w:tcMar>
          </w:tcPr>
          <w:p w:rsidR="00CA09EE" w:rsidP="002F6121" w:rsidRDefault="00CA09EE" w14:paraId="2B18847A" w14:textId="77777777">
            <w:pPr>
              <w:widowControl w:val="0"/>
            </w:pPr>
            <w:proofErr w:type="spellStart"/>
            <w:r>
              <w:t>CPx</w:t>
            </w:r>
            <w:proofErr w:type="spellEnd"/>
            <w:r>
              <w:t>(</w:t>
            </w:r>
            <w:proofErr w:type="spellStart"/>
            <w:r>
              <w:t>systemusername_</w:t>
            </w:r>
            <w:proofErr w:type="gramStart"/>
            <w:r>
              <w:t>PBD</w:t>
            </w:r>
            <w:proofErr w:type="spellEnd"/>
            <w:r>
              <w:t>)=</w:t>
            </w:r>
            <w:proofErr w:type="spellStart"/>
            <w:proofErr w:type="gramEnd"/>
            <w:r>
              <w:t>samAccountName</w:t>
            </w:r>
            <w:proofErr w:type="spellEnd"/>
          </w:p>
        </w:tc>
        <w:tc>
          <w:tcPr>
            <w:tcW w:w="3120" w:type="dxa"/>
            <w:shd w:val="clear" w:color="auto" w:fill="auto"/>
            <w:tcMar>
              <w:top w:w="100" w:type="dxa"/>
              <w:left w:w="100" w:type="dxa"/>
              <w:bottom w:w="100" w:type="dxa"/>
              <w:right w:w="100" w:type="dxa"/>
            </w:tcMar>
          </w:tcPr>
          <w:p w:rsidR="00CA09EE" w:rsidP="002F6121" w:rsidRDefault="00CA09EE" w14:paraId="669F02FA" w14:textId="77777777">
            <w:pPr>
              <w:widowControl w:val="0"/>
            </w:pPr>
            <w:r>
              <w:t>-</w:t>
            </w:r>
          </w:p>
        </w:tc>
      </w:tr>
    </w:tbl>
    <w:p w:rsidR="00CA09EE" w:rsidP="00CA09EE" w:rsidRDefault="00CA09EE" w14:paraId="5C9F6BCF" w14:textId="77777777">
      <w:pPr>
        <w:pStyle w:val="Heading5"/>
      </w:pPr>
      <w:bookmarkStart w:name="_Toc167026966" w:id="201"/>
      <w:r>
        <w:t>User Events</w:t>
      </w:r>
      <w:bookmarkEnd w:id="201"/>
    </w:p>
    <w:p w:rsidR="00CA09EE" w:rsidP="00CA09EE" w:rsidRDefault="00CA09EE" w14:paraId="6AF7CE12" w14:textId="77777777"/>
    <w:tbl>
      <w:tblPr>
        <w:tblW w:w="9390" w:type="dxa"/>
        <w:tblInd w:w="-3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1725"/>
        <w:gridCol w:w="4545"/>
        <w:gridCol w:w="3120"/>
      </w:tblGrid>
      <w:tr w:rsidR="00817288" w14:paraId="62C083D3" w14:textId="77777777">
        <w:tc>
          <w:tcPr>
            <w:tcW w:w="1725" w:type="dxa"/>
            <w:shd w:val="clear" w:color="auto" w:fill="6D9EEB"/>
            <w:tcMar>
              <w:top w:w="100" w:type="dxa"/>
              <w:left w:w="100" w:type="dxa"/>
              <w:bottom w:w="100" w:type="dxa"/>
              <w:right w:w="100" w:type="dxa"/>
            </w:tcMar>
          </w:tcPr>
          <w:p w:rsidR="00CA09EE" w:rsidP="002F6121" w:rsidRDefault="00CA09EE" w14:paraId="3FA97BA1" w14:textId="77777777">
            <w:pPr>
              <w:widowControl w:val="0"/>
              <w:rPr>
                <w:b/>
                <w:smallCaps/>
                <w:color w:val="FFFFFF"/>
              </w:rPr>
            </w:pPr>
            <w:r>
              <w:rPr>
                <w:b/>
                <w:smallCaps/>
                <w:color w:val="FFFFFF"/>
              </w:rPr>
              <w:t>Event</w:t>
            </w:r>
          </w:p>
        </w:tc>
        <w:tc>
          <w:tcPr>
            <w:tcW w:w="4545" w:type="dxa"/>
            <w:shd w:val="clear" w:color="auto" w:fill="6D9EEB"/>
            <w:tcMar>
              <w:top w:w="100" w:type="dxa"/>
              <w:left w:w="100" w:type="dxa"/>
              <w:bottom w:w="100" w:type="dxa"/>
              <w:right w:w="100" w:type="dxa"/>
            </w:tcMar>
          </w:tcPr>
          <w:p w:rsidR="00CA09EE" w:rsidP="002F6121" w:rsidRDefault="00CA09EE" w14:paraId="63F8A953" w14:textId="77777777">
            <w:pPr>
              <w:widowControl w:val="0"/>
              <w:rPr>
                <w:b/>
                <w:smallCaps/>
                <w:color w:val="FFFFFF"/>
              </w:rPr>
            </w:pPr>
            <w:proofErr w:type="spellStart"/>
            <w:r>
              <w:rPr>
                <w:b/>
                <w:smallCaps/>
                <w:color w:val="FFFFFF"/>
              </w:rPr>
              <w:t>COndition</w:t>
            </w:r>
            <w:proofErr w:type="spellEnd"/>
          </w:p>
        </w:tc>
        <w:tc>
          <w:tcPr>
            <w:tcW w:w="3120" w:type="dxa"/>
            <w:shd w:val="clear" w:color="auto" w:fill="6D9EEB"/>
            <w:tcMar>
              <w:top w:w="100" w:type="dxa"/>
              <w:left w:w="100" w:type="dxa"/>
              <w:bottom w:w="100" w:type="dxa"/>
              <w:right w:w="100" w:type="dxa"/>
            </w:tcMar>
          </w:tcPr>
          <w:p w:rsidR="00CA09EE" w:rsidP="002F6121" w:rsidRDefault="00CA09EE" w14:paraId="5584CD30" w14:textId="77777777">
            <w:pPr>
              <w:widowControl w:val="0"/>
              <w:rPr>
                <w:b/>
                <w:smallCaps/>
                <w:color w:val="FFFFFF"/>
              </w:rPr>
            </w:pPr>
            <w:r>
              <w:rPr>
                <w:b/>
                <w:smallCaps/>
                <w:color w:val="FFFFFF"/>
              </w:rPr>
              <w:t>Action</w:t>
            </w:r>
          </w:p>
        </w:tc>
      </w:tr>
      <w:tr w:rsidR="00D44308" w14:paraId="118DECFE" w14:textId="77777777">
        <w:tc>
          <w:tcPr>
            <w:tcW w:w="1725" w:type="dxa"/>
            <w:shd w:val="clear" w:color="auto" w:fill="auto"/>
            <w:tcMar>
              <w:top w:w="100" w:type="dxa"/>
              <w:left w:w="100" w:type="dxa"/>
              <w:bottom w:w="100" w:type="dxa"/>
              <w:right w:w="100" w:type="dxa"/>
            </w:tcMar>
          </w:tcPr>
          <w:p w:rsidR="00CA09EE" w:rsidP="002F6121" w:rsidRDefault="00CA09EE" w14:paraId="0E8E2A3E" w14:textId="77777777">
            <w:pPr>
              <w:widowControl w:val="0"/>
            </w:pPr>
            <w:r>
              <w:t>Import User</w:t>
            </w:r>
          </w:p>
        </w:tc>
        <w:tc>
          <w:tcPr>
            <w:tcW w:w="4545" w:type="dxa"/>
            <w:shd w:val="clear" w:color="auto" w:fill="auto"/>
            <w:tcMar>
              <w:top w:w="100" w:type="dxa"/>
              <w:left w:w="100" w:type="dxa"/>
              <w:bottom w:w="100" w:type="dxa"/>
              <w:right w:w="100" w:type="dxa"/>
            </w:tcMar>
          </w:tcPr>
          <w:p w:rsidR="00CA09EE" w:rsidP="00BA4275" w:rsidRDefault="00CA09EE" w14:paraId="6153D199" w14:textId="13208E8A">
            <w:pPr>
              <w:widowControl w:val="0"/>
              <w:numPr>
                <w:ilvl w:val="0"/>
                <w:numId w:val="21"/>
              </w:numPr>
            </w:pPr>
            <w:r>
              <w:rPr>
                <w:b/>
              </w:rPr>
              <w:t xml:space="preserve">Import </w:t>
            </w:r>
            <w:proofErr w:type="gramStart"/>
            <w:r>
              <w:rPr>
                <w:b/>
              </w:rPr>
              <w:t xml:space="preserve">Account </w:t>
            </w:r>
            <w:r w:rsidR="00BA4275">
              <w:rPr>
                <w:b/>
              </w:rPr>
              <w:t>:</w:t>
            </w:r>
            <w:proofErr w:type="gramEnd"/>
            <w:r w:rsidRPr="00BA4275" w:rsidR="00BA4275">
              <w:rPr>
                <w:bCs/>
              </w:rPr>
              <w:t xml:space="preserve"> Import accounts from </w:t>
            </w:r>
            <w:proofErr w:type="spellStart"/>
            <w:r w:rsidRPr="00BA4275" w:rsidR="00BA4275">
              <w:rPr>
                <w:bCs/>
              </w:rPr>
              <w:t>BeyondTrust</w:t>
            </w:r>
            <w:proofErr w:type="spellEnd"/>
            <w:r w:rsidRPr="00BA4275" w:rsidR="00BA4275">
              <w:rPr>
                <w:bCs/>
              </w:rPr>
              <w:t xml:space="preserve"> and associate with the users in EIC</w:t>
            </w:r>
          </w:p>
        </w:tc>
        <w:tc>
          <w:tcPr>
            <w:tcW w:w="3120" w:type="dxa"/>
            <w:shd w:val="clear" w:color="auto" w:fill="auto"/>
            <w:tcMar>
              <w:top w:w="100" w:type="dxa"/>
              <w:left w:w="100" w:type="dxa"/>
              <w:bottom w:w="100" w:type="dxa"/>
              <w:right w:w="100" w:type="dxa"/>
            </w:tcMar>
          </w:tcPr>
          <w:p w:rsidR="00CA09EE" w:rsidP="002F6121" w:rsidRDefault="00CA09EE" w14:paraId="679CBD1C" w14:textId="77777777">
            <w:pPr>
              <w:widowControl w:val="0"/>
            </w:pPr>
            <w:proofErr w:type="spellStart"/>
            <w:r>
              <w:t>samAccountName</w:t>
            </w:r>
            <w:proofErr w:type="spellEnd"/>
            <w:r>
              <w:t xml:space="preserve"> is unique ID:</w:t>
            </w:r>
          </w:p>
          <w:p w:rsidR="00CA09EE" w:rsidP="002F6121" w:rsidRDefault="00CA09EE" w14:paraId="030FD5E9" w14:textId="77777777">
            <w:pPr>
              <w:widowControl w:val="0"/>
            </w:pPr>
            <w:r>
              <w:t>If match found Co-relate else create new account</w:t>
            </w:r>
          </w:p>
        </w:tc>
      </w:tr>
      <w:tr w:rsidR="00D44308" w14:paraId="54CBCBF4" w14:textId="77777777">
        <w:trPr>
          <w:trHeight w:val="400"/>
        </w:trPr>
        <w:tc>
          <w:tcPr>
            <w:tcW w:w="1725" w:type="dxa"/>
            <w:shd w:val="clear" w:color="auto" w:fill="auto"/>
            <w:tcMar>
              <w:top w:w="100" w:type="dxa"/>
              <w:left w:w="100" w:type="dxa"/>
              <w:bottom w:w="100" w:type="dxa"/>
              <w:right w:w="100" w:type="dxa"/>
            </w:tcMar>
          </w:tcPr>
          <w:p w:rsidR="00CA09EE" w:rsidP="002F6121" w:rsidRDefault="00CA09EE" w14:paraId="025A55A7" w14:textId="77777777">
            <w:pPr>
              <w:widowControl w:val="0"/>
            </w:pPr>
            <w:r>
              <w:t>Termination</w:t>
            </w:r>
          </w:p>
        </w:tc>
        <w:tc>
          <w:tcPr>
            <w:tcW w:w="4545" w:type="dxa"/>
            <w:shd w:val="clear" w:color="auto" w:fill="auto"/>
            <w:tcMar>
              <w:top w:w="100" w:type="dxa"/>
              <w:left w:w="100" w:type="dxa"/>
              <w:bottom w:w="100" w:type="dxa"/>
              <w:right w:w="100" w:type="dxa"/>
            </w:tcMar>
          </w:tcPr>
          <w:p w:rsidR="00CA09EE" w:rsidP="002F6121" w:rsidRDefault="00CA09EE" w14:paraId="5E948E1B" w14:textId="77777777">
            <w:r>
              <w:t>User is disabled/status changes to inactive</w:t>
            </w:r>
          </w:p>
        </w:tc>
        <w:tc>
          <w:tcPr>
            <w:tcW w:w="3120" w:type="dxa"/>
            <w:shd w:val="clear" w:color="auto" w:fill="auto"/>
            <w:tcMar>
              <w:top w:w="100" w:type="dxa"/>
              <w:left w:w="100" w:type="dxa"/>
              <w:bottom w:w="100" w:type="dxa"/>
              <w:right w:w="100" w:type="dxa"/>
            </w:tcMar>
          </w:tcPr>
          <w:p w:rsidR="00CA09EE" w:rsidP="002F6121" w:rsidRDefault="00CA09EE" w14:paraId="041C829F" w14:textId="77777777">
            <w:r>
              <w:t xml:space="preserve">Delete privileged AD </w:t>
            </w:r>
          </w:p>
        </w:tc>
      </w:tr>
    </w:tbl>
    <w:p w:rsidR="00BC447F" w:rsidP="00D871C6" w:rsidRDefault="00BC447F" w14:paraId="6CC7260C" w14:textId="77777777">
      <w:pPr>
        <w:pStyle w:val="ListParagraph"/>
        <w:pBdr>
          <w:top w:val="nil"/>
          <w:left w:val="nil"/>
          <w:bottom w:val="nil"/>
          <w:right w:val="nil"/>
          <w:between w:val="nil"/>
        </w:pBdr>
        <w:spacing w:line="240" w:lineRule="auto"/>
        <w:rPr>
          <w:color w:val="000000"/>
          <w:lang w:val="en-US"/>
        </w:rPr>
      </w:pPr>
    </w:p>
    <w:p w:rsidRPr="00967FCE" w:rsidR="00B13109" w:rsidP="00B13109" w:rsidRDefault="00B13109" w14:paraId="41F84FF9" w14:textId="5FBC34C7">
      <w:pPr>
        <w:numPr>
          <w:ilvl w:val="0"/>
          <w:numId w:val="27"/>
        </w:numPr>
        <w:pBdr>
          <w:top w:val="single" w:color="4472C4" w:themeColor="accent1" w:sz="24" w:space="0"/>
          <w:left w:val="single" w:color="4472C4" w:themeColor="accent1" w:sz="24" w:space="0"/>
          <w:bottom w:val="single" w:color="4472C4" w:themeColor="accent1" w:sz="24" w:space="0"/>
          <w:right w:val="single" w:color="4472C4" w:themeColor="accent1" w:sz="24" w:space="0"/>
        </w:pBdr>
        <w:shd w:val="clear" w:color="auto" w:fill="4472C4" w:themeFill="accent1"/>
        <w:spacing w:after="0"/>
        <w:outlineLvl w:val="0"/>
        <w:rPr>
          <w:caps/>
          <w:color w:val="FFFFFF" w:themeColor="background1"/>
          <w:spacing w:val="15"/>
          <w:sz w:val="22"/>
          <w:szCs w:val="22"/>
        </w:rPr>
      </w:pPr>
      <w:bookmarkStart w:name="_Toc167026967" w:id="202"/>
      <w:r>
        <w:rPr>
          <w:caps/>
          <w:color w:val="FFFFFF" w:themeColor="background1"/>
          <w:spacing w:val="15"/>
          <w:sz w:val="22"/>
          <w:szCs w:val="22"/>
        </w:rPr>
        <w:t xml:space="preserve">Verity </w:t>
      </w:r>
      <w:r w:rsidR="000630B6">
        <w:rPr>
          <w:caps/>
          <w:color w:val="FFFFFF" w:themeColor="background1"/>
          <w:spacing w:val="15"/>
          <w:sz w:val="22"/>
          <w:szCs w:val="22"/>
        </w:rPr>
        <w:t>Integration</w:t>
      </w:r>
      <w:bookmarkEnd w:id="202"/>
    </w:p>
    <w:p w:rsidR="00070A66" w:rsidP="00070A66" w:rsidRDefault="00070A66" w14:paraId="5CD70B65" w14:textId="07A002DC">
      <w:pPr>
        <w:pStyle w:val="Heading4"/>
      </w:pPr>
      <w:bookmarkStart w:name="_Toc167026968" w:id="203"/>
      <w:r>
        <w:t>19.1 Assumptions:</w:t>
      </w:r>
      <w:bookmarkEnd w:id="203"/>
    </w:p>
    <w:p w:rsidRPr="00070A66" w:rsidR="00697F46" w:rsidP="00697F46" w:rsidRDefault="00697F46" w14:paraId="3170A896" w14:textId="166F9718">
      <w:pPr>
        <w:numPr>
          <w:ilvl w:val="0"/>
          <w:numId w:val="25"/>
        </w:numPr>
        <w:pBdr>
          <w:top w:val="nil"/>
          <w:left w:val="nil"/>
          <w:bottom w:val="nil"/>
          <w:right w:val="nil"/>
          <w:between w:val="nil"/>
        </w:pBdr>
        <w:spacing w:after="0"/>
        <w:ind w:left="709" w:hanging="283"/>
        <w:rPr>
          <w:bCs/>
          <w:color w:val="000000"/>
        </w:rPr>
      </w:pPr>
      <w:r w:rsidRPr="273C1951">
        <w:rPr>
          <w:color w:val="000000" w:themeColor="text1"/>
        </w:rPr>
        <w:t xml:space="preserve">For any user which is present in Workday as well </w:t>
      </w:r>
      <w:ins w:author="TERRY L HUTTON" w:date="2024-06-05T23:04:00Z" w:id="204">
        <w:r w:rsidRPr="273C1951" w:rsidR="002E598A">
          <w:rPr>
            <w:color w:val="000000" w:themeColor="text1"/>
          </w:rPr>
          <w:t xml:space="preserve">as </w:t>
        </w:r>
      </w:ins>
      <w:r w:rsidRPr="273C1951" w:rsidR="00B845AC">
        <w:rPr>
          <w:color w:val="000000" w:themeColor="text1"/>
        </w:rPr>
        <w:t>Verity</w:t>
      </w:r>
      <w:r w:rsidRPr="273C1951">
        <w:rPr>
          <w:color w:val="000000" w:themeColor="text1"/>
        </w:rPr>
        <w:t xml:space="preserve">, Saviynt expects the user to be reconciled only </w:t>
      </w:r>
      <w:r w:rsidRPr="00070A66">
        <w:rPr>
          <w:bCs/>
        </w:rPr>
        <w:t>from a single</w:t>
      </w:r>
      <w:r w:rsidRPr="273C1951">
        <w:rPr>
          <w:color w:val="000000" w:themeColor="text1"/>
        </w:rPr>
        <w:t xml:space="preserve"> source and </w:t>
      </w:r>
      <w:commentRangeStart w:id="205"/>
      <w:commentRangeStart w:id="206"/>
      <w:r w:rsidRPr="273C1951">
        <w:rPr>
          <w:color w:val="000000" w:themeColor="text1"/>
        </w:rPr>
        <w:t xml:space="preserve">not both. </w:t>
      </w:r>
      <w:commentRangeEnd w:id="205"/>
      <w:r w:rsidR="002E598A">
        <w:rPr>
          <w:rStyle w:val="CommentReference"/>
        </w:rPr>
        <w:commentReference w:id="205"/>
      </w:r>
      <w:commentRangeEnd w:id="206"/>
      <w:r>
        <w:rPr>
          <w:rStyle w:val="CommentReference"/>
        </w:rPr>
        <w:commentReference w:id="206"/>
      </w:r>
    </w:p>
    <w:p w:rsidR="00697F46" w:rsidP="00697F46" w:rsidRDefault="00B845AC" w14:paraId="4A005B5B" w14:textId="1645389D">
      <w:pPr>
        <w:numPr>
          <w:ilvl w:val="0"/>
          <w:numId w:val="25"/>
        </w:numPr>
        <w:pBdr>
          <w:top w:val="nil"/>
          <w:left w:val="nil"/>
          <w:bottom w:val="nil"/>
          <w:right w:val="nil"/>
          <w:between w:val="nil"/>
        </w:pBdr>
        <w:spacing w:before="0" w:after="0"/>
        <w:ind w:left="709" w:hanging="283"/>
        <w:rPr>
          <w:color w:val="000000"/>
        </w:rPr>
      </w:pPr>
      <w:r>
        <w:rPr>
          <w:color w:val="000000"/>
        </w:rPr>
        <w:t>Verity</w:t>
      </w:r>
      <w:r w:rsidR="00697F46">
        <w:rPr>
          <w:color w:val="000000"/>
        </w:rPr>
        <w:t xml:space="preserve"> users will be reconciled on their start date itself. There will not be future dated processing.</w:t>
      </w:r>
    </w:p>
    <w:p w:rsidR="00697F46" w:rsidP="00697F46" w:rsidRDefault="00FC1AB2" w14:paraId="0ABD9C3C" w14:textId="62AE8350">
      <w:pPr>
        <w:numPr>
          <w:ilvl w:val="0"/>
          <w:numId w:val="25"/>
        </w:numPr>
        <w:pBdr>
          <w:top w:val="nil"/>
          <w:left w:val="nil"/>
          <w:bottom w:val="nil"/>
          <w:right w:val="nil"/>
          <w:between w:val="nil"/>
        </w:pBdr>
        <w:spacing w:before="0" w:after="0"/>
        <w:ind w:left="709" w:hanging="283"/>
        <w:rPr>
          <w:color w:val="000000"/>
        </w:rPr>
      </w:pPr>
      <w:r w:rsidRPr="273C1951">
        <w:rPr>
          <w:color w:val="000000" w:themeColor="text1"/>
        </w:rPr>
        <w:t>Verity</w:t>
      </w:r>
      <w:r w:rsidRPr="273C1951" w:rsidR="00697F46">
        <w:rPr>
          <w:color w:val="000000" w:themeColor="text1"/>
        </w:rPr>
        <w:t xml:space="preserve"> will send the end date</w:t>
      </w:r>
      <w:r w:rsidRPr="273C1951">
        <w:rPr>
          <w:color w:val="000000" w:themeColor="text1"/>
        </w:rPr>
        <w:t xml:space="preserve"> (if the user is not a paid Sentara employee)</w:t>
      </w:r>
      <w:r w:rsidRPr="273C1951" w:rsidR="00697F46">
        <w:rPr>
          <w:color w:val="000000" w:themeColor="text1"/>
        </w:rPr>
        <w:t xml:space="preserve"> and </w:t>
      </w:r>
      <w:commentRangeStart w:id="207"/>
      <w:commentRangeStart w:id="208"/>
      <w:r w:rsidRPr="273C1951" w:rsidR="00697F46">
        <w:rPr>
          <w:color w:val="000000" w:themeColor="text1"/>
        </w:rPr>
        <w:t>manager</w:t>
      </w:r>
      <w:commentRangeEnd w:id="207"/>
      <w:r w:rsidR="000A022B">
        <w:rPr>
          <w:rStyle w:val="CommentReference"/>
        </w:rPr>
        <w:commentReference w:id="207"/>
      </w:r>
      <w:commentRangeEnd w:id="208"/>
      <w:r>
        <w:rPr>
          <w:rStyle w:val="CommentReference"/>
        </w:rPr>
        <w:commentReference w:id="208"/>
      </w:r>
      <w:r w:rsidRPr="273C1951" w:rsidR="00697F46">
        <w:rPr>
          <w:color w:val="000000" w:themeColor="text1"/>
        </w:rPr>
        <w:t xml:space="preserve"> as mandatory attributes in the feed</w:t>
      </w:r>
      <w:r w:rsidRPr="273C1951">
        <w:rPr>
          <w:color w:val="000000" w:themeColor="text1"/>
        </w:rPr>
        <w:t xml:space="preserve"> for any user tha</w:t>
      </w:r>
      <w:r w:rsidRPr="273C1951" w:rsidR="00231592">
        <w:rPr>
          <w:color w:val="000000" w:themeColor="text1"/>
        </w:rPr>
        <w:t>t is onboarded in Verity</w:t>
      </w:r>
    </w:p>
    <w:p w:rsidR="00697F46" w:rsidP="00697F46" w:rsidRDefault="00697F46" w14:paraId="7B805E9F" w14:textId="5A95A8E6">
      <w:pPr>
        <w:numPr>
          <w:ilvl w:val="0"/>
          <w:numId w:val="25"/>
        </w:numPr>
        <w:pBdr>
          <w:top w:val="nil"/>
          <w:left w:val="nil"/>
          <w:bottom w:val="nil"/>
          <w:right w:val="nil"/>
          <w:between w:val="nil"/>
        </w:pBdr>
        <w:spacing w:before="0" w:after="0"/>
        <w:ind w:left="709" w:hanging="283"/>
        <w:rPr>
          <w:color w:val="000000"/>
        </w:rPr>
      </w:pPr>
      <w:r>
        <w:rPr>
          <w:color w:val="000000"/>
        </w:rPr>
        <w:t xml:space="preserve">Saviynt will reserve one custom property attribute on the user profile to store the source of the user data like Workday, </w:t>
      </w:r>
      <w:r w:rsidR="00450CF4">
        <w:rPr>
          <w:color w:val="000000"/>
        </w:rPr>
        <w:t>Verity</w:t>
      </w:r>
      <w:r>
        <w:rPr>
          <w:color w:val="000000"/>
        </w:rPr>
        <w:t xml:space="preserve"> etc.</w:t>
      </w:r>
    </w:p>
    <w:p w:rsidR="00697F46" w:rsidP="00697F46" w:rsidRDefault="00450CF4" w14:paraId="06BAF34D" w14:textId="67853290">
      <w:pPr>
        <w:numPr>
          <w:ilvl w:val="0"/>
          <w:numId w:val="25"/>
        </w:numPr>
        <w:pBdr>
          <w:top w:val="nil"/>
          <w:left w:val="nil"/>
          <w:bottom w:val="nil"/>
          <w:right w:val="nil"/>
          <w:between w:val="nil"/>
        </w:pBdr>
        <w:spacing w:before="0" w:after="0"/>
        <w:ind w:left="709" w:hanging="283"/>
        <w:rPr>
          <w:color w:val="000000"/>
        </w:rPr>
      </w:pPr>
      <w:r>
        <w:rPr>
          <w:color w:val="000000"/>
        </w:rPr>
        <w:t>Verity</w:t>
      </w:r>
      <w:r w:rsidR="00697F46">
        <w:rPr>
          <w:color w:val="000000"/>
        </w:rPr>
        <w:t xml:space="preserve"> will provide the relationship</w:t>
      </w:r>
      <w:r w:rsidR="00771059">
        <w:rPr>
          <w:color w:val="000000"/>
        </w:rPr>
        <w:t xml:space="preserve"> data from Verity</w:t>
      </w:r>
      <w:r w:rsidR="00697F46">
        <w:rPr>
          <w:color w:val="000000"/>
        </w:rPr>
        <w:t xml:space="preserve">. </w:t>
      </w:r>
    </w:p>
    <w:p w:rsidRPr="00EA6267" w:rsidR="00697F46" w:rsidP="00697F46" w:rsidRDefault="00697F46" w14:paraId="4D147610" w14:textId="6F006C12">
      <w:pPr>
        <w:numPr>
          <w:ilvl w:val="0"/>
          <w:numId w:val="25"/>
        </w:numPr>
        <w:pBdr>
          <w:top w:val="nil"/>
          <w:left w:val="nil"/>
          <w:bottom w:val="nil"/>
          <w:right w:val="nil"/>
          <w:between w:val="nil"/>
        </w:pBdr>
        <w:spacing w:before="0" w:after="0"/>
        <w:ind w:left="709" w:hanging="283"/>
        <w:rPr>
          <w:color w:val="000000"/>
        </w:rPr>
      </w:pPr>
      <w:r>
        <w:rPr>
          <w:color w:val="000000"/>
        </w:rPr>
        <w:t xml:space="preserve">All </w:t>
      </w:r>
      <w:proofErr w:type="gramStart"/>
      <w:r>
        <w:rPr>
          <w:color w:val="000000"/>
        </w:rPr>
        <w:t xml:space="preserve">existing  </w:t>
      </w:r>
      <w:r w:rsidR="002E6A74">
        <w:rPr>
          <w:color w:val="000000"/>
        </w:rPr>
        <w:t>providers</w:t>
      </w:r>
      <w:proofErr w:type="gramEnd"/>
      <w:r>
        <w:rPr>
          <w:color w:val="000000"/>
        </w:rPr>
        <w:t xml:space="preserve"> will </w:t>
      </w:r>
      <w:r>
        <w:t>have a unique</w:t>
      </w:r>
      <w:r>
        <w:rPr>
          <w:color w:val="000000"/>
        </w:rPr>
        <w:t xml:space="preserve"> identifier populated when reconciled </w:t>
      </w:r>
      <w:r>
        <w:t xml:space="preserve">from </w:t>
      </w:r>
      <w:r w:rsidR="00EA6267">
        <w:t>Verity for the first time</w:t>
      </w:r>
    </w:p>
    <w:p w:rsidR="00EA6267" w:rsidP="00697F46" w:rsidRDefault="00EA6267" w14:paraId="4F5CA091" w14:textId="2318FC56">
      <w:pPr>
        <w:numPr>
          <w:ilvl w:val="0"/>
          <w:numId w:val="25"/>
        </w:numPr>
        <w:pBdr>
          <w:top w:val="nil"/>
          <w:left w:val="nil"/>
          <w:bottom w:val="nil"/>
          <w:right w:val="nil"/>
          <w:between w:val="nil"/>
        </w:pBdr>
        <w:spacing w:before="0" w:after="0"/>
        <w:ind w:left="709" w:hanging="283"/>
        <w:rPr>
          <w:color w:val="000000"/>
        </w:rPr>
      </w:pPr>
      <w:r>
        <w:t xml:space="preserve">For a new user unique identifier will be calculated and written back to Verity using </w:t>
      </w:r>
      <w:r w:rsidR="00321D22">
        <w:t>API end point if write-back is supported</w:t>
      </w:r>
    </w:p>
    <w:p w:rsidR="00697F46" w:rsidP="00697F46" w:rsidRDefault="00697F46" w14:paraId="25021A48" w14:textId="77777777">
      <w:pPr>
        <w:spacing w:before="0"/>
        <w:rPr>
          <w:color w:val="1F3863"/>
        </w:rPr>
      </w:pPr>
    </w:p>
    <w:p w:rsidR="00697F46" w:rsidP="00697F46" w:rsidRDefault="00697F46" w14:paraId="5CB70728" w14:textId="0DC5A481">
      <w:pPr>
        <w:spacing w:before="0"/>
        <w:rPr>
          <w:color w:val="1F3863"/>
        </w:rPr>
      </w:pPr>
      <w:r>
        <w:rPr>
          <w:color w:val="1F3863"/>
        </w:rPr>
        <w:t xml:space="preserve">Unique Identifier for user Correlation from </w:t>
      </w:r>
      <w:r w:rsidR="006C3B31">
        <w:rPr>
          <w:color w:val="1F3863"/>
        </w:rPr>
        <w:t>Verity</w:t>
      </w:r>
    </w:p>
    <w:tbl>
      <w:tblPr>
        <w:tblW w:w="8630" w:type="dxa"/>
        <w:tblInd w:w="72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100" w:type="dxa"/>
          <w:left w:w="100" w:type="dxa"/>
          <w:bottom w:w="100" w:type="dxa"/>
          <w:right w:w="100" w:type="dxa"/>
        </w:tblCellMar>
        <w:tblLook w:val="0400" w:firstRow="0" w:lastRow="0" w:firstColumn="0" w:lastColumn="0" w:noHBand="0" w:noVBand="1"/>
      </w:tblPr>
      <w:tblGrid>
        <w:gridCol w:w="4342"/>
        <w:gridCol w:w="4288"/>
      </w:tblGrid>
      <w:tr w:rsidR="00697F46" w:rsidTr="273C1951" w14:paraId="3716D982" w14:textId="77777777">
        <w:tc>
          <w:tcPr>
            <w:tcW w:w="4342" w:type="dxa"/>
            <w:shd w:val="clear" w:color="auto" w:fill="4472C4" w:themeFill="accent1"/>
          </w:tcPr>
          <w:p w:rsidR="00697F46" w:rsidP="002F6121" w:rsidRDefault="006C3B31" w14:paraId="749A82EA" w14:textId="2FB31A25">
            <w:pPr>
              <w:pBdr>
                <w:top w:val="nil"/>
                <w:left w:val="nil"/>
                <w:bottom w:val="nil"/>
                <w:right w:val="nil"/>
                <w:between w:val="nil"/>
              </w:pBdr>
              <w:rPr>
                <w:b/>
                <w:color w:val="FFFFFF"/>
              </w:rPr>
            </w:pPr>
            <w:r>
              <w:rPr>
                <w:b/>
                <w:color w:val="FFFFFF"/>
              </w:rPr>
              <w:t>Verity</w:t>
            </w:r>
          </w:p>
        </w:tc>
        <w:tc>
          <w:tcPr>
            <w:tcW w:w="4288" w:type="dxa"/>
            <w:shd w:val="clear" w:color="auto" w:fill="4472C4" w:themeFill="accent1"/>
          </w:tcPr>
          <w:p w:rsidR="00697F46" w:rsidP="002F6121" w:rsidRDefault="00697F46" w14:paraId="669D2EBC" w14:textId="77777777">
            <w:pPr>
              <w:pBdr>
                <w:top w:val="nil"/>
                <w:left w:val="nil"/>
                <w:bottom w:val="nil"/>
                <w:right w:val="nil"/>
                <w:between w:val="nil"/>
              </w:pBdr>
              <w:rPr>
                <w:b/>
                <w:color w:val="FFFFFF"/>
              </w:rPr>
            </w:pPr>
            <w:r>
              <w:rPr>
                <w:b/>
                <w:color w:val="FFFFFF"/>
              </w:rPr>
              <w:t>Saviynt</w:t>
            </w:r>
          </w:p>
        </w:tc>
      </w:tr>
      <w:tr w:rsidR="00697F46" w:rsidTr="002F6121" w14:paraId="6E4E0FC5" w14:textId="77777777">
        <w:tc>
          <w:tcPr>
            <w:tcW w:w="4342" w:type="dxa"/>
          </w:tcPr>
          <w:p w:rsidR="00697F46" w:rsidP="002F6121" w:rsidRDefault="00697F46" w14:paraId="02A329B2" w14:textId="07AC3E5D">
            <w:pPr>
              <w:pBdr>
                <w:top w:val="nil"/>
                <w:left w:val="nil"/>
                <w:bottom w:val="nil"/>
                <w:right w:val="nil"/>
                <w:between w:val="nil"/>
              </w:pBdr>
              <w:rPr>
                <w:color w:val="000000"/>
              </w:rPr>
            </w:pPr>
            <w:proofErr w:type="spellStart"/>
            <w:r w:rsidRPr="273C1951">
              <w:rPr>
                <w:color w:val="000000" w:themeColor="text1"/>
              </w:rPr>
              <w:t>UniqueIdentifier</w:t>
            </w:r>
            <w:proofErr w:type="spellEnd"/>
            <w:del w:author="THRINAATH VAJRAGOWNI" w:date="2024-06-07T13:39:00Z" w:id="209">
              <w:r w:rsidRPr="273C1951" w:rsidR="006C3B31">
                <w:rPr>
                  <w:color w:val="000000" w:themeColor="text1"/>
                </w:rPr>
                <w:delText>/NPI Number</w:delText>
              </w:r>
            </w:del>
          </w:p>
        </w:tc>
        <w:tc>
          <w:tcPr>
            <w:tcW w:w="4288" w:type="dxa"/>
          </w:tcPr>
          <w:p w:rsidR="00697F46" w:rsidP="002F6121" w:rsidRDefault="00697F46" w14:paraId="4883407E" w14:textId="364FFB67">
            <w:pPr>
              <w:pBdr>
                <w:top w:val="nil"/>
                <w:left w:val="nil"/>
                <w:bottom w:val="nil"/>
                <w:right w:val="nil"/>
                <w:between w:val="nil"/>
              </w:pBdr>
              <w:rPr>
                <w:color w:val="000000"/>
              </w:rPr>
            </w:pPr>
            <w:commentRangeStart w:id="210"/>
            <w:commentRangeStart w:id="211"/>
            <w:r w:rsidRPr="273C1951">
              <w:rPr>
                <w:color w:val="000000" w:themeColor="text1"/>
              </w:rPr>
              <w:t>Username</w:t>
            </w:r>
            <w:commentRangeEnd w:id="210"/>
            <w:r w:rsidR="00D26DE6">
              <w:rPr>
                <w:rStyle w:val="CommentReference"/>
              </w:rPr>
              <w:commentReference w:id="210"/>
            </w:r>
            <w:commentRangeEnd w:id="211"/>
            <w:r>
              <w:rPr>
                <w:rStyle w:val="CommentReference"/>
              </w:rPr>
              <w:commentReference w:id="211"/>
            </w:r>
          </w:p>
        </w:tc>
      </w:tr>
    </w:tbl>
    <w:p w:rsidR="00697F46" w:rsidP="00697F46" w:rsidRDefault="00697F46" w14:paraId="43BFDBEC" w14:textId="77777777">
      <w:pPr>
        <w:pBdr>
          <w:top w:val="nil"/>
          <w:left w:val="nil"/>
          <w:bottom w:val="nil"/>
          <w:right w:val="nil"/>
          <w:between w:val="nil"/>
        </w:pBdr>
        <w:spacing w:before="0"/>
        <w:ind w:left="1800"/>
        <w:rPr>
          <w:color w:val="000000"/>
        </w:rPr>
      </w:pPr>
    </w:p>
    <w:p w:rsidR="00502252" w:rsidP="00502252" w:rsidRDefault="00502252" w14:paraId="1EB3068C" w14:textId="275F7889">
      <w:pPr>
        <w:pStyle w:val="Heading4"/>
      </w:pPr>
      <w:bookmarkStart w:name="_Toc167026969" w:id="212"/>
      <w:r>
        <w:t>19.2 Verity Reconciliation Approach</w:t>
      </w:r>
      <w:bookmarkEnd w:id="212"/>
    </w:p>
    <w:p w:rsidR="00697F46" w:rsidP="00697F46" w:rsidRDefault="003918A9" w14:paraId="5E53D062" w14:textId="2040A38E">
      <w:pPr>
        <w:pStyle w:val="ListParagraph"/>
        <w:numPr>
          <w:ilvl w:val="0"/>
          <w:numId w:val="37"/>
        </w:numPr>
        <w:spacing w:before="240" w:after="240"/>
      </w:pPr>
      <w:r>
        <w:t>Verity</w:t>
      </w:r>
      <w:r w:rsidR="00697F46">
        <w:t xml:space="preserve"> API – full user </w:t>
      </w:r>
      <w:r>
        <w:t>import</w:t>
      </w:r>
    </w:p>
    <w:p w:rsidR="00697F46" w:rsidP="00697F46" w:rsidRDefault="003918A9" w14:paraId="506E352A" w14:textId="42A4B631">
      <w:pPr>
        <w:pStyle w:val="ListParagraph"/>
        <w:numPr>
          <w:ilvl w:val="1"/>
          <w:numId w:val="37"/>
        </w:numPr>
        <w:spacing w:before="240" w:after="240"/>
      </w:pPr>
      <w:r>
        <w:t>Verity</w:t>
      </w:r>
      <w:r w:rsidR="00697F46">
        <w:t xml:space="preserve"> API will be used for </w:t>
      </w:r>
      <w:r w:rsidR="005D13BE">
        <w:t xml:space="preserve">full user </w:t>
      </w:r>
      <w:r w:rsidR="001240CF">
        <w:t>import.</w:t>
      </w:r>
    </w:p>
    <w:p w:rsidR="00697F46" w:rsidP="00697F46" w:rsidRDefault="005D13BE" w14:paraId="2EFA65E0" w14:textId="229E7D27">
      <w:pPr>
        <w:pStyle w:val="ListParagraph"/>
        <w:numPr>
          <w:ilvl w:val="1"/>
          <w:numId w:val="37"/>
        </w:numPr>
        <w:spacing w:before="240" w:after="240"/>
      </w:pPr>
      <w:r>
        <w:t xml:space="preserve">Verity user import job will be scheduled </w:t>
      </w:r>
      <w:r w:rsidR="003D616A">
        <w:t>to run multiple times a day</w:t>
      </w:r>
      <w:r w:rsidR="000C3469">
        <w:t xml:space="preserve"> (actual </w:t>
      </w:r>
      <w:commentRangeStart w:id="213"/>
      <w:commentRangeStart w:id="214"/>
      <w:r w:rsidR="000C3469">
        <w:t>sch</w:t>
      </w:r>
      <w:r w:rsidR="001240CF">
        <w:t>edule TBD</w:t>
      </w:r>
      <w:commentRangeEnd w:id="213"/>
      <w:r w:rsidR="003F481F">
        <w:rPr>
          <w:rStyle w:val="CommentReference"/>
        </w:rPr>
        <w:commentReference w:id="213"/>
      </w:r>
      <w:commentRangeEnd w:id="214"/>
      <w:r>
        <w:rPr>
          <w:rStyle w:val="CommentReference"/>
        </w:rPr>
        <w:commentReference w:id="214"/>
      </w:r>
      <w:r w:rsidR="000C3469">
        <w:t>)</w:t>
      </w:r>
    </w:p>
    <w:p w:rsidR="00697F46" w:rsidP="00697F46" w:rsidRDefault="00697F46" w14:paraId="5722FF24" w14:textId="616D8527">
      <w:pPr>
        <w:pStyle w:val="ListParagraph"/>
        <w:numPr>
          <w:ilvl w:val="1"/>
          <w:numId w:val="37"/>
        </w:numPr>
        <w:spacing w:before="240" w:after="240"/>
      </w:pPr>
      <w:r>
        <w:t xml:space="preserve">Unique Identifier </w:t>
      </w:r>
      <w:r w:rsidR="003D616A">
        <w:t>will be used to correlate providers from Verity</w:t>
      </w:r>
      <w:r w:rsidR="000C3469">
        <w:t>.</w:t>
      </w:r>
    </w:p>
    <w:p w:rsidR="001240CF" w:rsidP="00697F46" w:rsidRDefault="001240CF" w14:paraId="279D61D2" w14:textId="194A9C0E">
      <w:pPr>
        <w:pStyle w:val="ListParagraph"/>
        <w:numPr>
          <w:ilvl w:val="1"/>
          <w:numId w:val="37"/>
        </w:numPr>
        <w:spacing w:before="240" w:after="240"/>
      </w:pPr>
      <w:r>
        <w:t xml:space="preserve">Verity will include Unique Identifier and </w:t>
      </w:r>
      <w:r w:rsidR="00C30EF4">
        <w:t xml:space="preserve">NPI # in the API to be returned </w:t>
      </w:r>
      <w:r w:rsidR="003B53CE">
        <w:t xml:space="preserve">so that </w:t>
      </w:r>
      <w:r w:rsidR="009B269B">
        <w:t>Saviynt</w:t>
      </w:r>
      <w:r w:rsidR="003B53CE">
        <w:t xml:space="preserve"> EIC can use </w:t>
      </w:r>
      <w:r w:rsidR="009B269B">
        <w:t>those attributes</w:t>
      </w:r>
      <w:r w:rsidR="003B53CE">
        <w:t xml:space="preserve"> for correlation</w:t>
      </w:r>
      <w:r w:rsidR="009B269B">
        <w:t>.</w:t>
      </w:r>
    </w:p>
    <w:p w:rsidR="003B53CE" w:rsidP="00697F46" w:rsidRDefault="003B53CE" w14:paraId="7B71FEFD" w14:textId="47CC0451">
      <w:pPr>
        <w:pStyle w:val="ListParagraph"/>
        <w:numPr>
          <w:ilvl w:val="1"/>
          <w:numId w:val="37"/>
        </w:numPr>
        <w:spacing w:before="240" w:after="240"/>
      </w:pPr>
      <w:r>
        <w:t xml:space="preserve">Verity will </w:t>
      </w:r>
      <w:r w:rsidR="00260776">
        <w:t xml:space="preserve">provide the status field </w:t>
      </w:r>
      <w:r w:rsidR="0008539A">
        <w:t>in the API for Saviynt EIC to make the determination to keep the user active vs inactive.</w:t>
      </w:r>
    </w:p>
    <w:p w:rsidR="0008539A" w:rsidP="0008539A" w:rsidRDefault="0008539A" w14:paraId="25D8ACFA" w14:textId="77777777">
      <w:pPr>
        <w:pStyle w:val="ListParagraph"/>
        <w:spacing w:before="240" w:after="240"/>
        <w:ind w:left="1440"/>
      </w:pPr>
    </w:p>
    <w:p w:rsidR="00697F46" w:rsidP="00697F46" w:rsidRDefault="00697F46" w14:paraId="298AD17B" w14:textId="77777777">
      <w:pPr>
        <w:pStyle w:val="ListParagraph"/>
        <w:spacing w:before="240" w:after="240"/>
        <w:ind w:left="1440"/>
      </w:pPr>
    </w:p>
    <w:p w:rsidR="004011B6" w:rsidP="004011B6" w:rsidRDefault="004011B6" w14:paraId="7EBEEBD9" w14:textId="14E2AE7B">
      <w:pPr>
        <w:pStyle w:val="Heading4"/>
      </w:pPr>
      <w:bookmarkStart w:name="_Toc167026970" w:id="215"/>
      <w:r>
        <w:t xml:space="preserve">19.3 </w:t>
      </w:r>
      <w:r w:rsidR="00030E85">
        <w:t xml:space="preserve">Connector </w:t>
      </w:r>
      <w:r>
        <w:t>Design</w:t>
      </w:r>
      <w:bookmarkEnd w:id="215"/>
    </w:p>
    <w:p w:rsidR="00BC6E4C" w:rsidP="00BC6E4C" w:rsidRDefault="00BC6E4C" w14:paraId="580B5078" w14:textId="17BA1A6C">
      <w:r>
        <w:rPr>
          <w:noProof/>
        </w:rPr>
        <w:drawing>
          <wp:inline distT="0" distB="0" distL="0" distR="0" wp14:anchorId="2F8BA2DA" wp14:editId="28E27EC1">
            <wp:extent cx="5943600" cy="2348230"/>
            <wp:effectExtent l="0" t="0" r="0" b="0"/>
            <wp:docPr id="76458222" name="Picture 4" descr="A diagram of a computer proce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58222" name="Picture 4" descr="A diagram of a computer process&#10;&#10;Description automatically generated with medium confidenc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2348230"/>
                    </a:xfrm>
                    <a:prstGeom prst="rect">
                      <a:avLst/>
                    </a:prstGeom>
                    <a:noFill/>
                    <a:ln>
                      <a:noFill/>
                    </a:ln>
                  </pic:spPr>
                </pic:pic>
              </a:graphicData>
            </a:graphic>
          </wp:inline>
        </w:drawing>
      </w:r>
    </w:p>
    <w:p w:rsidR="00697F46" w:rsidP="00030E85" w:rsidRDefault="00697F46" w14:paraId="0ECB0E36" w14:textId="25F2307C">
      <w:pPr>
        <w:numPr>
          <w:ilvl w:val="0"/>
          <w:numId w:val="52"/>
        </w:numPr>
        <w:pBdr>
          <w:top w:val="nil"/>
          <w:left w:val="nil"/>
          <w:bottom w:val="nil"/>
          <w:right w:val="nil"/>
          <w:between w:val="nil"/>
        </w:pBdr>
        <w:spacing w:before="0" w:after="0"/>
        <w:rPr>
          <w:color w:val="000000"/>
        </w:rPr>
      </w:pPr>
      <w:r>
        <w:rPr>
          <w:color w:val="000000"/>
        </w:rPr>
        <w:t xml:space="preserve">Saviynt will receive new </w:t>
      </w:r>
      <w:r w:rsidR="004F7E5F">
        <w:rPr>
          <w:color w:val="000000"/>
        </w:rPr>
        <w:t xml:space="preserve">provider </w:t>
      </w:r>
      <w:r>
        <w:rPr>
          <w:color w:val="000000"/>
        </w:rPr>
        <w:t xml:space="preserve">data from </w:t>
      </w:r>
      <w:r w:rsidR="004F7E5F">
        <w:rPr>
          <w:color w:val="000000"/>
        </w:rPr>
        <w:t>Verity</w:t>
      </w:r>
      <w:r>
        <w:rPr>
          <w:color w:val="000000"/>
        </w:rPr>
        <w:t xml:space="preserve"> for the users on their </w:t>
      </w:r>
      <w:r w:rsidRPr="005D6418">
        <w:rPr>
          <w:b/>
          <w:bCs/>
          <w:color w:val="000000"/>
        </w:rPr>
        <w:t>start date</w:t>
      </w:r>
      <w:r>
        <w:rPr>
          <w:b/>
          <w:color w:val="000000"/>
        </w:rPr>
        <w:t xml:space="preserve"> via the REST Connector implementation</w:t>
      </w:r>
      <w:r>
        <w:rPr>
          <w:color w:val="000000"/>
        </w:rPr>
        <w:t xml:space="preserve">. Same connection will be used to aggregate the updates for the existing </w:t>
      </w:r>
      <w:r w:rsidR="00A9755E">
        <w:rPr>
          <w:color w:val="000000"/>
        </w:rPr>
        <w:t xml:space="preserve">provider </w:t>
      </w:r>
      <w:r>
        <w:rPr>
          <w:color w:val="000000"/>
        </w:rPr>
        <w:t xml:space="preserve">users too. </w:t>
      </w:r>
    </w:p>
    <w:p w:rsidR="00697F46" w:rsidP="00030E85" w:rsidRDefault="00697F46" w14:paraId="1EECF04E" w14:textId="77777777">
      <w:pPr>
        <w:numPr>
          <w:ilvl w:val="0"/>
          <w:numId w:val="52"/>
        </w:numPr>
        <w:pBdr>
          <w:top w:val="nil"/>
          <w:left w:val="nil"/>
          <w:bottom w:val="nil"/>
          <w:right w:val="nil"/>
          <w:between w:val="nil"/>
        </w:pBdr>
        <w:spacing w:before="0" w:after="0"/>
      </w:pPr>
      <w:r>
        <w:rPr>
          <w:color w:val="000000"/>
        </w:rPr>
        <w:t xml:space="preserve">Saviynt will generate the unique system login and use Customproperty1 to store the same.  </w:t>
      </w:r>
    </w:p>
    <w:p w:rsidR="00697F46" w:rsidP="002F6121" w:rsidRDefault="00697F46" w14:paraId="5ED39A33" w14:textId="74929A69">
      <w:pPr>
        <w:numPr>
          <w:ilvl w:val="0"/>
          <w:numId w:val="52"/>
        </w:numPr>
        <w:pBdr>
          <w:top w:val="nil"/>
          <w:left w:val="nil"/>
          <w:bottom w:val="nil"/>
          <w:right w:val="nil"/>
          <w:between w:val="nil"/>
        </w:pBdr>
        <w:spacing w:before="0" w:after="0"/>
      </w:pPr>
      <w:r w:rsidRPr="00A9755E">
        <w:rPr>
          <w:color w:val="000000"/>
        </w:rPr>
        <w:t xml:space="preserve">Attribute mapping </w:t>
      </w:r>
      <w:r>
        <w:t>Refer Appendix</w:t>
      </w:r>
    </w:p>
    <w:p w:rsidR="004011B6" w:rsidP="004011B6" w:rsidRDefault="004011B6" w14:paraId="7D563BBB" w14:textId="23354028">
      <w:pPr>
        <w:pStyle w:val="Heading4"/>
      </w:pPr>
      <w:bookmarkStart w:name="_Toc167026971" w:id="216"/>
      <w:r>
        <w:t>19.</w:t>
      </w:r>
      <w:r w:rsidR="00FE3672">
        <w:t>4</w:t>
      </w:r>
      <w:r>
        <w:t xml:space="preserve"> </w:t>
      </w:r>
      <w:r w:rsidR="00FE3672">
        <w:t>Data PreProcessor</w:t>
      </w:r>
      <w:r>
        <w:t>:</w:t>
      </w:r>
      <w:bookmarkEnd w:id="216"/>
    </w:p>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4680"/>
        <w:gridCol w:w="4680"/>
      </w:tblGrid>
      <w:tr w:rsidR="00697F46" w:rsidTr="002F6121" w14:paraId="7F2A15FC" w14:textId="77777777">
        <w:tc>
          <w:tcPr>
            <w:tcW w:w="4680" w:type="dxa"/>
            <w:shd w:val="clear" w:color="auto" w:fill="6D9EEB"/>
            <w:tcMar>
              <w:top w:w="100" w:type="dxa"/>
              <w:left w:w="100" w:type="dxa"/>
              <w:bottom w:w="100" w:type="dxa"/>
              <w:right w:w="100" w:type="dxa"/>
            </w:tcMar>
          </w:tcPr>
          <w:p w:rsidR="00697F46" w:rsidP="002F6121" w:rsidRDefault="00697F46" w14:paraId="73AA4811" w14:textId="77777777">
            <w:pPr>
              <w:widowControl w:val="0"/>
              <w:rPr>
                <w:b/>
                <w:smallCaps/>
                <w:color w:val="FFFFFF"/>
              </w:rPr>
            </w:pPr>
            <w:r>
              <w:rPr>
                <w:b/>
                <w:smallCaps/>
                <w:color w:val="FFFFFF"/>
              </w:rPr>
              <w:t>Details</w:t>
            </w:r>
          </w:p>
        </w:tc>
        <w:tc>
          <w:tcPr>
            <w:tcW w:w="4680" w:type="dxa"/>
            <w:shd w:val="clear" w:color="auto" w:fill="6D9EEB"/>
            <w:tcMar>
              <w:top w:w="100" w:type="dxa"/>
              <w:left w:w="100" w:type="dxa"/>
              <w:bottom w:w="100" w:type="dxa"/>
              <w:right w:w="100" w:type="dxa"/>
            </w:tcMar>
          </w:tcPr>
          <w:p w:rsidR="00697F46" w:rsidP="002F6121" w:rsidRDefault="00697F46" w14:paraId="669BB98C" w14:textId="77777777">
            <w:pPr>
              <w:widowControl w:val="0"/>
              <w:rPr>
                <w:b/>
                <w:smallCaps/>
                <w:color w:val="FFFFFF"/>
              </w:rPr>
            </w:pPr>
            <w:r>
              <w:rPr>
                <w:b/>
                <w:smallCaps/>
                <w:color w:val="FFFFFF"/>
              </w:rPr>
              <w:t>Purpose</w:t>
            </w:r>
          </w:p>
        </w:tc>
      </w:tr>
      <w:tr w:rsidR="00697F46" w:rsidTr="002F6121" w14:paraId="29056518" w14:textId="77777777">
        <w:tc>
          <w:tcPr>
            <w:tcW w:w="4680" w:type="dxa"/>
            <w:shd w:val="clear" w:color="auto" w:fill="auto"/>
            <w:tcMar>
              <w:top w:w="100" w:type="dxa"/>
              <w:left w:w="100" w:type="dxa"/>
              <w:bottom w:w="100" w:type="dxa"/>
              <w:right w:w="100" w:type="dxa"/>
            </w:tcMar>
          </w:tcPr>
          <w:p w:rsidRPr="00935621" w:rsidR="00935621" w:rsidP="00935621" w:rsidRDefault="00935621" w14:paraId="7F5C9019" w14:textId="77777777">
            <w:pPr>
              <w:widowControl w:val="0"/>
              <w:rPr>
                <w:smallCaps/>
                <w:color w:val="2F5496"/>
              </w:rPr>
            </w:pPr>
            <w:r w:rsidRPr="00935621">
              <w:rPr>
                <w:smallCaps/>
                <w:color w:val="2F5496"/>
              </w:rPr>
              <w:tab/>
            </w:r>
            <w:r w:rsidRPr="00935621">
              <w:rPr>
                <w:smallCaps/>
                <w:color w:val="2F5496"/>
              </w:rPr>
              <w:tab/>
            </w:r>
            <w:r w:rsidRPr="00935621">
              <w:rPr>
                <w:smallCaps/>
                <w:color w:val="2F5496"/>
              </w:rPr>
              <w:t>"CUSTOMFUNCTION###FUNCTION1"</w:t>
            </w:r>
          </w:p>
          <w:p w:rsidRPr="00935621" w:rsidR="00935621" w:rsidP="00935621" w:rsidRDefault="00935621" w14:paraId="1D110B3E" w14:textId="77777777">
            <w:pPr>
              <w:widowControl w:val="0"/>
              <w:rPr>
                <w:smallCaps/>
                <w:color w:val="2F5496"/>
              </w:rPr>
            </w:pPr>
            <w:r w:rsidRPr="00935621">
              <w:rPr>
                <w:smallCaps/>
                <w:color w:val="2F5496"/>
              </w:rPr>
              <w:tab/>
            </w:r>
            <w:r w:rsidRPr="00935621">
              <w:rPr>
                <w:smallCaps/>
                <w:color w:val="2F5496"/>
              </w:rPr>
              <w:t>],</w:t>
            </w:r>
          </w:p>
          <w:p w:rsidRPr="00935621" w:rsidR="00935621" w:rsidP="00935621" w:rsidRDefault="00935621" w14:paraId="31E8FC40" w14:textId="77777777">
            <w:pPr>
              <w:widowControl w:val="0"/>
              <w:rPr>
                <w:smallCaps/>
                <w:color w:val="2F5496"/>
              </w:rPr>
            </w:pPr>
            <w:r w:rsidRPr="00935621">
              <w:rPr>
                <w:smallCaps/>
                <w:color w:val="2F5496"/>
              </w:rPr>
              <w:tab/>
            </w:r>
            <w:r w:rsidRPr="00935621">
              <w:rPr>
                <w:smallCaps/>
                <w:color w:val="2F5496"/>
              </w:rPr>
              <w:t>"CUSTOMFUNCTIONS": {</w:t>
            </w:r>
          </w:p>
          <w:p w:rsidRPr="00935621" w:rsidR="00935621" w:rsidP="00935621" w:rsidRDefault="00935621" w14:paraId="5221FBF7" w14:textId="77777777">
            <w:pPr>
              <w:widowControl w:val="0"/>
              <w:rPr>
                <w:smallCaps/>
                <w:color w:val="2F5496"/>
              </w:rPr>
            </w:pPr>
            <w:r w:rsidRPr="00935621">
              <w:rPr>
                <w:smallCaps/>
                <w:color w:val="2F5496"/>
              </w:rPr>
              <w:tab/>
            </w:r>
            <w:r w:rsidRPr="00935621">
              <w:rPr>
                <w:smallCaps/>
                <w:color w:val="2F5496"/>
              </w:rPr>
              <w:tab/>
            </w:r>
            <w:r w:rsidRPr="00935621">
              <w:rPr>
                <w:smallCaps/>
                <w:color w:val="2F5496"/>
              </w:rPr>
              <w:t>"FUNCTION1": {</w:t>
            </w:r>
          </w:p>
          <w:p w:rsidRPr="00935621" w:rsidR="00935621" w:rsidP="00935621" w:rsidRDefault="00935621" w14:paraId="7CCC0EF7" w14:textId="77777777">
            <w:pPr>
              <w:widowControl w:val="0"/>
              <w:rPr>
                <w:smallCaps/>
                <w:color w:val="2F5496"/>
              </w:rPr>
            </w:pPr>
            <w:r w:rsidRPr="00935621">
              <w:rPr>
                <w:smallCaps/>
                <w:color w:val="2F5496"/>
              </w:rPr>
              <w:tab/>
            </w:r>
            <w:r w:rsidRPr="00935621">
              <w:rPr>
                <w:smallCaps/>
                <w:color w:val="2F5496"/>
              </w:rPr>
              <w:tab/>
            </w:r>
            <w:r w:rsidRPr="00935621">
              <w:rPr>
                <w:smallCaps/>
                <w:color w:val="2F5496"/>
              </w:rPr>
              <w:tab/>
            </w:r>
            <w:r w:rsidRPr="00935621">
              <w:rPr>
                <w:smallCaps/>
                <w:color w:val="2F5496"/>
              </w:rPr>
              <w:t>"FULLCLASSNAME": "</w:t>
            </w:r>
            <w:proofErr w:type="spellStart"/>
            <w:proofErr w:type="gramStart"/>
            <w:r w:rsidRPr="00935621">
              <w:rPr>
                <w:smallCaps/>
                <w:color w:val="2F5496"/>
              </w:rPr>
              <w:t>com.sentara.custom.preprocessor</w:t>
            </w:r>
            <w:proofErr w:type="gramEnd"/>
            <w:r w:rsidRPr="00935621">
              <w:rPr>
                <w:smallCaps/>
                <w:color w:val="2F5496"/>
              </w:rPr>
              <w:t>.Transformation</w:t>
            </w:r>
            <w:proofErr w:type="spellEnd"/>
            <w:r w:rsidRPr="00935621">
              <w:rPr>
                <w:smallCaps/>
                <w:color w:val="2F5496"/>
              </w:rPr>
              <w:t>",</w:t>
            </w:r>
          </w:p>
          <w:p w:rsidRPr="00935621" w:rsidR="00935621" w:rsidP="00935621" w:rsidRDefault="00935621" w14:paraId="3B670A93" w14:textId="0A98ABDC">
            <w:pPr>
              <w:widowControl w:val="0"/>
              <w:rPr>
                <w:smallCaps/>
                <w:color w:val="2F5496"/>
              </w:rPr>
            </w:pPr>
            <w:r w:rsidRPr="00935621">
              <w:rPr>
                <w:smallCaps/>
                <w:color w:val="2F5496"/>
              </w:rPr>
              <w:tab/>
            </w:r>
            <w:r w:rsidRPr="00935621">
              <w:rPr>
                <w:smallCaps/>
                <w:color w:val="2F5496"/>
              </w:rPr>
              <w:tab/>
            </w:r>
            <w:r w:rsidRPr="00935621">
              <w:rPr>
                <w:smallCaps/>
                <w:color w:val="2F5496"/>
              </w:rPr>
              <w:tab/>
            </w:r>
            <w:r w:rsidRPr="00935621">
              <w:rPr>
                <w:smallCaps/>
                <w:color w:val="2F5496"/>
              </w:rPr>
              <w:t>"METHODNAME": "</w:t>
            </w:r>
            <w:proofErr w:type="spellStart"/>
            <w:r w:rsidRPr="00935621">
              <w:rPr>
                <w:smallCaps/>
                <w:color w:val="2F5496"/>
              </w:rPr>
              <w:t>doCustomPreprocess</w:t>
            </w:r>
            <w:r w:rsidR="00A91804">
              <w:rPr>
                <w:smallCaps/>
                <w:color w:val="2F5496"/>
              </w:rPr>
              <w:t>ForVerity</w:t>
            </w:r>
            <w:proofErr w:type="spellEnd"/>
            <w:r w:rsidRPr="00935621">
              <w:rPr>
                <w:smallCaps/>
                <w:color w:val="2F5496"/>
              </w:rPr>
              <w:t>"</w:t>
            </w:r>
          </w:p>
          <w:p w:rsidRPr="00935621" w:rsidR="00935621" w:rsidP="00935621" w:rsidRDefault="00935621" w14:paraId="7B0D7228" w14:textId="77777777">
            <w:pPr>
              <w:widowControl w:val="0"/>
              <w:rPr>
                <w:smallCaps/>
                <w:color w:val="2F5496"/>
              </w:rPr>
            </w:pPr>
            <w:r w:rsidRPr="00935621">
              <w:rPr>
                <w:smallCaps/>
                <w:color w:val="2F5496"/>
              </w:rPr>
              <w:tab/>
            </w:r>
            <w:r w:rsidRPr="00935621">
              <w:rPr>
                <w:smallCaps/>
                <w:color w:val="2F5496"/>
              </w:rPr>
              <w:tab/>
            </w:r>
            <w:r w:rsidRPr="00935621">
              <w:rPr>
                <w:smallCaps/>
                <w:color w:val="2F5496"/>
              </w:rPr>
              <w:t>}</w:t>
            </w:r>
          </w:p>
          <w:p w:rsidR="00697F46" w:rsidP="00935621" w:rsidRDefault="00935621" w14:paraId="0C9A547E" w14:textId="4DE150AE">
            <w:pPr>
              <w:widowControl w:val="0"/>
              <w:rPr>
                <w:smallCaps/>
                <w:color w:val="2F5496"/>
              </w:rPr>
            </w:pPr>
            <w:r w:rsidRPr="00935621">
              <w:rPr>
                <w:smallCaps/>
                <w:color w:val="2F5496"/>
              </w:rPr>
              <w:tab/>
            </w:r>
            <w:r w:rsidRPr="00935621">
              <w:rPr>
                <w:smallCaps/>
                <w:color w:val="2F5496"/>
              </w:rPr>
              <w:t>}</w:t>
            </w:r>
          </w:p>
        </w:tc>
        <w:tc>
          <w:tcPr>
            <w:tcW w:w="4680" w:type="dxa"/>
            <w:shd w:val="clear" w:color="auto" w:fill="auto"/>
            <w:tcMar>
              <w:top w:w="100" w:type="dxa"/>
              <w:left w:w="100" w:type="dxa"/>
              <w:bottom w:w="100" w:type="dxa"/>
              <w:right w:w="100" w:type="dxa"/>
            </w:tcMar>
          </w:tcPr>
          <w:p w:rsidR="00697F46" w:rsidP="002F6121" w:rsidRDefault="00A91804" w14:paraId="17A827A3" w14:textId="755B4D9C">
            <w:pPr>
              <w:widowControl w:val="0"/>
              <w:rPr>
                <w:smallCaps/>
                <w:color w:val="2F5496"/>
              </w:rPr>
            </w:pPr>
            <w:r>
              <w:rPr>
                <w:smallCaps/>
                <w:color w:val="2F5496"/>
              </w:rPr>
              <w:t xml:space="preserve">Purpose of this </w:t>
            </w:r>
            <w:r w:rsidR="003A1C85">
              <w:rPr>
                <w:smallCaps/>
                <w:color w:val="2F5496"/>
              </w:rPr>
              <w:t xml:space="preserve">snippet of code is to generate the </w:t>
            </w:r>
            <w:proofErr w:type="spellStart"/>
            <w:r w:rsidR="003A1C85">
              <w:rPr>
                <w:smallCaps/>
                <w:color w:val="2F5496"/>
              </w:rPr>
              <w:t>systemusername</w:t>
            </w:r>
            <w:proofErr w:type="spellEnd"/>
            <w:r w:rsidR="003A1C85">
              <w:rPr>
                <w:smallCaps/>
                <w:color w:val="2F5496"/>
              </w:rPr>
              <w:t xml:space="preserve"> and the email address</w:t>
            </w:r>
          </w:p>
        </w:tc>
      </w:tr>
    </w:tbl>
    <w:p w:rsidR="00697F46" w:rsidP="00697F46" w:rsidRDefault="00697F46" w14:paraId="4F040B21" w14:textId="77777777">
      <w:pPr>
        <w:rPr>
          <w:smallCaps/>
          <w:color w:val="2F5496"/>
        </w:rPr>
      </w:pPr>
      <w:r>
        <w:rPr>
          <w:smallCaps/>
          <w:color w:val="2F5496"/>
        </w:rPr>
        <w:t xml:space="preserve"> </w:t>
      </w:r>
    </w:p>
    <w:p w:rsidR="00FE3672" w:rsidP="00FE3672" w:rsidRDefault="00FE3672" w14:paraId="2815F7B7" w14:textId="0FAAF91A">
      <w:pPr>
        <w:pStyle w:val="Heading4"/>
      </w:pPr>
      <w:bookmarkStart w:name="_Toc167026972" w:id="217"/>
      <w:r>
        <w:t>19.5 Account Name Generation:</w:t>
      </w:r>
      <w:bookmarkEnd w:id="217"/>
    </w:p>
    <w:p w:rsidR="00697F46" w:rsidP="00697F46" w:rsidRDefault="00697F46" w14:paraId="535B32CB" w14:textId="0498F22D">
      <w:r>
        <w:t xml:space="preserve">As mentioned </w:t>
      </w:r>
      <w:r w:rsidR="00CB77D5">
        <w:t xml:space="preserve">in </w:t>
      </w:r>
      <w:r>
        <w:t>workday section</w:t>
      </w:r>
      <w:r w:rsidR="00CB77D5">
        <w:t xml:space="preserve"> 3.2.1</w:t>
      </w:r>
    </w:p>
    <w:p w:rsidR="00FE3672" w:rsidP="00FE3672" w:rsidRDefault="00FE3672" w14:paraId="7F919BA0" w14:textId="1C1FAD70">
      <w:pPr>
        <w:pStyle w:val="Heading4"/>
      </w:pPr>
      <w:bookmarkStart w:name="_Toc167026973" w:id="218"/>
      <w:r>
        <w:t>19.6 Email Generation:</w:t>
      </w:r>
      <w:bookmarkEnd w:id="218"/>
    </w:p>
    <w:p w:rsidR="00697F46" w:rsidP="00697F46" w:rsidRDefault="00697F46" w14:paraId="7D919D26" w14:textId="77777777">
      <w:pPr>
        <w:rPr>
          <w:b/>
        </w:rPr>
      </w:pPr>
      <w:r>
        <w:rPr>
          <w:b/>
        </w:rPr>
        <w:t xml:space="preserve">Assumption: </w:t>
      </w:r>
    </w:p>
    <w:p w:rsidR="00697F46" w:rsidP="00697F46" w:rsidRDefault="00697F46" w14:paraId="5646B0F7" w14:textId="3608A27B">
      <w:pPr>
        <w:numPr>
          <w:ilvl w:val="0"/>
          <w:numId w:val="28"/>
        </w:numPr>
        <w:pBdr>
          <w:top w:val="nil"/>
          <w:left w:val="nil"/>
          <w:bottom w:val="nil"/>
          <w:right w:val="nil"/>
          <w:between w:val="nil"/>
        </w:pBdr>
      </w:pPr>
      <w:r>
        <w:rPr>
          <w:color w:val="000000"/>
        </w:rPr>
        <w:t xml:space="preserve">Saviynt will reconcile the </w:t>
      </w:r>
      <w:r w:rsidR="0041354B">
        <w:rPr>
          <w:color w:val="000000"/>
        </w:rPr>
        <w:t>Provider’s</w:t>
      </w:r>
      <w:r>
        <w:rPr>
          <w:color w:val="000000"/>
        </w:rPr>
        <w:t xml:space="preserve"> personal email id in the Saviynt Email field. </w:t>
      </w:r>
    </w:p>
    <w:p w:rsidR="00697F46" w:rsidP="00697F46" w:rsidRDefault="00697F46" w14:paraId="70FFDECD" w14:textId="77777777">
      <w:r>
        <w:t>If the personal email address is not populated</w:t>
      </w:r>
    </w:p>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4680"/>
        <w:gridCol w:w="4680"/>
      </w:tblGrid>
      <w:tr w:rsidR="00697F46" w:rsidTr="002F6121" w14:paraId="21AC5E17" w14:textId="77777777">
        <w:tc>
          <w:tcPr>
            <w:tcW w:w="4680" w:type="dxa"/>
            <w:shd w:val="clear" w:color="auto" w:fill="6D9EEB"/>
            <w:tcMar>
              <w:top w:w="100" w:type="dxa"/>
              <w:left w:w="100" w:type="dxa"/>
              <w:bottom w:w="100" w:type="dxa"/>
              <w:right w:w="100" w:type="dxa"/>
            </w:tcMar>
          </w:tcPr>
          <w:p w:rsidR="00697F46" w:rsidP="002F6121" w:rsidRDefault="00697F46" w14:paraId="23134DF8" w14:textId="77777777">
            <w:pPr>
              <w:widowControl w:val="0"/>
              <w:rPr>
                <w:b/>
                <w:smallCaps/>
                <w:color w:val="FFFFFF"/>
              </w:rPr>
            </w:pPr>
            <w:r>
              <w:rPr>
                <w:b/>
                <w:smallCaps/>
                <w:color w:val="FFFFFF"/>
              </w:rPr>
              <w:t>Condition</w:t>
            </w:r>
          </w:p>
        </w:tc>
        <w:tc>
          <w:tcPr>
            <w:tcW w:w="4680" w:type="dxa"/>
            <w:shd w:val="clear" w:color="auto" w:fill="6D9EEB"/>
            <w:tcMar>
              <w:top w:w="100" w:type="dxa"/>
              <w:left w:w="100" w:type="dxa"/>
              <w:bottom w:w="100" w:type="dxa"/>
              <w:right w:w="100" w:type="dxa"/>
            </w:tcMar>
          </w:tcPr>
          <w:p w:rsidR="00697F46" w:rsidP="002F6121" w:rsidRDefault="00697F46" w14:paraId="36A2E15C" w14:textId="77777777">
            <w:pPr>
              <w:widowControl w:val="0"/>
              <w:rPr>
                <w:b/>
                <w:smallCaps/>
                <w:color w:val="FFFFFF"/>
              </w:rPr>
            </w:pPr>
            <w:r>
              <w:rPr>
                <w:b/>
                <w:smallCaps/>
                <w:color w:val="FFFFFF"/>
              </w:rPr>
              <w:t>Result</w:t>
            </w:r>
          </w:p>
        </w:tc>
      </w:tr>
      <w:tr w:rsidR="00697F46" w:rsidTr="002F6121" w14:paraId="45535F07" w14:textId="77777777">
        <w:tc>
          <w:tcPr>
            <w:tcW w:w="4680" w:type="dxa"/>
            <w:shd w:val="clear" w:color="auto" w:fill="auto"/>
            <w:tcMar>
              <w:top w:w="100" w:type="dxa"/>
              <w:left w:w="100" w:type="dxa"/>
              <w:bottom w:w="100" w:type="dxa"/>
              <w:right w:w="100" w:type="dxa"/>
            </w:tcMar>
          </w:tcPr>
          <w:p w:rsidR="00697F46" w:rsidP="002F6121" w:rsidRDefault="00697F46" w14:paraId="6CA25FC2" w14:textId="77777777">
            <w:r>
              <w:t xml:space="preserve">If no email existing </w:t>
            </w:r>
          </w:p>
        </w:tc>
        <w:tc>
          <w:tcPr>
            <w:tcW w:w="4680" w:type="dxa"/>
            <w:shd w:val="clear" w:color="auto" w:fill="auto"/>
            <w:tcMar>
              <w:top w:w="100" w:type="dxa"/>
              <w:left w:w="100" w:type="dxa"/>
              <w:bottom w:w="100" w:type="dxa"/>
              <w:right w:w="100" w:type="dxa"/>
            </w:tcMar>
          </w:tcPr>
          <w:p w:rsidR="00697F46" w:rsidP="002F6121" w:rsidRDefault="00697F46" w14:paraId="2C4099A7" w14:textId="356C71AA">
            <w:pPr>
              <w:rPr>
                <w:smallCaps/>
                <w:color w:val="2F5496"/>
              </w:rPr>
            </w:pPr>
            <w:r>
              <w:t>&lt;</w:t>
            </w:r>
            <w:proofErr w:type="spellStart"/>
            <w:r>
              <w:t>samaccountname</w:t>
            </w:r>
            <w:commentRangeStart w:id="219"/>
            <w:commentRangeStart w:id="220"/>
            <w:proofErr w:type="spellEnd"/>
            <w:r>
              <w:t>&gt;@fakesentara.com</w:t>
            </w:r>
            <w:commentRangeEnd w:id="219"/>
            <w:r w:rsidR="00A4735F">
              <w:rPr>
                <w:rStyle w:val="CommentReference"/>
              </w:rPr>
              <w:commentReference w:id="219"/>
            </w:r>
            <w:commentRangeEnd w:id="220"/>
            <w:r>
              <w:rPr>
                <w:rStyle w:val="CommentReference"/>
              </w:rPr>
              <w:commentReference w:id="220"/>
            </w:r>
          </w:p>
        </w:tc>
      </w:tr>
    </w:tbl>
    <w:p w:rsidR="00697F46" w:rsidP="00697F46" w:rsidRDefault="00697F46" w14:paraId="2A7174B3" w14:textId="77777777">
      <w:bookmarkStart w:name="_Hlk167020400" w:id="223"/>
    </w:p>
    <w:p w:rsidR="00FE3672" w:rsidP="00FE3672" w:rsidRDefault="00FE3672" w14:paraId="7F815637" w14:textId="7445C3B0">
      <w:pPr>
        <w:pStyle w:val="Heading4"/>
      </w:pPr>
      <w:bookmarkStart w:name="_Toc167026974" w:id="224"/>
      <w:r>
        <w:t>19.7 Reconciliation Jobs:</w:t>
      </w:r>
      <w:bookmarkEnd w:id="224"/>
    </w:p>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3120"/>
        <w:gridCol w:w="3120"/>
        <w:gridCol w:w="3120"/>
      </w:tblGrid>
      <w:tr w:rsidR="00697F46" w:rsidTr="002F6121" w14:paraId="28AED37A" w14:textId="77777777">
        <w:tc>
          <w:tcPr>
            <w:tcW w:w="3120" w:type="dxa"/>
            <w:shd w:val="clear" w:color="auto" w:fill="6D9EEB"/>
            <w:tcMar>
              <w:top w:w="100" w:type="dxa"/>
              <w:left w:w="100" w:type="dxa"/>
              <w:bottom w:w="100" w:type="dxa"/>
              <w:right w:w="100" w:type="dxa"/>
            </w:tcMar>
          </w:tcPr>
          <w:p w:rsidR="00697F46" w:rsidP="002F6121" w:rsidRDefault="00697F46" w14:paraId="79541A4E" w14:textId="77777777">
            <w:pPr>
              <w:widowControl w:val="0"/>
              <w:rPr>
                <w:b/>
                <w:color w:val="FFFFFF"/>
              </w:rPr>
            </w:pPr>
            <w:r>
              <w:rPr>
                <w:b/>
                <w:color w:val="FFFFFF"/>
              </w:rPr>
              <w:t>Name</w:t>
            </w:r>
          </w:p>
        </w:tc>
        <w:tc>
          <w:tcPr>
            <w:tcW w:w="3120" w:type="dxa"/>
            <w:shd w:val="clear" w:color="auto" w:fill="6D9EEB"/>
            <w:tcMar>
              <w:top w:w="100" w:type="dxa"/>
              <w:left w:w="100" w:type="dxa"/>
              <w:bottom w:w="100" w:type="dxa"/>
              <w:right w:w="100" w:type="dxa"/>
            </w:tcMar>
          </w:tcPr>
          <w:p w:rsidR="00697F46" w:rsidP="002F6121" w:rsidRDefault="00697F46" w14:paraId="2A822922" w14:textId="77777777">
            <w:pPr>
              <w:widowControl w:val="0"/>
              <w:rPr>
                <w:b/>
                <w:color w:val="FFFFFF"/>
              </w:rPr>
            </w:pPr>
            <w:r>
              <w:rPr>
                <w:b/>
                <w:color w:val="FFFFFF"/>
              </w:rPr>
              <w:t>details</w:t>
            </w:r>
          </w:p>
        </w:tc>
        <w:tc>
          <w:tcPr>
            <w:tcW w:w="3120" w:type="dxa"/>
            <w:shd w:val="clear" w:color="auto" w:fill="6D9EEB"/>
            <w:tcMar>
              <w:top w:w="100" w:type="dxa"/>
              <w:left w:w="100" w:type="dxa"/>
              <w:bottom w:w="100" w:type="dxa"/>
              <w:right w:w="100" w:type="dxa"/>
            </w:tcMar>
          </w:tcPr>
          <w:p w:rsidR="00697F46" w:rsidP="002F6121" w:rsidRDefault="00697F46" w14:paraId="5E70CE7F" w14:textId="77777777">
            <w:pPr>
              <w:widowControl w:val="0"/>
              <w:rPr>
                <w:b/>
                <w:color w:val="FFFFFF"/>
              </w:rPr>
            </w:pPr>
            <w:r>
              <w:rPr>
                <w:b/>
                <w:color w:val="FFFFFF"/>
              </w:rPr>
              <w:t>Frequency</w:t>
            </w:r>
          </w:p>
        </w:tc>
      </w:tr>
      <w:tr w:rsidR="00697F46" w:rsidTr="002F6121" w14:paraId="0FD2D83A" w14:textId="77777777">
        <w:tc>
          <w:tcPr>
            <w:tcW w:w="3120" w:type="dxa"/>
            <w:shd w:val="clear" w:color="auto" w:fill="auto"/>
            <w:tcMar>
              <w:top w:w="100" w:type="dxa"/>
              <w:left w:w="100" w:type="dxa"/>
              <w:bottom w:w="100" w:type="dxa"/>
              <w:right w:w="100" w:type="dxa"/>
            </w:tcMar>
          </w:tcPr>
          <w:p w:rsidR="00697F46" w:rsidP="002F6121" w:rsidRDefault="00C5202F" w14:paraId="55F3B407" w14:textId="486DE6E8">
            <w:pPr>
              <w:widowControl w:val="0"/>
              <w:rPr>
                <w:smallCaps/>
                <w:color w:val="2F5496"/>
              </w:rPr>
            </w:pPr>
            <w:proofErr w:type="spellStart"/>
            <w:r>
              <w:rPr>
                <w:smallCaps/>
                <w:color w:val="2F5496"/>
              </w:rPr>
              <w:t>Verity</w:t>
            </w:r>
            <w:r w:rsidR="00697F46">
              <w:rPr>
                <w:smallCaps/>
                <w:color w:val="2F5496"/>
              </w:rPr>
              <w:t>_User_Import_full</w:t>
            </w:r>
            <w:proofErr w:type="spellEnd"/>
          </w:p>
        </w:tc>
        <w:tc>
          <w:tcPr>
            <w:tcW w:w="3120" w:type="dxa"/>
            <w:shd w:val="clear" w:color="auto" w:fill="auto"/>
            <w:tcMar>
              <w:top w:w="100" w:type="dxa"/>
              <w:left w:w="100" w:type="dxa"/>
              <w:bottom w:w="100" w:type="dxa"/>
              <w:right w:w="100" w:type="dxa"/>
            </w:tcMar>
          </w:tcPr>
          <w:p w:rsidR="00697F46" w:rsidP="002F6121" w:rsidRDefault="00697F46" w14:paraId="014E600A" w14:textId="77777777">
            <w:pPr>
              <w:widowControl w:val="0"/>
              <w:rPr>
                <w:smallCaps/>
                <w:color w:val="2F5496"/>
              </w:rPr>
            </w:pPr>
            <w:r>
              <w:t xml:space="preserve">User Import via a Connection which uses REST connection and the attribute mapping to bring new users / updates and termination feed. </w:t>
            </w:r>
            <w:commentRangeStart w:id="225"/>
            <w:r>
              <w:t>REST connector imports are only supported in Full mode.</w:t>
            </w:r>
            <w:commentRangeEnd w:id="225"/>
            <w:r w:rsidR="00507304">
              <w:rPr>
                <w:rStyle w:val="CommentReference"/>
              </w:rPr>
              <w:commentReference w:id="225"/>
            </w:r>
          </w:p>
        </w:tc>
        <w:tc>
          <w:tcPr>
            <w:tcW w:w="3120" w:type="dxa"/>
            <w:shd w:val="clear" w:color="auto" w:fill="auto"/>
            <w:tcMar>
              <w:top w:w="100" w:type="dxa"/>
              <w:left w:w="100" w:type="dxa"/>
              <w:bottom w:w="100" w:type="dxa"/>
              <w:right w:w="100" w:type="dxa"/>
            </w:tcMar>
          </w:tcPr>
          <w:p w:rsidR="00697F46" w:rsidP="002F6121" w:rsidRDefault="00697F46" w14:paraId="36C71DE6" w14:textId="053FB0C2">
            <w:pPr>
              <w:widowControl w:val="0"/>
              <w:rPr>
                <w:smallCaps/>
                <w:color w:val="2F5496"/>
              </w:rPr>
            </w:pPr>
            <w:r>
              <w:rPr>
                <w:smallCaps/>
                <w:color w:val="2F5496"/>
              </w:rPr>
              <w:t xml:space="preserve">Daily </w:t>
            </w:r>
            <w:r w:rsidR="00C5202F">
              <w:rPr>
                <w:smallCaps/>
                <w:color w:val="2F5496"/>
              </w:rPr>
              <w:t>Multiple Times (Schedule TBD)</w:t>
            </w:r>
          </w:p>
        </w:tc>
      </w:tr>
    </w:tbl>
    <w:p w:rsidR="00697F46" w:rsidP="00697F46" w:rsidRDefault="00697F46" w14:paraId="26BDD594" w14:textId="77777777">
      <w:pPr>
        <w:rPr>
          <w:smallCaps/>
          <w:color w:val="2F5496"/>
        </w:rPr>
      </w:pPr>
    </w:p>
    <w:bookmarkEnd w:id="223"/>
    <w:p w:rsidR="005C2EF0" w:rsidP="005C2EF0" w:rsidRDefault="005C2EF0" w14:paraId="6303DBBF" w14:textId="77777777"/>
    <w:p w:rsidR="005C2EF0" w:rsidP="005C2EF0" w:rsidRDefault="005C2EF0" w14:paraId="261214E4" w14:textId="14883C8E">
      <w:pPr>
        <w:pStyle w:val="Heading1"/>
        <w:numPr>
          <w:ilvl w:val="0"/>
          <w:numId w:val="27"/>
        </w:numPr>
      </w:pPr>
      <w:bookmarkStart w:name="_Toc167026975" w:id="226"/>
      <w:r>
        <w:t xml:space="preserve">QNXT </w:t>
      </w:r>
      <w:bookmarkEnd w:id="226"/>
      <w:r w:rsidR="004E2E77">
        <w:t>Integration</w:t>
      </w:r>
    </w:p>
    <w:p w:rsidR="005C2EF0" w:rsidP="005C2EF0" w:rsidRDefault="00280473" w14:paraId="1EB834E3" w14:textId="750E230D">
      <w:pPr>
        <w:pBdr>
          <w:top w:val="nil"/>
          <w:left w:val="nil"/>
          <w:bottom w:val="nil"/>
          <w:right w:val="nil"/>
          <w:between w:val="nil"/>
        </w:pBdr>
        <w:spacing w:before="0" w:after="120"/>
        <w:rPr>
          <w:color w:val="000000"/>
        </w:rPr>
      </w:pPr>
      <w:r>
        <w:rPr>
          <w:color w:val="000000"/>
        </w:rPr>
        <w:t>Sentara uses</w:t>
      </w:r>
      <w:r w:rsidR="00ED4570">
        <w:rPr>
          <w:color w:val="000000"/>
        </w:rPr>
        <w:t xml:space="preserve"> QNXT a</w:t>
      </w:r>
      <w:r w:rsidR="000508D8">
        <w:rPr>
          <w:color w:val="000000"/>
        </w:rPr>
        <w:t xml:space="preserve">s </w:t>
      </w:r>
      <w:r w:rsidR="00441AA5">
        <w:rPr>
          <w:color w:val="000000"/>
        </w:rPr>
        <w:t xml:space="preserve">claims processing application, </w:t>
      </w:r>
      <w:r w:rsidR="00C75CBF">
        <w:rPr>
          <w:color w:val="000000"/>
        </w:rPr>
        <w:t xml:space="preserve">QNXT </w:t>
      </w:r>
      <w:r w:rsidRPr="008131B7" w:rsidR="008131B7">
        <w:rPr>
          <w:color w:val="000000"/>
        </w:rPr>
        <w:t xml:space="preserve">helps </w:t>
      </w:r>
      <w:r w:rsidR="00C75CBF">
        <w:rPr>
          <w:color w:val="000000"/>
        </w:rPr>
        <w:t>Sentara</w:t>
      </w:r>
      <w:r w:rsidRPr="008131B7" w:rsidR="008131B7">
        <w:rPr>
          <w:color w:val="000000"/>
        </w:rPr>
        <w:t xml:space="preserve"> manage claim inventory more efficiently by automating the process of prioritizing, triaging and reducing pend</w:t>
      </w:r>
      <w:r w:rsidR="00C75CBF">
        <w:rPr>
          <w:color w:val="000000"/>
        </w:rPr>
        <w:t>ing</w:t>
      </w:r>
      <w:r w:rsidRPr="008131B7" w:rsidR="008131B7">
        <w:rPr>
          <w:color w:val="000000"/>
        </w:rPr>
        <w:t xml:space="preserve"> and exception claims. The result is streamlined claims adjudication management, reduced costs and improved speed, accuracy, </w:t>
      </w:r>
      <w:r w:rsidRPr="008131B7" w:rsidR="00C75CBF">
        <w:rPr>
          <w:color w:val="000000"/>
        </w:rPr>
        <w:t>efficiency,</w:t>
      </w:r>
      <w:r w:rsidRPr="008131B7" w:rsidR="008131B7">
        <w:rPr>
          <w:color w:val="000000"/>
        </w:rPr>
        <w:t xml:space="preserve"> and compliance.</w:t>
      </w:r>
      <w:r w:rsidR="00D84A94">
        <w:rPr>
          <w:color w:val="000000"/>
        </w:rPr>
        <w:t xml:space="preserve"> In this phase of the project RBAC configurations will be created in Saviynt EIC </w:t>
      </w:r>
      <w:r w:rsidR="00691D56">
        <w:rPr>
          <w:color w:val="000000"/>
        </w:rPr>
        <w:t>to automatically create QNXT accounts with appropriate access. In current state provisioning to QNXT happens via Service Now ticket to the QNXT team after appropriate approvals are gained.</w:t>
      </w:r>
      <w:r w:rsidR="003F390E">
        <w:rPr>
          <w:color w:val="000000"/>
        </w:rPr>
        <w:t xml:space="preserve"> There are different </w:t>
      </w:r>
      <w:r w:rsidR="00622765">
        <w:rPr>
          <w:color w:val="000000"/>
        </w:rPr>
        <w:t>environments</w:t>
      </w:r>
      <w:r w:rsidR="003F390E">
        <w:rPr>
          <w:color w:val="000000"/>
        </w:rPr>
        <w:t xml:space="preserve"> for QNXT which s</w:t>
      </w:r>
      <w:r w:rsidR="00E6247A">
        <w:rPr>
          <w:color w:val="000000"/>
        </w:rPr>
        <w:t xml:space="preserve">upports various functionalities </w:t>
      </w:r>
      <w:r w:rsidR="00622765">
        <w:rPr>
          <w:color w:val="000000"/>
        </w:rPr>
        <w:t>QNXT.</w:t>
      </w:r>
    </w:p>
    <w:p w:rsidR="005C2EF0" w:rsidP="005C2EF0" w:rsidRDefault="0033769E" w14:paraId="5823A700" w14:textId="5D68C7C1">
      <w:pPr>
        <w:pStyle w:val="Heading4"/>
      </w:pPr>
      <w:bookmarkStart w:name="_Toc167026976" w:id="227"/>
      <w:r>
        <w:t>20</w:t>
      </w:r>
      <w:r w:rsidR="005C2EF0">
        <w:t>.1 Assumptions:</w:t>
      </w:r>
      <w:bookmarkEnd w:id="227"/>
    </w:p>
    <w:p w:rsidR="005C2EF0" w:rsidP="005C2EF0" w:rsidRDefault="00582EEE" w14:paraId="6ACA8968" w14:textId="4D245218">
      <w:pPr>
        <w:numPr>
          <w:ilvl w:val="0"/>
          <w:numId w:val="10"/>
        </w:numPr>
        <w:pBdr>
          <w:top w:val="nil"/>
          <w:left w:val="nil"/>
          <w:bottom w:val="nil"/>
          <w:right w:val="nil"/>
          <w:between w:val="nil"/>
        </w:pBdr>
        <w:spacing w:after="0"/>
        <w:rPr>
          <w:color w:val="000000"/>
          <w:sz w:val="24"/>
          <w:szCs w:val="24"/>
        </w:rPr>
      </w:pPr>
      <w:r w:rsidRPr="2206851C">
        <w:rPr>
          <w:color w:val="000000" w:themeColor="text1"/>
        </w:rPr>
        <w:t>QNXT</w:t>
      </w:r>
      <w:r w:rsidRPr="2206851C" w:rsidR="005C2EF0">
        <w:rPr>
          <w:color w:val="000000" w:themeColor="text1"/>
        </w:rPr>
        <w:t xml:space="preserve"> team will provide store procedures for all provisioning actions:</w:t>
      </w:r>
    </w:p>
    <w:p w:rsidR="005C2EF0" w:rsidP="005C2EF0" w:rsidRDefault="00E1140A" w14:paraId="770655E3" w14:textId="31D79780">
      <w:pPr>
        <w:numPr>
          <w:ilvl w:val="1"/>
          <w:numId w:val="10"/>
        </w:numPr>
        <w:pBdr>
          <w:top w:val="nil"/>
          <w:left w:val="nil"/>
          <w:bottom w:val="nil"/>
          <w:right w:val="nil"/>
          <w:between w:val="nil"/>
        </w:pBdr>
        <w:spacing w:before="0" w:after="0"/>
        <w:rPr>
          <w:color w:val="000000"/>
          <w:sz w:val="24"/>
          <w:szCs w:val="24"/>
        </w:rPr>
      </w:pPr>
      <w:r>
        <w:rPr>
          <w:color w:val="000000"/>
        </w:rPr>
        <w:t>Create</w:t>
      </w:r>
    </w:p>
    <w:p w:rsidR="005C2EF0" w:rsidP="005C2EF0" w:rsidRDefault="00E1140A" w14:paraId="4919D016" w14:textId="3FCB9B64">
      <w:pPr>
        <w:numPr>
          <w:ilvl w:val="1"/>
          <w:numId w:val="10"/>
        </w:numPr>
        <w:pBdr>
          <w:top w:val="nil"/>
          <w:left w:val="nil"/>
          <w:bottom w:val="nil"/>
          <w:right w:val="nil"/>
          <w:between w:val="nil"/>
        </w:pBdr>
        <w:spacing w:before="0" w:after="0"/>
        <w:rPr>
          <w:color w:val="000000"/>
          <w:sz w:val="24"/>
          <w:szCs w:val="24"/>
        </w:rPr>
      </w:pPr>
      <w:r>
        <w:rPr>
          <w:color w:val="000000"/>
        </w:rPr>
        <w:t>Disable</w:t>
      </w:r>
    </w:p>
    <w:p w:rsidR="005C2EF0" w:rsidP="005C2EF0" w:rsidRDefault="005C2EF0" w14:paraId="7E50C81C" w14:textId="77777777">
      <w:pPr>
        <w:numPr>
          <w:ilvl w:val="1"/>
          <w:numId w:val="10"/>
        </w:numPr>
        <w:pBdr>
          <w:top w:val="nil"/>
          <w:left w:val="nil"/>
          <w:bottom w:val="nil"/>
          <w:right w:val="nil"/>
          <w:between w:val="nil"/>
        </w:pBdr>
        <w:spacing w:before="0" w:after="0"/>
        <w:rPr>
          <w:color w:val="000000"/>
          <w:sz w:val="24"/>
          <w:szCs w:val="24"/>
        </w:rPr>
      </w:pPr>
      <w:r>
        <w:rPr>
          <w:color w:val="000000"/>
        </w:rPr>
        <w:t>Update</w:t>
      </w:r>
    </w:p>
    <w:p w:rsidRPr="00E1140A" w:rsidR="005C2EF0" w:rsidP="005C2EF0" w:rsidRDefault="005C2EF0" w14:paraId="7C19DE7E" w14:textId="77777777">
      <w:pPr>
        <w:numPr>
          <w:ilvl w:val="1"/>
          <w:numId w:val="10"/>
        </w:numPr>
        <w:pBdr>
          <w:top w:val="nil"/>
          <w:left w:val="nil"/>
          <w:bottom w:val="nil"/>
          <w:right w:val="nil"/>
          <w:between w:val="nil"/>
        </w:pBdr>
        <w:spacing w:before="0" w:after="0"/>
        <w:rPr>
          <w:color w:val="000000"/>
          <w:sz w:val="24"/>
          <w:szCs w:val="24"/>
        </w:rPr>
      </w:pPr>
      <w:r>
        <w:rPr>
          <w:color w:val="000000"/>
        </w:rPr>
        <w:t>Rehire</w:t>
      </w:r>
    </w:p>
    <w:p w:rsidR="00E1140A" w:rsidP="005C2EF0" w:rsidRDefault="00E1140A" w14:paraId="201DB861" w14:textId="7C9E1FAC">
      <w:pPr>
        <w:numPr>
          <w:ilvl w:val="1"/>
          <w:numId w:val="10"/>
        </w:numPr>
        <w:pBdr>
          <w:top w:val="nil"/>
          <w:left w:val="nil"/>
          <w:bottom w:val="nil"/>
          <w:right w:val="nil"/>
          <w:between w:val="nil"/>
        </w:pBdr>
        <w:spacing w:before="0" w:after="0"/>
        <w:rPr>
          <w:color w:val="000000"/>
          <w:sz w:val="24"/>
          <w:szCs w:val="24"/>
        </w:rPr>
      </w:pPr>
      <w:r>
        <w:rPr>
          <w:color w:val="000000"/>
        </w:rPr>
        <w:t>Delete (if suppo</w:t>
      </w:r>
      <w:r w:rsidR="00F72384">
        <w:rPr>
          <w:color w:val="000000"/>
        </w:rPr>
        <w:t>rted</w:t>
      </w:r>
      <w:r>
        <w:rPr>
          <w:color w:val="000000"/>
        </w:rPr>
        <w:t>)</w:t>
      </w:r>
    </w:p>
    <w:p w:rsidRPr="006B4BDC" w:rsidR="005C2EF0" w:rsidP="005C2EF0" w:rsidRDefault="005C2EF0" w14:paraId="5B20620D" w14:textId="77777777">
      <w:pPr>
        <w:numPr>
          <w:ilvl w:val="0"/>
          <w:numId w:val="10"/>
        </w:numPr>
        <w:pBdr>
          <w:top w:val="nil"/>
          <w:left w:val="nil"/>
          <w:bottom w:val="nil"/>
          <w:right w:val="nil"/>
          <w:between w:val="nil"/>
        </w:pBdr>
        <w:spacing w:before="0" w:after="0"/>
        <w:rPr>
          <w:color w:val="000000"/>
          <w:sz w:val="24"/>
          <w:szCs w:val="24"/>
        </w:rPr>
      </w:pPr>
      <w:r w:rsidRPr="2206851C">
        <w:rPr>
          <w:color w:val="000000" w:themeColor="text1"/>
        </w:rPr>
        <w:t>Account details for reconciliation:</w:t>
      </w:r>
    </w:p>
    <w:tbl>
      <w:tblPr>
        <w:tblStyle w:val="TableGrid"/>
        <w:tblW w:w="0" w:type="auto"/>
        <w:tblInd w:w="720" w:type="dxa"/>
        <w:tblLook w:val="04A0" w:firstRow="1" w:lastRow="0" w:firstColumn="1" w:lastColumn="0" w:noHBand="0" w:noVBand="1"/>
      </w:tblPr>
      <w:tblGrid>
        <w:gridCol w:w="8630"/>
      </w:tblGrid>
      <w:tr w:rsidR="005C2EF0" w:rsidTr="002F6121" w14:paraId="231793AF" w14:textId="77777777">
        <w:tc>
          <w:tcPr>
            <w:tcW w:w="9350" w:type="dxa"/>
          </w:tcPr>
          <w:p w:rsidRPr="000119D1" w:rsidR="005C2EF0" w:rsidP="002F6121" w:rsidRDefault="005C2EF0" w14:paraId="045E6E49" w14:textId="77777777">
            <w:pPr>
              <w:numPr>
                <w:ilvl w:val="0"/>
                <w:numId w:val="10"/>
              </w:numPr>
              <w:ind w:left="0" w:firstLine="0"/>
              <w:rPr>
                <w:color w:val="000000"/>
              </w:rPr>
            </w:pPr>
            <w:r w:rsidRPr="2206851C">
              <w:rPr>
                <w:color w:val="000000" w:themeColor="text1"/>
              </w:rPr>
              <w:t>Unique Identifier</w:t>
            </w:r>
          </w:p>
          <w:p w:rsidRPr="000119D1" w:rsidR="005C2EF0" w:rsidP="002F6121" w:rsidRDefault="005C2EF0" w14:paraId="35B986AA" w14:textId="77777777">
            <w:pPr>
              <w:numPr>
                <w:ilvl w:val="0"/>
                <w:numId w:val="10"/>
              </w:numPr>
              <w:ind w:left="0" w:firstLine="0"/>
              <w:rPr>
                <w:color w:val="000000"/>
              </w:rPr>
            </w:pPr>
            <w:r w:rsidRPr="2206851C">
              <w:rPr>
                <w:color w:val="000000" w:themeColor="text1"/>
              </w:rPr>
              <w:t>First Name</w:t>
            </w:r>
          </w:p>
          <w:p w:rsidRPr="000119D1" w:rsidR="005C2EF0" w:rsidP="002F6121" w:rsidRDefault="005C2EF0" w14:paraId="296FFEAD" w14:textId="77777777">
            <w:pPr>
              <w:numPr>
                <w:ilvl w:val="0"/>
                <w:numId w:val="10"/>
              </w:numPr>
              <w:ind w:left="0" w:firstLine="0"/>
              <w:rPr>
                <w:color w:val="000000"/>
              </w:rPr>
            </w:pPr>
            <w:r w:rsidRPr="2206851C">
              <w:rPr>
                <w:color w:val="000000" w:themeColor="text1"/>
              </w:rPr>
              <w:t>Last Name</w:t>
            </w:r>
          </w:p>
          <w:p w:rsidRPr="000119D1" w:rsidR="005C2EF0" w:rsidP="002F6121" w:rsidRDefault="005C2EF0" w14:paraId="488A014C" w14:textId="77777777">
            <w:pPr>
              <w:numPr>
                <w:ilvl w:val="0"/>
                <w:numId w:val="10"/>
              </w:numPr>
              <w:ind w:left="0" w:firstLine="0"/>
              <w:rPr>
                <w:color w:val="000000"/>
              </w:rPr>
            </w:pPr>
            <w:r w:rsidRPr="2206851C">
              <w:rPr>
                <w:color w:val="000000" w:themeColor="text1"/>
              </w:rPr>
              <w:t>Status</w:t>
            </w:r>
          </w:p>
          <w:p w:rsidRPr="000119D1" w:rsidR="00582EEE" w:rsidP="002F6121" w:rsidRDefault="00582EEE" w14:paraId="169F807B" w14:textId="475BE42D">
            <w:pPr>
              <w:numPr>
                <w:ilvl w:val="0"/>
                <w:numId w:val="10"/>
              </w:numPr>
              <w:ind w:left="0" w:firstLine="0"/>
              <w:rPr>
                <w:color w:val="000000"/>
              </w:rPr>
            </w:pPr>
            <w:r w:rsidRPr="2206851C">
              <w:rPr>
                <w:color w:val="000000" w:themeColor="text1"/>
              </w:rPr>
              <w:t xml:space="preserve">QNXT </w:t>
            </w:r>
            <w:r w:rsidRPr="2206851C" w:rsidR="00007A52">
              <w:rPr>
                <w:color w:val="000000" w:themeColor="text1"/>
              </w:rPr>
              <w:t>groups/entitlements</w:t>
            </w:r>
          </w:p>
          <w:p w:rsidR="005C2EF0" w:rsidP="002F6121" w:rsidRDefault="00055A59" w14:paraId="7160A144" w14:textId="48F4E0EA">
            <w:pPr>
              <w:numPr>
                <w:ilvl w:val="0"/>
                <w:numId w:val="10"/>
              </w:numPr>
              <w:ind w:left="0" w:firstLine="0"/>
              <w:rPr>
                <w:color w:val="000000"/>
                <w:sz w:val="24"/>
                <w:szCs w:val="24"/>
              </w:rPr>
            </w:pPr>
            <w:r w:rsidRPr="2206851C">
              <w:rPr>
                <w:color w:val="000000" w:themeColor="text1"/>
              </w:rPr>
              <w:t>Additional a</w:t>
            </w:r>
            <w:r w:rsidRPr="2206851C" w:rsidR="007E2B22">
              <w:rPr>
                <w:color w:val="000000" w:themeColor="text1"/>
              </w:rPr>
              <w:t>ttribute</w:t>
            </w:r>
            <w:r w:rsidRPr="2206851C">
              <w:rPr>
                <w:color w:val="000000" w:themeColor="text1"/>
              </w:rPr>
              <w:t>s TBD</w:t>
            </w:r>
          </w:p>
        </w:tc>
      </w:tr>
    </w:tbl>
    <w:p w:rsidR="005C2EF0" w:rsidP="005C2EF0" w:rsidRDefault="005C2EF0" w14:paraId="62A67A2B" w14:textId="2D780293">
      <w:pPr>
        <w:numPr>
          <w:ilvl w:val="0"/>
          <w:numId w:val="10"/>
        </w:numPr>
        <w:pBdr>
          <w:top w:val="nil"/>
          <w:left w:val="nil"/>
          <w:bottom w:val="nil"/>
          <w:right w:val="nil"/>
          <w:between w:val="nil"/>
        </w:pBdr>
        <w:spacing w:before="0" w:after="0"/>
        <w:rPr>
          <w:color w:val="000000"/>
          <w:sz w:val="24"/>
          <w:szCs w:val="24"/>
        </w:rPr>
      </w:pPr>
      <w:r w:rsidRPr="2206851C">
        <w:rPr>
          <w:color w:val="000000" w:themeColor="text1"/>
        </w:rPr>
        <w:t xml:space="preserve">Each existing account will have “unique identifier” associated which will match with </w:t>
      </w:r>
      <w:r w:rsidRPr="2206851C" w:rsidR="00F8345A">
        <w:rPr>
          <w:color w:val="000000" w:themeColor="text1"/>
        </w:rPr>
        <w:t>Saviynt</w:t>
      </w:r>
      <w:r w:rsidRPr="2206851C">
        <w:rPr>
          <w:color w:val="000000" w:themeColor="text1"/>
        </w:rPr>
        <w:t xml:space="preserve"> user’s “unique identifier”.</w:t>
      </w:r>
    </w:p>
    <w:p w:rsidRPr="000119D1" w:rsidR="00B43601" w:rsidP="000119D1" w:rsidRDefault="005C2EF0" w14:paraId="24CB5D23" w14:textId="77777777">
      <w:pPr>
        <w:numPr>
          <w:ilvl w:val="0"/>
          <w:numId w:val="10"/>
        </w:numPr>
        <w:pBdr>
          <w:top w:val="nil"/>
          <w:left w:val="nil"/>
          <w:bottom w:val="nil"/>
          <w:right w:val="nil"/>
          <w:between w:val="nil"/>
        </w:pBdr>
        <w:spacing w:before="0" w:after="0"/>
        <w:rPr>
          <w:color w:val="000000"/>
        </w:rPr>
      </w:pPr>
      <w:r w:rsidRPr="2206851C">
        <w:rPr>
          <w:color w:val="000000" w:themeColor="text1"/>
        </w:rPr>
        <w:t xml:space="preserve">Orphan accounts will be mapped by </w:t>
      </w:r>
      <w:r w:rsidRPr="2206851C" w:rsidR="007518F3">
        <w:rPr>
          <w:color w:val="000000" w:themeColor="text1"/>
        </w:rPr>
        <w:t xml:space="preserve">Sentara team, any </w:t>
      </w:r>
      <w:proofErr w:type="spellStart"/>
      <w:r w:rsidRPr="2206851C" w:rsidR="007518F3">
        <w:rPr>
          <w:color w:val="000000" w:themeColor="text1"/>
        </w:rPr>
        <w:t>clean up</w:t>
      </w:r>
      <w:proofErr w:type="spellEnd"/>
      <w:r w:rsidRPr="2206851C" w:rsidR="007518F3">
        <w:rPr>
          <w:color w:val="000000" w:themeColor="text1"/>
        </w:rPr>
        <w:t xml:space="preserve"> of orphan accounts is t</w:t>
      </w:r>
      <w:r w:rsidRPr="2206851C" w:rsidR="00554C30">
        <w:rPr>
          <w:color w:val="000000" w:themeColor="text1"/>
        </w:rPr>
        <w:t>he responsibility of Sentara.</w:t>
      </w:r>
    </w:p>
    <w:p w:rsidRPr="00B8440A" w:rsidR="00B8440A" w:rsidP="000119D1" w:rsidRDefault="00B43601" w14:paraId="0F520D5A" w14:textId="59D6E5B9">
      <w:pPr>
        <w:numPr>
          <w:ilvl w:val="0"/>
          <w:numId w:val="10"/>
        </w:numPr>
        <w:pBdr>
          <w:top w:val="nil"/>
          <w:left w:val="nil"/>
          <w:bottom w:val="nil"/>
          <w:right w:val="nil"/>
          <w:between w:val="nil"/>
        </w:pBdr>
        <w:spacing w:before="0" w:after="0"/>
        <w:rPr>
          <w:color w:val="000000"/>
          <w:sz w:val="24"/>
          <w:szCs w:val="24"/>
        </w:rPr>
      </w:pPr>
      <w:r w:rsidRPr="2206851C">
        <w:rPr>
          <w:color w:val="000000" w:themeColor="text1"/>
        </w:rPr>
        <w:t xml:space="preserve">Only Sentara Health plan users are in scope for this </w:t>
      </w:r>
      <w:r w:rsidRPr="2206851C" w:rsidR="000119D1">
        <w:rPr>
          <w:color w:val="000000" w:themeColor="text1"/>
        </w:rPr>
        <w:t>implementation</w:t>
      </w:r>
      <w:r w:rsidRPr="2206851C" w:rsidR="00B8440A">
        <w:rPr>
          <w:color w:val="000000" w:themeColor="text1"/>
        </w:rPr>
        <w:t>.</w:t>
      </w:r>
    </w:p>
    <w:p w:rsidRPr="00870F0A" w:rsidR="00870F0A" w:rsidP="000119D1" w:rsidRDefault="00B8440A" w14:paraId="508ED9C3" w14:textId="77777777">
      <w:pPr>
        <w:numPr>
          <w:ilvl w:val="0"/>
          <w:numId w:val="10"/>
        </w:numPr>
        <w:pBdr>
          <w:top w:val="nil"/>
          <w:left w:val="nil"/>
          <w:bottom w:val="nil"/>
          <w:right w:val="nil"/>
          <w:between w:val="nil"/>
        </w:pBdr>
        <w:spacing w:before="0" w:after="0"/>
        <w:rPr>
          <w:color w:val="000000"/>
          <w:sz w:val="24"/>
          <w:szCs w:val="24"/>
        </w:rPr>
      </w:pPr>
      <w:r w:rsidRPr="2206851C">
        <w:rPr>
          <w:color w:val="000000" w:themeColor="text1"/>
        </w:rPr>
        <w:t xml:space="preserve">All users who </w:t>
      </w:r>
      <w:r w:rsidRPr="2206851C" w:rsidR="005D5BDE">
        <w:rPr>
          <w:color w:val="000000" w:themeColor="text1"/>
        </w:rPr>
        <w:t>have</w:t>
      </w:r>
      <w:r w:rsidRPr="2206851C">
        <w:rPr>
          <w:color w:val="000000" w:themeColor="text1"/>
        </w:rPr>
        <w:t xml:space="preserve"> access to QNXT and their access</w:t>
      </w:r>
      <w:r w:rsidRPr="2206851C" w:rsidR="00C616A1">
        <w:rPr>
          <w:color w:val="000000" w:themeColor="text1"/>
        </w:rPr>
        <w:t xml:space="preserve"> will be imported into Saviynt Production and Role Mining/Access Peer Analytics</w:t>
      </w:r>
      <w:r w:rsidRPr="2206851C" w:rsidR="00632BB1">
        <w:rPr>
          <w:color w:val="000000" w:themeColor="text1"/>
        </w:rPr>
        <w:t xml:space="preserve"> will be used by Sentara </w:t>
      </w:r>
      <w:r w:rsidRPr="2206851C" w:rsidR="0099157E">
        <w:rPr>
          <w:color w:val="000000" w:themeColor="text1"/>
        </w:rPr>
        <w:t xml:space="preserve">to come up with the </w:t>
      </w:r>
      <w:r w:rsidRPr="2206851C" w:rsidR="00D57D61">
        <w:rPr>
          <w:color w:val="000000" w:themeColor="text1"/>
        </w:rPr>
        <w:t>role-based</w:t>
      </w:r>
      <w:r w:rsidRPr="2206851C" w:rsidR="00306653">
        <w:rPr>
          <w:color w:val="000000" w:themeColor="text1"/>
        </w:rPr>
        <w:t xml:space="preserve"> access criteria</w:t>
      </w:r>
    </w:p>
    <w:p w:rsidR="005C2EF0" w:rsidP="000119D1" w:rsidRDefault="00870F0A" w14:paraId="27A9A40E" w14:textId="35E87146">
      <w:pPr>
        <w:numPr>
          <w:ilvl w:val="0"/>
          <w:numId w:val="10"/>
        </w:numPr>
        <w:pBdr>
          <w:top w:val="nil"/>
          <w:left w:val="nil"/>
          <w:bottom w:val="nil"/>
          <w:right w:val="nil"/>
          <w:between w:val="nil"/>
        </w:pBdr>
        <w:spacing w:before="0" w:after="0"/>
        <w:rPr>
          <w:color w:val="000000"/>
          <w:sz w:val="24"/>
          <w:szCs w:val="24"/>
        </w:rPr>
      </w:pPr>
      <w:r w:rsidRPr="2206851C">
        <w:rPr>
          <w:color w:val="000000" w:themeColor="text1"/>
        </w:rPr>
        <w:t xml:space="preserve">Technical rules will be created in Saviynt after role mining exercise is done </w:t>
      </w:r>
      <w:r w:rsidRPr="2206851C" w:rsidR="00057811">
        <w:rPr>
          <w:color w:val="000000" w:themeColor="text1"/>
        </w:rPr>
        <w:t>and Sentara approves the criteria and associated QNXT entitlements</w:t>
      </w:r>
      <w:r w:rsidR="005C2EF0">
        <w:br/>
      </w:r>
    </w:p>
    <w:p w:rsidR="005C2EF0" w:rsidP="005C2EF0" w:rsidRDefault="0033769E" w14:paraId="32077E29" w14:textId="11D259CA">
      <w:pPr>
        <w:pStyle w:val="Heading4"/>
      </w:pPr>
      <w:bookmarkStart w:name="_Toc167026977" w:id="228"/>
      <w:r>
        <w:t>20</w:t>
      </w:r>
      <w:r w:rsidR="005C2EF0">
        <w:t>.2 Prerequisite:</w:t>
      </w:r>
      <w:bookmarkEnd w:id="228"/>
    </w:p>
    <w:p w:rsidR="0070192D" w:rsidP="00F47A82" w:rsidRDefault="0040367B" w14:paraId="4EC38BDD" w14:textId="77777777">
      <w:pPr>
        <w:numPr>
          <w:ilvl w:val="0"/>
          <w:numId w:val="3"/>
        </w:numPr>
        <w:pBdr>
          <w:top w:val="nil"/>
          <w:left w:val="nil"/>
          <w:bottom w:val="nil"/>
          <w:right w:val="nil"/>
          <w:between w:val="nil"/>
        </w:pBdr>
        <w:spacing w:beforeAutospacing="1" w:after="0" w:line="240" w:lineRule="auto"/>
        <w:rPr>
          <w:color w:val="000000"/>
        </w:rPr>
      </w:pPr>
      <w:r w:rsidRPr="0070192D">
        <w:rPr>
          <w:color w:val="000000"/>
        </w:rPr>
        <w:t>DB co</w:t>
      </w:r>
      <w:r w:rsidRPr="0070192D" w:rsidR="005C2EF0">
        <w:rPr>
          <w:color w:val="000000"/>
        </w:rPr>
        <w:t>nnection details</w:t>
      </w:r>
    </w:p>
    <w:p w:rsidR="0070192D" w:rsidP="00F47A82" w:rsidRDefault="0070192D" w14:paraId="71352964" w14:textId="4161509A">
      <w:pPr>
        <w:numPr>
          <w:ilvl w:val="0"/>
          <w:numId w:val="3"/>
        </w:numPr>
        <w:pBdr>
          <w:top w:val="nil"/>
          <w:left w:val="nil"/>
          <w:bottom w:val="nil"/>
          <w:right w:val="nil"/>
          <w:between w:val="nil"/>
        </w:pBdr>
        <w:spacing w:beforeAutospacing="1" w:after="0" w:line="240" w:lineRule="auto"/>
        <w:rPr>
          <w:color w:val="000000"/>
        </w:rPr>
      </w:pPr>
      <w:r w:rsidRPr="0070192D">
        <w:rPr>
          <w:color w:val="000000"/>
        </w:rPr>
        <w:t xml:space="preserve">SC2.0 configuration </w:t>
      </w:r>
      <w:r>
        <w:rPr>
          <w:color w:val="000000"/>
        </w:rPr>
        <w:t xml:space="preserve">to access DB server hosted in Sentara </w:t>
      </w:r>
      <w:r w:rsidR="00480292">
        <w:rPr>
          <w:color w:val="000000"/>
        </w:rPr>
        <w:t>network.</w:t>
      </w:r>
    </w:p>
    <w:p w:rsidRPr="0070192D" w:rsidR="00E037C9" w:rsidP="00F47A82" w:rsidRDefault="00E037C9" w14:paraId="0C962359" w14:textId="7087F097">
      <w:pPr>
        <w:numPr>
          <w:ilvl w:val="0"/>
          <w:numId w:val="3"/>
        </w:numPr>
        <w:pBdr>
          <w:top w:val="nil"/>
          <w:left w:val="nil"/>
          <w:bottom w:val="nil"/>
          <w:right w:val="nil"/>
          <w:between w:val="nil"/>
        </w:pBdr>
        <w:spacing w:beforeAutospacing="1" w:after="0" w:line="240" w:lineRule="auto"/>
        <w:rPr>
          <w:color w:val="000000"/>
        </w:rPr>
      </w:pPr>
      <w:r>
        <w:rPr>
          <w:color w:val="000000"/>
        </w:rPr>
        <w:t>Local service account on the DB server</w:t>
      </w:r>
      <w:r w:rsidR="00C04543">
        <w:rPr>
          <w:color w:val="000000"/>
        </w:rPr>
        <w:t xml:space="preserve"> is created and made available</w:t>
      </w:r>
      <w:r w:rsidR="0011069A">
        <w:rPr>
          <w:color w:val="000000"/>
        </w:rPr>
        <w:t>.</w:t>
      </w:r>
    </w:p>
    <w:p w:rsidR="005C2EF0" w:rsidP="00F47A82" w:rsidRDefault="005C2EF0" w14:paraId="01325E82" w14:textId="14F4C361">
      <w:pPr>
        <w:numPr>
          <w:ilvl w:val="0"/>
          <w:numId w:val="3"/>
        </w:numPr>
        <w:pBdr>
          <w:top w:val="nil"/>
          <w:left w:val="nil"/>
          <w:bottom w:val="nil"/>
          <w:right w:val="nil"/>
          <w:between w:val="nil"/>
        </w:pBdr>
        <w:spacing w:beforeAutospacing="1" w:after="0" w:line="240" w:lineRule="auto"/>
        <w:rPr>
          <w:color w:val="000000"/>
        </w:rPr>
      </w:pPr>
      <w:r>
        <w:rPr>
          <w:color w:val="000000"/>
        </w:rPr>
        <w:t>Attribute Mapping details</w:t>
      </w:r>
      <w:r w:rsidR="00B43601">
        <w:rPr>
          <w:color w:val="000000"/>
        </w:rPr>
        <w:t xml:space="preserve"> for QNXT</w:t>
      </w:r>
    </w:p>
    <w:p w:rsidR="005C2EF0" w:rsidP="005C2EF0" w:rsidRDefault="0033769E" w14:paraId="04606304" w14:textId="2A41C083">
      <w:pPr>
        <w:pStyle w:val="Heading4"/>
      </w:pPr>
      <w:bookmarkStart w:name="_Toc167026978" w:id="229"/>
      <w:r>
        <w:t>20</w:t>
      </w:r>
      <w:r w:rsidR="005C2EF0">
        <w:t>.3 Connection Design</w:t>
      </w:r>
      <w:bookmarkEnd w:id="229"/>
    </w:p>
    <w:p w:rsidRPr="00F676DE" w:rsidR="00F676DE" w:rsidP="00F676DE" w:rsidRDefault="00F676DE" w14:paraId="3A242EAD" w14:textId="191F85E8">
      <w:r>
        <w:rPr>
          <w:noProof/>
        </w:rPr>
        <w:drawing>
          <wp:inline distT="0" distB="0" distL="0" distR="0" wp14:anchorId="6960CDB3" wp14:editId="5D9499F0">
            <wp:extent cx="5943600" cy="2239010"/>
            <wp:effectExtent l="0" t="0" r="0" b="8890"/>
            <wp:docPr id="2140091701" name="Picture 6" descr="A diagram of a computer hardware flow&#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91701" name="Picture 6" descr="A diagram of a computer hardware flow&#10;&#10;Description automatically generated with medium confidence"/>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2239010"/>
                    </a:xfrm>
                    <a:prstGeom prst="rect">
                      <a:avLst/>
                    </a:prstGeom>
                    <a:noFill/>
                    <a:ln>
                      <a:noFill/>
                    </a:ln>
                  </pic:spPr>
                </pic:pic>
              </a:graphicData>
            </a:graphic>
          </wp:inline>
        </w:drawing>
      </w:r>
    </w:p>
    <w:p w:rsidR="005C2EF0" w:rsidP="005C2EF0" w:rsidRDefault="005C2EF0" w14:paraId="00C3565E" w14:textId="3B168530">
      <w:pPr>
        <w:pBdr>
          <w:top w:val="nil"/>
          <w:left w:val="nil"/>
          <w:bottom w:val="nil"/>
          <w:right w:val="nil"/>
          <w:between w:val="nil"/>
        </w:pBdr>
        <w:rPr>
          <w:color w:val="000000"/>
          <w:sz w:val="24"/>
          <w:szCs w:val="24"/>
        </w:rPr>
      </w:pPr>
      <w:r>
        <w:rPr>
          <w:color w:val="000000"/>
        </w:rPr>
        <w:t xml:space="preserve">Saviynt will use the </w:t>
      </w:r>
      <w:r w:rsidR="00A606CF">
        <w:rPr>
          <w:color w:val="000000"/>
        </w:rPr>
        <w:t xml:space="preserve">OOTB DB connector to </w:t>
      </w:r>
      <w:r>
        <w:rPr>
          <w:color w:val="000000"/>
        </w:rPr>
        <w:t xml:space="preserve">integrate with the </w:t>
      </w:r>
      <w:r w:rsidR="00A606CF">
        <w:t>QNXT</w:t>
      </w:r>
      <w:r w:rsidR="00A36E54">
        <w:t xml:space="preserve"> </w:t>
      </w:r>
      <w:r>
        <w:rPr>
          <w:color w:val="000000"/>
        </w:rPr>
        <w:t>application.</w:t>
      </w:r>
    </w:p>
    <w:p w:rsidR="005C2EF0" w:rsidP="005C2EF0" w:rsidRDefault="005C2EF0" w14:paraId="60D4FED0" w14:textId="7CD1F09F">
      <w:pPr>
        <w:pBdr>
          <w:top w:val="nil"/>
          <w:left w:val="nil"/>
          <w:bottom w:val="nil"/>
          <w:right w:val="nil"/>
          <w:between w:val="nil"/>
        </w:pBdr>
        <w:rPr>
          <w:color w:val="000000"/>
          <w:sz w:val="24"/>
          <w:szCs w:val="24"/>
        </w:rPr>
      </w:pPr>
      <w:r>
        <w:rPr>
          <w:color w:val="000000"/>
        </w:rPr>
        <w:t xml:space="preserve">The integration flow of </w:t>
      </w:r>
      <w:r w:rsidR="002D4275">
        <w:rPr>
          <w:color w:val="000000"/>
        </w:rPr>
        <w:t>QNXT database</w:t>
      </w:r>
      <w:r>
        <w:rPr>
          <w:color w:val="000000"/>
        </w:rPr>
        <w:t xml:space="preserve"> with Saviynt involves.</w:t>
      </w:r>
    </w:p>
    <w:p w:rsidR="005C2EF0" w:rsidP="00F47A82" w:rsidRDefault="005C2EF0" w14:paraId="66406800" w14:textId="77777777">
      <w:pPr>
        <w:numPr>
          <w:ilvl w:val="0"/>
          <w:numId w:val="53"/>
        </w:numPr>
        <w:pBdr>
          <w:top w:val="nil"/>
          <w:left w:val="nil"/>
          <w:bottom w:val="nil"/>
          <w:right w:val="nil"/>
          <w:between w:val="nil"/>
        </w:pBdr>
        <w:spacing w:after="0" w:line="240" w:lineRule="auto"/>
        <w:rPr>
          <w:color w:val="000000"/>
        </w:rPr>
      </w:pPr>
      <w:r>
        <w:t xml:space="preserve">EIC </w:t>
      </w:r>
      <w:r>
        <w:rPr>
          <w:color w:val="000000"/>
        </w:rPr>
        <w:t>will import the user information at periodic intervals from the HR source.</w:t>
      </w:r>
    </w:p>
    <w:p w:rsidR="005C2EF0" w:rsidP="00F47A82" w:rsidRDefault="005C2EF0" w14:paraId="4FE2B432" w14:textId="1C515908">
      <w:pPr>
        <w:numPr>
          <w:ilvl w:val="0"/>
          <w:numId w:val="53"/>
        </w:numPr>
        <w:pBdr>
          <w:top w:val="nil"/>
          <w:left w:val="nil"/>
          <w:bottom w:val="nil"/>
          <w:right w:val="nil"/>
          <w:between w:val="nil"/>
        </w:pBdr>
        <w:spacing w:before="0" w:after="0" w:line="240" w:lineRule="auto"/>
        <w:rPr>
          <w:color w:val="000000"/>
        </w:rPr>
      </w:pPr>
      <w:r>
        <w:t xml:space="preserve">EIC </w:t>
      </w:r>
      <w:r w:rsidRPr="273C1951">
        <w:rPr>
          <w:color w:val="000000" w:themeColor="text1"/>
        </w:rPr>
        <w:t xml:space="preserve">creates/updates user records received from HR in the </w:t>
      </w:r>
      <w:commentRangeStart w:id="230"/>
      <w:commentRangeStart w:id="231"/>
      <w:commentRangeStart w:id="232"/>
      <w:r w:rsidRPr="273C1951">
        <w:rPr>
          <w:color w:val="000000" w:themeColor="text1"/>
        </w:rPr>
        <w:t>identity repository</w:t>
      </w:r>
      <w:commentRangeEnd w:id="230"/>
      <w:r w:rsidR="005C25A7">
        <w:rPr>
          <w:rStyle w:val="CommentReference"/>
        </w:rPr>
        <w:commentReference w:id="230"/>
      </w:r>
      <w:commentRangeEnd w:id="231"/>
      <w:r>
        <w:rPr>
          <w:rStyle w:val="CommentReference"/>
        </w:rPr>
        <w:commentReference w:id="231"/>
      </w:r>
      <w:commentRangeEnd w:id="232"/>
      <w:r>
        <w:rPr>
          <w:rStyle w:val="CommentReference"/>
        </w:rPr>
        <w:commentReference w:id="232"/>
      </w:r>
      <w:r w:rsidRPr="273C1951">
        <w:rPr>
          <w:color w:val="000000" w:themeColor="text1"/>
        </w:rPr>
        <w:t>.</w:t>
      </w:r>
    </w:p>
    <w:p w:rsidR="005C2EF0" w:rsidP="00F47A82" w:rsidRDefault="005C2EF0" w14:paraId="4727C718" w14:textId="5BC18019">
      <w:pPr>
        <w:numPr>
          <w:ilvl w:val="0"/>
          <w:numId w:val="53"/>
        </w:numPr>
        <w:pBdr>
          <w:top w:val="nil"/>
          <w:left w:val="nil"/>
          <w:bottom w:val="nil"/>
          <w:right w:val="nil"/>
          <w:between w:val="nil"/>
        </w:pBdr>
        <w:spacing w:before="0" w:after="0" w:line="240" w:lineRule="auto"/>
        <w:rPr>
          <w:color w:val="000000"/>
        </w:rPr>
      </w:pPr>
      <w:r>
        <w:t xml:space="preserve">EIC </w:t>
      </w:r>
      <w:r>
        <w:rPr>
          <w:color w:val="000000"/>
        </w:rPr>
        <w:t xml:space="preserve">will initiate the birth right for </w:t>
      </w:r>
      <w:r w:rsidR="008F761C">
        <w:rPr>
          <w:color w:val="000000"/>
        </w:rPr>
        <w:t>QNXT</w:t>
      </w:r>
      <w:r>
        <w:rPr>
          <w:color w:val="000000"/>
        </w:rPr>
        <w:t xml:space="preserve"> accounts using technical rules.</w:t>
      </w:r>
    </w:p>
    <w:p w:rsidR="005C2EF0" w:rsidP="00F47A82" w:rsidRDefault="005C2EF0" w14:paraId="5C0DB0E5" w14:textId="14EE4E11">
      <w:pPr>
        <w:numPr>
          <w:ilvl w:val="0"/>
          <w:numId w:val="53"/>
        </w:numPr>
        <w:pBdr>
          <w:top w:val="nil"/>
          <w:left w:val="nil"/>
          <w:bottom w:val="nil"/>
          <w:right w:val="nil"/>
          <w:between w:val="nil"/>
        </w:pBdr>
        <w:spacing w:before="0" w:after="0" w:line="240" w:lineRule="auto"/>
        <w:rPr>
          <w:color w:val="000000"/>
        </w:rPr>
      </w:pPr>
      <w:r>
        <w:t xml:space="preserve">EIC </w:t>
      </w:r>
      <w:r>
        <w:rPr>
          <w:color w:val="000000"/>
        </w:rPr>
        <w:t xml:space="preserve">will be configured to trigger </w:t>
      </w:r>
      <w:r w:rsidR="00E8617B">
        <w:rPr>
          <w:color w:val="000000"/>
        </w:rPr>
        <w:t>QNXT</w:t>
      </w:r>
      <w:r>
        <w:rPr>
          <w:color w:val="000000"/>
        </w:rPr>
        <w:t xml:space="preserve"> account provisioning using </w:t>
      </w:r>
      <w:r w:rsidR="00E8617B">
        <w:rPr>
          <w:color w:val="000000"/>
        </w:rPr>
        <w:t>DB Connector’s Stored Procedure</w:t>
      </w:r>
      <w:r>
        <w:rPr>
          <w:color w:val="000000"/>
        </w:rPr>
        <w:t xml:space="preserve"> for create/update/enable/disable operations.</w:t>
      </w:r>
    </w:p>
    <w:p w:rsidR="005C2EF0" w:rsidP="00F47A82" w:rsidRDefault="005C2EF0" w14:paraId="14481E7B" w14:textId="77777777">
      <w:pPr>
        <w:numPr>
          <w:ilvl w:val="0"/>
          <w:numId w:val="53"/>
        </w:numPr>
        <w:pBdr>
          <w:top w:val="nil"/>
          <w:left w:val="nil"/>
          <w:bottom w:val="nil"/>
          <w:right w:val="nil"/>
          <w:between w:val="nil"/>
        </w:pBdr>
        <w:spacing w:before="0" w:line="240" w:lineRule="auto"/>
        <w:rPr>
          <w:color w:val="000000"/>
        </w:rPr>
      </w:pPr>
      <w:r>
        <w:t xml:space="preserve">EIC </w:t>
      </w:r>
      <w:r>
        <w:rPr>
          <w:color w:val="000000"/>
        </w:rPr>
        <w:t>will store all the event information for audit purposes.</w:t>
      </w:r>
    </w:p>
    <w:p w:rsidR="005C2EF0" w:rsidP="005C2EF0" w:rsidRDefault="005C2EF0" w14:paraId="2DC60DA1" w14:textId="77777777">
      <w:pPr>
        <w:pBdr>
          <w:top w:val="nil"/>
          <w:left w:val="nil"/>
          <w:bottom w:val="nil"/>
          <w:right w:val="nil"/>
          <w:between w:val="nil"/>
        </w:pBdr>
        <w:rPr>
          <w:color w:val="000000"/>
          <w:sz w:val="24"/>
          <w:szCs w:val="24"/>
        </w:rPr>
      </w:pPr>
    </w:p>
    <w:p w:rsidR="005C2EF0" w:rsidP="005C2EF0" w:rsidRDefault="0033769E" w14:paraId="07F94B35" w14:textId="4C32B3DA">
      <w:pPr>
        <w:pStyle w:val="Heading4"/>
      </w:pPr>
      <w:bookmarkStart w:name="_Toc167026979" w:id="234"/>
      <w:r>
        <w:t>20</w:t>
      </w:r>
      <w:r w:rsidR="005C2EF0">
        <w:t>.4 Saviynt-</w:t>
      </w:r>
      <w:r w:rsidR="005E0D5E">
        <w:t>QNXT</w:t>
      </w:r>
      <w:r w:rsidR="005C2EF0">
        <w:t xml:space="preserve"> Import Attribute </w:t>
      </w:r>
      <w:sdt>
        <w:sdtPr>
          <w:tag w:val="goog_rdk_4"/>
          <w:id w:val="-585539333"/>
        </w:sdtPr>
        <w:sdtEndPr/>
        <w:sdtContent/>
      </w:sdt>
      <w:r w:rsidR="005C2EF0">
        <w:t>Mapping</w:t>
      </w:r>
      <w:bookmarkEnd w:id="234"/>
    </w:p>
    <w:p w:rsidR="005C2EF0" w:rsidP="005C2EF0" w:rsidRDefault="005C2EF0" w14:paraId="01C6E11C" w14:textId="6DBE4090">
      <w:r>
        <w:t>Refer appendix</w:t>
      </w:r>
      <w:r w:rsidR="004E2E77">
        <w:t>-</w:t>
      </w:r>
      <w:proofErr w:type="gramStart"/>
      <w:r w:rsidR="004E2E77">
        <w:t>TBD(</w:t>
      </w:r>
      <w:proofErr w:type="gramEnd"/>
      <w:r w:rsidR="004E2E77">
        <w:t xml:space="preserve">pending </w:t>
      </w:r>
      <w:commentRangeStart w:id="235"/>
      <w:commentRangeStart w:id="236"/>
      <w:commentRangeStart w:id="237"/>
      <w:r w:rsidR="004E2E77">
        <w:t>from customer</w:t>
      </w:r>
      <w:commentRangeEnd w:id="235"/>
      <w:r w:rsidR="00F6136A">
        <w:rPr>
          <w:rStyle w:val="CommentReference"/>
        </w:rPr>
        <w:commentReference w:id="235"/>
      </w:r>
      <w:commentRangeEnd w:id="236"/>
      <w:r w:rsidR="0075693E">
        <w:rPr>
          <w:rStyle w:val="CommentReference"/>
        </w:rPr>
        <w:commentReference w:id="236"/>
      </w:r>
      <w:commentRangeEnd w:id="237"/>
      <w:r w:rsidR="008A5295">
        <w:rPr>
          <w:rStyle w:val="CommentReference"/>
        </w:rPr>
        <w:commentReference w:id="237"/>
      </w:r>
      <w:r w:rsidR="004E2E77">
        <w:t>)</w:t>
      </w:r>
    </w:p>
    <w:p w:rsidR="005C2EF0" w:rsidP="005C2EF0" w:rsidRDefault="005C2EF0" w14:paraId="45B6B322" w14:textId="77777777"/>
    <w:p w:rsidR="005C2EF0" w:rsidP="005C2EF0" w:rsidRDefault="005C2EF0" w14:paraId="0D02EF88" w14:textId="77777777"/>
    <w:p w:rsidR="005C2EF0" w:rsidP="005C2EF0" w:rsidRDefault="005C2EF0" w14:paraId="44ABE629" w14:textId="77777777"/>
    <w:p w:rsidR="005C2EF0" w:rsidP="005C2EF0" w:rsidRDefault="005C2EF0" w14:paraId="11A97DC0" w14:textId="77777777"/>
    <w:p w:rsidR="005C2EF0" w:rsidP="005C2EF0" w:rsidRDefault="005C2EF0" w14:paraId="2E49F3D6" w14:textId="77777777"/>
    <w:p w:rsidR="005C2EF0" w:rsidP="005C2EF0" w:rsidRDefault="005C2EF0" w14:paraId="661C1E59" w14:textId="538A8369">
      <w:pPr>
        <w:pStyle w:val="Heading4"/>
        <w:rPr>
          <w:color w:val="000000"/>
          <w:sz w:val="24"/>
          <w:szCs w:val="24"/>
        </w:rPr>
      </w:pPr>
      <w:r>
        <w:rPr>
          <w:color w:val="000000"/>
        </w:rPr>
        <w:br/>
      </w:r>
      <w:bookmarkStart w:name="_Toc167026980" w:id="239"/>
      <w:r w:rsidR="0033769E">
        <w:t>20</w:t>
      </w:r>
      <w:r>
        <w:t xml:space="preserve">.5 </w:t>
      </w:r>
      <w:r w:rsidR="00C64BCF">
        <w:t>QNXT</w:t>
      </w:r>
      <w:r>
        <w:t xml:space="preserve"> Account Management Processes</w:t>
      </w:r>
      <w:bookmarkEnd w:id="239"/>
    </w:p>
    <w:p w:rsidR="005C2EF0" w:rsidP="005C2EF0" w:rsidRDefault="005C2EF0" w14:paraId="5FC532B8" w14:textId="5A1A4702">
      <w:pPr>
        <w:pBdr>
          <w:top w:val="nil"/>
          <w:left w:val="nil"/>
          <w:bottom w:val="nil"/>
          <w:right w:val="nil"/>
          <w:between w:val="nil"/>
        </w:pBdr>
      </w:pPr>
      <w:r>
        <w:rPr>
          <w:color w:val="000000"/>
        </w:rPr>
        <w:t xml:space="preserve">This section describes the account lifecycle process flow for </w:t>
      </w:r>
      <w:r w:rsidR="005B709E">
        <w:rPr>
          <w:color w:val="000000"/>
        </w:rPr>
        <w:t>QNXT</w:t>
      </w:r>
      <w:r>
        <w:rPr>
          <w:color w:val="000000"/>
        </w:rPr>
        <w:t xml:space="preserve"> applications.</w:t>
      </w:r>
    </w:p>
    <w:p w:rsidR="005C2EF0" w:rsidP="005C2EF0" w:rsidRDefault="005C2EF0" w14:paraId="2B379662" w14:textId="77777777">
      <w:pPr>
        <w:pStyle w:val="Heading5"/>
      </w:pPr>
      <w:bookmarkStart w:name="_Toc167026981" w:id="240"/>
      <w:r>
        <w:t>Important Rules</w:t>
      </w:r>
      <w:bookmarkEnd w:id="240"/>
    </w:p>
    <w:p w:rsidR="005C2EF0" w:rsidP="005C2EF0" w:rsidRDefault="005C2EF0" w14:paraId="0E9109C4" w14:textId="77777777"/>
    <w:tbl>
      <w:tblPr>
        <w:tblW w:w="817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2212"/>
        <w:gridCol w:w="5960"/>
      </w:tblGrid>
      <w:tr w:rsidR="005C2EF0" w:rsidTr="002F6121" w14:paraId="41335F18" w14:textId="77777777">
        <w:tc>
          <w:tcPr>
            <w:tcW w:w="2212" w:type="dxa"/>
            <w:shd w:val="clear" w:color="auto" w:fill="6D9EEB"/>
            <w:tcMar>
              <w:top w:w="100" w:type="dxa"/>
              <w:left w:w="100" w:type="dxa"/>
              <w:bottom w:w="100" w:type="dxa"/>
              <w:right w:w="100" w:type="dxa"/>
            </w:tcMar>
          </w:tcPr>
          <w:p w:rsidR="005C2EF0" w:rsidP="002F6121" w:rsidRDefault="005C2EF0" w14:paraId="6D3067B6" w14:textId="77777777">
            <w:pPr>
              <w:widowControl w:val="0"/>
              <w:rPr>
                <w:b/>
                <w:color w:val="FFFFFF"/>
              </w:rPr>
            </w:pPr>
            <w:r>
              <w:rPr>
                <w:b/>
                <w:color w:val="FFFFFF"/>
              </w:rPr>
              <w:t>Provisioning rule name</w:t>
            </w:r>
          </w:p>
        </w:tc>
        <w:tc>
          <w:tcPr>
            <w:tcW w:w="5960" w:type="dxa"/>
            <w:shd w:val="clear" w:color="auto" w:fill="6D9EEB"/>
            <w:tcMar>
              <w:top w:w="100" w:type="dxa"/>
              <w:left w:w="100" w:type="dxa"/>
              <w:bottom w:w="100" w:type="dxa"/>
              <w:right w:w="100" w:type="dxa"/>
            </w:tcMar>
          </w:tcPr>
          <w:p w:rsidR="005C2EF0" w:rsidP="002F6121" w:rsidRDefault="005C2EF0" w14:paraId="7507A434" w14:textId="77777777">
            <w:pPr>
              <w:widowControl w:val="0"/>
              <w:rPr>
                <w:b/>
                <w:color w:val="FFFFFF"/>
              </w:rPr>
            </w:pPr>
            <w:r>
              <w:rPr>
                <w:b/>
                <w:color w:val="FFFFFF"/>
              </w:rPr>
              <w:t>Condition</w:t>
            </w:r>
          </w:p>
        </w:tc>
      </w:tr>
      <w:tr w:rsidR="005C2EF0" w:rsidTr="002F6121" w14:paraId="2D87411C" w14:textId="77777777">
        <w:tc>
          <w:tcPr>
            <w:tcW w:w="2212" w:type="dxa"/>
            <w:shd w:val="clear" w:color="auto" w:fill="auto"/>
            <w:tcMar>
              <w:top w:w="100" w:type="dxa"/>
              <w:left w:w="100" w:type="dxa"/>
              <w:bottom w:w="100" w:type="dxa"/>
              <w:right w:w="100" w:type="dxa"/>
            </w:tcMar>
          </w:tcPr>
          <w:p w:rsidR="005C2EF0" w:rsidP="002F6121" w:rsidRDefault="005C2EF0" w14:paraId="6AD3ED77" w14:textId="77777777">
            <w:pPr>
              <w:widowControl w:val="0"/>
            </w:pPr>
            <w:r>
              <w:t>User correlation rule</w:t>
            </w:r>
          </w:p>
        </w:tc>
        <w:tc>
          <w:tcPr>
            <w:tcW w:w="5960" w:type="dxa"/>
            <w:shd w:val="clear" w:color="auto" w:fill="auto"/>
            <w:tcMar>
              <w:top w:w="100" w:type="dxa"/>
              <w:left w:w="100" w:type="dxa"/>
              <w:bottom w:w="100" w:type="dxa"/>
              <w:right w:w="100" w:type="dxa"/>
            </w:tcMar>
          </w:tcPr>
          <w:p w:rsidR="005C2EF0" w:rsidP="002F6121" w:rsidRDefault="005C2EF0" w14:paraId="5F49CE96" w14:textId="77777777">
            <w:pPr>
              <w:widowControl w:val="0"/>
              <w:rPr>
                <w:highlight w:val="yellow"/>
              </w:rPr>
            </w:pPr>
            <w:proofErr w:type="spellStart"/>
            <w:r>
              <w:t>Account.UniqueIdentifier</w:t>
            </w:r>
            <w:proofErr w:type="spellEnd"/>
            <w:r>
              <w:t xml:space="preserve"> = User. </w:t>
            </w:r>
            <w:proofErr w:type="spellStart"/>
            <w:r>
              <w:t>UniqueIdentifier</w:t>
            </w:r>
            <w:proofErr w:type="spellEnd"/>
          </w:p>
        </w:tc>
      </w:tr>
      <w:tr w:rsidR="005C2EF0" w:rsidTr="002F6121" w14:paraId="1D91B4E7" w14:textId="77777777">
        <w:tc>
          <w:tcPr>
            <w:tcW w:w="2212" w:type="dxa"/>
            <w:shd w:val="clear" w:color="auto" w:fill="auto"/>
            <w:tcMar>
              <w:top w:w="100" w:type="dxa"/>
              <w:left w:w="100" w:type="dxa"/>
              <w:bottom w:w="100" w:type="dxa"/>
              <w:right w:w="100" w:type="dxa"/>
            </w:tcMar>
          </w:tcPr>
          <w:p w:rsidR="005C2EF0" w:rsidP="002F6121" w:rsidRDefault="005C2EF0" w14:paraId="38D9A93D" w14:textId="77777777">
            <w:pPr>
              <w:widowControl w:val="0"/>
            </w:pPr>
            <w:r>
              <w:t>Account Name Rule</w:t>
            </w:r>
          </w:p>
        </w:tc>
        <w:tc>
          <w:tcPr>
            <w:tcW w:w="5960" w:type="dxa"/>
            <w:shd w:val="clear" w:color="auto" w:fill="auto"/>
            <w:tcMar>
              <w:top w:w="100" w:type="dxa"/>
              <w:left w:w="100" w:type="dxa"/>
              <w:bottom w:w="100" w:type="dxa"/>
              <w:right w:w="100" w:type="dxa"/>
            </w:tcMar>
          </w:tcPr>
          <w:p w:rsidR="005C2EF0" w:rsidP="002F6121" w:rsidRDefault="005C2EF0" w14:paraId="113E4960" w14:textId="3DFF24C9">
            <w:pPr>
              <w:widowControl w:val="0"/>
            </w:pPr>
            <w:r>
              <w:t xml:space="preserve">Account name generated via </w:t>
            </w:r>
            <w:r w:rsidR="00F10B0B">
              <w:t>JAR utility</w:t>
            </w:r>
          </w:p>
        </w:tc>
      </w:tr>
    </w:tbl>
    <w:p w:rsidR="005C2EF0" w:rsidP="005C2EF0" w:rsidRDefault="005C2EF0" w14:paraId="79D5D144" w14:textId="77777777">
      <w:pPr>
        <w:pStyle w:val="Heading5"/>
      </w:pPr>
      <w:bookmarkStart w:name="_Toc167026982" w:id="241"/>
      <w:r>
        <w:t>User Events</w:t>
      </w:r>
      <w:bookmarkEnd w:id="241"/>
    </w:p>
    <w:p w:rsidR="005C2EF0" w:rsidP="005C2EF0" w:rsidRDefault="005C2EF0" w14:paraId="1ACA0542" w14:textId="77777777"/>
    <w:tbl>
      <w:tblPr>
        <w:tblW w:w="9390" w:type="dxa"/>
        <w:tblInd w:w="-3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1725"/>
        <w:gridCol w:w="4545"/>
        <w:gridCol w:w="3120"/>
      </w:tblGrid>
      <w:tr w:rsidR="00817288" w14:paraId="4442E91C" w14:textId="77777777">
        <w:tc>
          <w:tcPr>
            <w:tcW w:w="1725" w:type="dxa"/>
            <w:shd w:val="clear" w:color="auto" w:fill="6D9EEB"/>
            <w:tcMar>
              <w:top w:w="100" w:type="dxa"/>
              <w:left w:w="100" w:type="dxa"/>
              <w:bottom w:w="100" w:type="dxa"/>
              <w:right w:w="100" w:type="dxa"/>
            </w:tcMar>
          </w:tcPr>
          <w:p w:rsidR="005C2EF0" w:rsidP="002F6121" w:rsidRDefault="005C2EF0" w14:paraId="533869A6" w14:textId="77777777">
            <w:pPr>
              <w:widowControl w:val="0"/>
              <w:rPr>
                <w:b/>
                <w:smallCaps/>
                <w:color w:val="FFFFFF"/>
              </w:rPr>
            </w:pPr>
            <w:r>
              <w:rPr>
                <w:b/>
                <w:smallCaps/>
                <w:color w:val="FFFFFF"/>
              </w:rPr>
              <w:t>Event</w:t>
            </w:r>
          </w:p>
        </w:tc>
        <w:tc>
          <w:tcPr>
            <w:tcW w:w="4545" w:type="dxa"/>
            <w:shd w:val="clear" w:color="auto" w:fill="6D9EEB"/>
            <w:tcMar>
              <w:top w:w="100" w:type="dxa"/>
              <w:left w:w="100" w:type="dxa"/>
              <w:bottom w:w="100" w:type="dxa"/>
              <w:right w:w="100" w:type="dxa"/>
            </w:tcMar>
          </w:tcPr>
          <w:p w:rsidR="005C2EF0" w:rsidP="002F6121" w:rsidRDefault="005C2EF0" w14:paraId="3639F9BF" w14:textId="77777777">
            <w:pPr>
              <w:widowControl w:val="0"/>
              <w:rPr>
                <w:b/>
                <w:smallCaps/>
                <w:color w:val="FFFFFF"/>
              </w:rPr>
            </w:pPr>
            <w:r>
              <w:rPr>
                <w:b/>
                <w:smallCaps/>
                <w:color w:val="FFFFFF"/>
              </w:rPr>
              <w:t>Condition</w:t>
            </w:r>
          </w:p>
        </w:tc>
        <w:tc>
          <w:tcPr>
            <w:tcW w:w="3120" w:type="dxa"/>
            <w:shd w:val="clear" w:color="auto" w:fill="6D9EEB"/>
            <w:tcMar>
              <w:top w:w="100" w:type="dxa"/>
              <w:left w:w="100" w:type="dxa"/>
              <w:bottom w:w="100" w:type="dxa"/>
              <w:right w:w="100" w:type="dxa"/>
            </w:tcMar>
          </w:tcPr>
          <w:p w:rsidR="005C2EF0" w:rsidP="002F6121" w:rsidRDefault="005C2EF0" w14:paraId="692ED233" w14:textId="77777777">
            <w:pPr>
              <w:widowControl w:val="0"/>
              <w:rPr>
                <w:b/>
                <w:smallCaps/>
                <w:color w:val="FFFFFF"/>
              </w:rPr>
            </w:pPr>
            <w:r>
              <w:rPr>
                <w:b/>
                <w:smallCaps/>
                <w:color w:val="FFFFFF"/>
              </w:rPr>
              <w:t>Action</w:t>
            </w:r>
          </w:p>
        </w:tc>
      </w:tr>
      <w:tr w:rsidR="00D44308" w14:paraId="3EC8B225" w14:textId="77777777">
        <w:trPr>
          <w:trHeight w:val="747"/>
        </w:trPr>
        <w:tc>
          <w:tcPr>
            <w:tcW w:w="1725" w:type="dxa"/>
            <w:shd w:val="clear" w:color="auto" w:fill="auto"/>
            <w:tcMar>
              <w:top w:w="100" w:type="dxa"/>
              <w:left w:w="100" w:type="dxa"/>
              <w:bottom w:w="100" w:type="dxa"/>
              <w:right w:w="100" w:type="dxa"/>
            </w:tcMar>
          </w:tcPr>
          <w:p w:rsidR="005C2EF0" w:rsidP="002F6121" w:rsidRDefault="005C2EF0" w14:paraId="55F5B74E" w14:textId="77777777">
            <w:pPr>
              <w:widowControl w:val="0"/>
            </w:pPr>
            <w:r>
              <w:t>Import Accounts</w:t>
            </w:r>
          </w:p>
          <w:p w:rsidR="005C2EF0" w:rsidP="002F6121" w:rsidRDefault="005C2EF0" w14:paraId="4E8606E6" w14:textId="77777777">
            <w:pPr>
              <w:widowControl w:val="0"/>
            </w:pPr>
          </w:p>
        </w:tc>
        <w:tc>
          <w:tcPr>
            <w:tcW w:w="4545" w:type="dxa"/>
            <w:shd w:val="clear" w:color="auto" w:fill="auto"/>
            <w:tcMar>
              <w:top w:w="100" w:type="dxa"/>
              <w:left w:w="100" w:type="dxa"/>
              <w:bottom w:w="100" w:type="dxa"/>
              <w:right w:w="100" w:type="dxa"/>
            </w:tcMar>
          </w:tcPr>
          <w:p w:rsidR="005C2EF0" w:rsidP="002F6121" w:rsidRDefault="005C2EF0" w14:paraId="06C37E0C" w14:textId="6C5699FE">
            <w:pPr>
              <w:widowControl w:val="0"/>
            </w:pPr>
            <w:r>
              <w:t xml:space="preserve">Import accounts from </w:t>
            </w:r>
            <w:r w:rsidR="00F10B0B">
              <w:t>QNXT</w:t>
            </w:r>
          </w:p>
        </w:tc>
        <w:tc>
          <w:tcPr>
            <w:tcW w:w="3120" w:type="dxa"/>
            <w:shd w:val="clear" w:color="auto" w:fill="auto"/>
            <w:tcMar>
              <w:top w:w="100" w:type="dxa"/>
              <w:left w:w="100" w:type="dxa"/>
              <w:bottom w:w="100" w:type="dxa"/>
              <w:right w:w="100" w:type="dxa"/>
            </w:tcMar>
          </w:tcPr>
          <w:p w:rsidR="005C2EF0" w:rsidP="002F6121" w:rsidRDefault="005C2EF0" w14:paraId="14C759B2" w14:textId="77777777">
            <w:pPr>
              <w:widowControl w:val="0"/>
            </w:pPr>
            <w:r>
              <w:t>If match found Co-relate else create new account</w:t>
            </w:r>
          </w:p>
        </w:tc>
      </w:tr>
      <w:tr w:rsidR="00D44308" w14:paraId="54AFA313" w14:textId="77777777">
        <w:trPr>
          <w:trHeight w:val="400"/>
        </w:trPr>
        <w:tc>
          <w:tcPr>
            <w:tcW w:w="1725" w:type="dxa"/>
            <w:shd w:val="clear" w:color="auto" w:fill="auto"/>
            <w:tcMar>
              <w:top w:w="100" w:type="dxa"/>
              <w:left w:w="100" w:type="dxa"/>
              <w:bottom w:w="100" w:type="dxa"/>
              <w:right w:w="100" w:type="dxa"/>
            </w:tcMar>
          </w:tcPr>
          <w:p w:rsidR="005C2EF0" w:rsidP="002F6121" w:rsidRDefault="005C2EF0" w14:paraId="3466FCED" w14:textId="77777777">
            <w:pPr>
              <w:widowControl w:val="0"/>
            </w:pPr>
            <w:r>
              <w:t>New Hire</w:t>
            </w:r>
          </w:p>
          <w:p w:rsidR="005C2EF0" w:rsidP="002F6121" w:rsidRDefault="005C2EF0" w14:paraId="6E01CE83" w14:textId="77777777">
            <w:pPr>
              <w:widowControl w:val="0"/>
              <w:rPr>
                <w:smallCaps/>
                <w:color w:val="2F5496"/>
              </w:rPr>
            </w:pPr>
          </w:p>
        </w:tc>
        <w:tc>
          <w:tcPr>
            <w:tcW w:w="4545" w:type="dxa"/>
            <w:shd w:val="clear" w:color="auto" w:fill="auto"/>
            <w:tcMar>
              <w:top w:w="100" w:type="dxa"/>
              <w:left w:w="100" w:type="dxa"/>
              <w:bottom w:w="100" w:type="dxa"/>
              <w:right w:w="100" w:type="dxa"/>
            </w:tcMar>
          </w:tcPr>
          <w:p w:rsidR="005C2EF0" w:rsidP="002F6121" w:rsidRDefault="005C2EF0" w14:paraId="565C5D31" w14:textId="77777777">
            <w:r>
              <w:t>Account Request</w:t>
            </w:r>
          </w:p>
        </w:tc>
        <w:tc>
          <w:tcPr>
            <w:tcW w:w="3120" w:type="dxa"/>
            <w:shd w:val="clear" w:color="auto" w:fill="auto"/>
            <w:tcMar>
              <w:top w:w="100" w:type="dxa"/>
              <w:left w:w="100" w:type="dxa"/>
              <w:bottom w:w="100" w:type="dxa"/>
              <w:right w:w="100" w:type="dxa"/>
            </w:tcMar>
          </w:tcPr>
          <w:p w:rsidR="005C2EF0" w:rsidP="002F6121" w:rsidRDefault="005C2EF0" w14:paraId="30700654" w14:textId="2F0483AF">
            <w:pPr>
              <w:widowControl w:val="0"/>
              <w:rPr>
                <w:b/>
              </w:rPr>
            </w:pPr>
            <w:r>
              <w:t xml:space="preserve">Provision user to </w:t>
            </w:r>
            <w:r w:rsidR="00252F8D">
              <w:t>QNXT</w:t>
            </w:r>
          </w:p>
        </w:tc>
      </w:tr>
      <w:tr w:rsidR="00D44308" w14:paraId="6F99B0EA" w14:textId="77777777">
        <w:tc>
          <w:tcPr>
            <w:tcW w:w="1725" w:type="dxa"/>
            <w:shd w:val="clear" w:color="auto" w:fill="auto"/>
            <w:tcMar>
              <w:top w:w="100" w:type="dxa"/>
              <w:left w:w="100" w:type="dxa"/>
              <w:bottom w:w="100" w:type="dxa"/>
              <w:right w:w="100" w:type="dxa"/>
            </w:tcMar>
          </w:tcPr>
          <w:p w:rsidR="005C2EF0" w:rsidP="002F6121" w:rsidRDefault="005C2EF0" w14:paraId="4A40DA5B" w14:textId="77777777">
            <w:pPr>
              <w:widowControl w:val="0"/>
            </w:pPr>
            <w:r>
              <w:t>Update User</w:t>
            </w:r>
          </w:p>
        </w:tc>
        <w:tc>
          <w:tcPr>
            <w:tcW w:w="4545" w:type="dxa"/>
            <w:shd w:val="clear" w:color="auto" w:fill="auto"/>
            <w:tcMar>
              <w:top w:w="100" w:type="dxa"/>
              <w:left w:w="100" w:type="dxa"/>
              <w:bottom w:w="100" w:type="dxa"/>
              <w:right w:w="100" w:type="dxa"/>
            </w:tcMar>
          </w:tcPr>
          <w:p w:rsidR="005C2EF0" w:rsidP="002F6121" w:rsidRDefault="005C2EF0" w14:paraId="3505B8DD" w14:textId="77777777">
            <w:proofErr w:type="gramStart"/>
            <w:r>
              <w:t>IF(</w:t>
            </w:r>
            <w:proofErr w:type="gramEnd"/>
            <w:r>
              <w:t>Any map user attribute updated)</w:t>
            </w:r>
          </w:p>
        </w:tc>
        <w:tc>
          <w:tcPr>
            <w:tcW w:w="3120" w:type="dxa"/>
            <w:shd w:val="clear" w:color="auto" w:fill="auto"/>
            <w:tcMar>
              <w:top w:w="100" w:type="dxa"/>
              <w:left w:w="100" w:type="dxa"/>
              <w:bottom w:w="100" w:type="dxa"/>
              <w:right w:w="100" w:type="dxa"/>
            </w:tcMar>
          </w:tcPr>
          <w:p w:rsidR="005C2EF0" w:rsidP="002F6121" w:rsidRDefault="005C2EF0" w14:paraId="3791CE07" w14:textId="1606B8B1">
            <w:r>
              <w:t xml:space="preserve">Provision attribute updates to </w:t>
            </w:r>
            <w:r w:rsidR="00252F8D">
              <w:t>QNXT</w:t>
            </w:r>
          </w:p>
        </w:tc>
      </w:tr>
      <w:tr w:rsidR="00D44308" w14:paraId="52FB0417" w14:textId="77777777">
        <w:trPr>
          <w:trHeight w:val="400"/>
        </w:trPr>
        <w:tc>
          <w:tcPr>
            <w:tcW w:w="1725" w:type="dxa"/>
            <w:shd w:val="clear" w:color="auto" w:fill="auto"/>
            <w:tcMar>
              <w:top w:w="100" w:type="dxa"/>
              <w:left w:w="100" w:type="dxa"/>
              <w:bottom w:w="100" w:type="dxa"/>
              <w:right w:w="100" w:type="dxa"/>
            </w:tcMar>
          </w:tcPr>
          <w:p w:rsidR="005C2EF0" w:rsidP="002F6121" w:rsidRDefault="005C2EF0" w14:paraId="2E181124" w14:textId="77777777">
            <w:pPr>
              <w:widowControl w:val="0"/>
            </w:pPr>
            <w:r>
              <w:t>Termination</w:t>
            </w:r>
          </w:p>
        </w:tc>
        <w:tc>
          <w:tcPr>
            <w:tcW w:w="4545" w:type="dxa"/>
            <w:shd w:val="clear" w:color="auto" w:fill="auto"/>
            <w:tcMar>
              <w:top w:w="100" w:type="dxa"/>
              <w:left w:w="100" w:type="dxa"/>
              <w:bottom w:w="100" w:type="dxa"/>
              <w:right w:w="100" w:type="dxa"/>
            </w:tcMar>
          </w:tcPr>
          <w:p w:rsidR="005C2EF0" w:rsidP="002F6121" w:rsidRDefault="005C2EF0" w14:paraId="6C565DD4" w14:textId="77777777">
            <w:r>
              <w:t>User is disabled</w:t>
            </w:r>
          </w:p>
        </w:tc>
        <w:tc>
          <w:tcPr>
            <w:tcW w:w="3120" w:type="dxa"/>
            <w:shd w:val="clear" w:color="auto" w:fill="auto"/>
            <w:tcMar>
              <w:top w:w="100" w:type="dxa"/>
              <w:left w:w="100" w:type="dxa"/>
              <w:bottom w:w="100" w:type="dxa"/>
              <w:right w:w="100" w:type="dxa"/>
            </w:tcMar>
          </w:tcPr>
          <w:p w:rsidR="005C2EF0" w:rsidP="002F6121" w:rsidRDefault="005C2EF0" w14:paraId="485A805B" w14:textId="1EFAD9DA">
            <w:r>
              <w:t xml:space="preserve">Disable </w:t>
            </w:r>
            <w:r w:rsidR="00C62A5B">
              <w:t>QNXT</w:t>
            </w:r>
            <w:r>
              <w:t xml:space="preserve"> Account</w:t>
            </w:r>
          </w:p>
        </w:tc>
      </w:tr>
      <w:tr w:rsidR="00D44308" w14:paraId="039950E0" w14:textId="77777777">
        <w:tc>
          <w:tcPr>
            <w:tcW w:w="1725" w:type="dxa"/>
            <w:shd w:val="clear" w:color="auto" w:fill="auto"/>
            <w:tcMar>
              <w:top w:w="100" w:type="dxa"/>
              <w:left w:w="100" w:type="dxa"/>
              <w:bottom w:w="100" w:type="dxa"/>
              <w:right w:w="100" w:type="dxa"/>
            </w:tcMar>
          </w:tcPr>
          <w:p w:rsidR="005C2EF0" w:rsidP="002F6121" w:rsidRDefault="005C2EF0" w14:paraId="75908D3F" w14:textId="77777777">
            <w:pPr>
              <w:widowControl w:val="0"/>
            </w:pPr>
            <w:r>
              <w:t>Rehire</w:t>
            </w:r>
          </w:p>
        </w:tc>
        <w:tc>
          <w:tcPr>
            <w:tcW w:w="4545" w:type="dxa"/>
            <w:shd w:val="clear" w:color="auto" w:fill="auto"/>
            <w:tcMar>
              <w:top w:w="100" w:type="dxa"/>
              <w:left w:w="100" w:type="dxa"/>
              <w:bottom w:w="100" w:type="dxa"/>
              <w:right w:w="100" w:type="dxa"/>
            </w:tcMar>
          </w:tcPr>
          <w:p w:rsidR="005C2EF0" w:rsidP="002F6121" w:rsidRDefault="005C2EF0" w14:paraId="4587B195" w14:textId="76B81906">
            <w:r>
              <w:t xml:space="preserve">Rehired within </w:t>
            </w:r>
            <w:r w:rsidR="00B72DEE">
              <w:t>30</w:t>
            </w:r>
            <w:r>
              <w:t xml:space="preserve"> days of termination</w:t>
            </w:r>
          </w:p>
        </w:tc>
        <w:tc>
          <w:tcPr>
            <w:tcW w:w="3120" w:type="dxa"/>
            <w:shd w:val="clear" w:color="auto" w:fill="auto"/>
            <w:tcMar>
              <w:top w:w="100" w:type="dxa"/>
              <w:left w:w="100" w:type="dxa"/>
              <w:bottom w:w="100" w:type="dxa"/>
              <w:right w:w="100" w:type="dxa"/>
            </w:tcMar>
          </w:tcPr>
          <w:p w:rsidR="005C2EF0" w:rsidP="002F6121" w:rsidRDefault="005C2EF0" w14:paraId="01B4792C" w14:textId="41B1B753">
            <w:r>
              <w:t xml:space="preserve">Enable </w:t>
            </w:r>
            <w:r w:rsidR="00B72DEE">
              <w:t>QNXT</w:t>
            </w:r>
          </w:p>
        </w:tc>
      </w:tr>
      <w:tr w:rsidR="00D44308" w14:paraId="6F623206" w14:textId="77777777">
        <w:tc>
          <w:tcPr>
            <w:tcW w:w="1725" w:type="dxa"/>
            <w:shd w:val="clear" w:color="auto" w:fill="auto"/>
            <w:tcMar>
              <w:top w:w="100" w:type="dxa"/>
              <w:left w:w="100" w:type="dxa"/>
              <w:bottom w:w="100" w:type="dxa"/>
              <w:right w:w="100" w:type="dxa"/>
            </w:tcMar>
          </w:tcPr>
          <w:p w:rsidR="005C2EF0" w:rsidP="002F6121" w:rsidRDefault="005C2EF0" w14:paraId="2BC04438" w14:textId="77777777">
            <w:pPr>
              <w:widowControl w:val="0"/>
            </w:pPr>
          </w:p>
        </w:tc>
        <w:tc>
          <w:tcPr>
            <w:tcW w:w="4545" w:type="dxa"/>
            <w:shd w:val="clear" w:color="auto" w:fill="auto"/>
            <w:tcMar>
              <w:top w:w="100" w:type="dxa"/>
              <w:left w:w="100" w:type="dxa"/>
              <w:bottom w:w="100" w:type="dxa"/>
              <w:right w:w="100" w:type="dxa"/>
            </w:tcMar>
          </w:tcPr>
          <w:p w:rsidR="005C2EF0" w:rsidP="002F6121" w:rsidRDefault="005C2EF0" w14:paraId="0A05F493" w14:textId="5FEDE71C">
            <w:r>
              <w:t xml:space="preserve">Rehired after </w:t>
            </w:r>
            <w:r w:rsidR="00B72DEE">
              <w:t>30</w:t>
            </w:r>
            <w:r>
              <w:t xml:space="preserve"> days of termination</w:t>
            </w:r>
          </w:p>
        </w:tc>
        <w:tc>
          <w:tcPr>
            <w:tcW w:w="3120" w:type="dxa"/>
            <w:shd w:val="clear" w:color="auto" w:fill="auto"/>
            <w:tcMar>
              <w:top w:w="100" w:type="dxa"/>
              <w:left w:w="100" w:type="dxa"/>
              <w:bottom w:w="100" w:type="dxa"/>
              <w:right w:w="100" w:type="dxa"/>
            </w:tcMar>
          </w:tcPr>
          <w:p w:rsidR="005C2EF0" w:rsidP="002F6121" w:rsidRDefault="005C2EF0" w14:paraId="218466A3" w14:textId="2BE51E72">
            <w:r>
              <w:t xml:space="preserve">Create </w:t>
            </w:r>
            <w:r w:rsidR="00B72DEE">
              <w:t>QNXT</w:t>
            </w:r>
            <w:r>
              <w:t xml:space="preserve"> account </w:t>
            </w:r>
            <w:r w:rsidR="00B72DEE">
              <w:t xml:space="preserve">with </w:t>
            </w:r>
            <w:proofErr w:type="gramStart"/>
            <w:r w:rsidR="00B72DEE">
              <w:t xml:space="preserve">new  </w:t>
            </w:r>
            <w:r w:rsidR="00EB2C53">
              <w:t>System</w:t>
            </w:r>
            <w:proofErr w:type="gramEnd"/>
            <w:r w:rsidR="00EB2C53">
              <w:t xml:space="preserve"> Login</w:t>
            </w:r>
            <w:r>
              <w:t xml:space="preserve"> &amp; email Attribute. </w:t>
            </w:r>
          </w:p>
        </w:tc>
      </w:tr>
    </w:tbl>
    <w:p w:rsidR="005D4560" w:rsidP="005D4560" w:rsidRDefault="005D4560" w14:paraId="3982F263" w14:textId="77777777"/>
    <w:p w:rsidR="005D4560" w:rsidP="005D4560" w:rsidRDefault="005D4560" w14:paraId="6F998233" w14:textId="3B158E56">
      <w:pPr>
        <w:pStyle w:val="Heading4"/>
      </w:pPr>
      <w:bookmarkStart w:name="_Toc167026983" w:id="242"/>
      <w:r>
        <w:t>20.6 Reconciliation Jobs:</w:t>
      </w:r>
      <w:bookmarkEnd w:id="242"/>
    </w:p>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3120"/>
        <w:gridCol w:w="3120"/>
        <w:gridCol w:w="3120"/>
      </w:tblGrid>
      <w:tr w:rsidR="005D4560" w:rsidTr="002F6121" w14:paraId="40BD0A7B" w14:textId="77777777">
        <w:tc>
          <w:tcPr>
            <w:tcW w:w="3120" w:type="dxa"/>
            <w:shd w:val="clear" w:color="auto" w:fill="6D9EEB"/>
            <w:tcMar>
              <w:top w:w="100" w:type="dxa"/>
              <w:left w:w="100" w:type="dxa"/>
              <w:bottom w:w="100" w:type="dxa"/>
              <w:right w:w="100" w:type="dxa"/>
            </w:tcMar>
          </w:tcPr>
          <w:p w:rsidR="005D4560" w:rsidP="002F6121" w:rsidRDefault="005D4560" w14:paraId="6F24CE3E" w14:textId="77777777">
            <w:pPr>
              <w:widowControl w:val="0"/>
              <w:rPr>
                <w:b/>
                <w:color w:val="FFFFFF"/>
              </w:rPr>
            </w:pPr>
            <w:r>
              <w:rPr>
                <w:b/>
                <w:color w:val="FFFFFF"/>
              </w:rPr>
              <w:t>Name</w:t>
            </w:r>
          </w:p>
        </w:tc>
        <w:tc>
          <w:tcPr>
            <w:tcW w:w="3120" w:type="dxa"/>
            <w:shd w:val="clear" w:color="auto" w:fill="6D9EEB"/>
            <w:tcMar>
              <w:top w:w="100" w:type="dxa"/>
              <w:left w:w="100" w:type="dxa"/>
              <w:bottom w:w="100" w:type="dxa"/>
              <w:right w:w="100" w:type="dxa"/>
            </w:tcMar>
          </w:tcPr>
          <w:p w:rsidR="005D4560" w:rsidP="002F6121" w:rsidRDefault="005D4560" w14:paraId="72091A21" w14:textId="77777777">
            <w:pPr>
              <w:widowControl w:val="0"/>
              <w:rPr>
                <w:b/>
                <w:color w:val="FFFFFF"/>
              </w:rPr>
            </w:pPr>
            <w:r>
              <w:rPr>
                <w:b/>
                <w:color w:val="FFFFFF"/>
              </w:rPr>
              <w:t>details</w:t>
            </w:r>
          </w:p>
        </w:tc>
        <w:tc>
          <w:tcPr>
            <w:tcW w:w="3120" w:type="dxa"/>
            <w:shd w:val="clear" w:color="auto" w:fill="6D9EEB"/>
            <w:tcMar>
              <w:top w:w="100" w:type="dxa"/>
              <w:left w:w="100" w:type="dxa"/>
              <w:bottom w:w="100" w:type="dxa"/>
              <w:right w:w="100" w:type="dxa"/>
            </w:tcMar>
          </w:tcPr>
          <w:p w:rsidR="005D4560" w:rsidP="002F6121" w:rsidRDefault="005D4560" w14:paraId="623C5CB2" w14:textId="77777777">
            <w:pPr>
              <w:widowControl w:val="0"/>
              <w:rPr>
                <w:b/>
                <w:color w:val="FFFFFF"/>
              </w:rPr>
            </w:pPr>
            <w:r>
              <w:rPr>
                <w:b/>
                <w:color w:val="FFFFFF"/>
              </w:rPr>
              <w:t>Frequency</w:t>
            </w:r>
          </w:p>
        </w:tc>
      </w:tr>
      <w:tr w:rsidR="005D4560" w:rsidTr="002F6121" w14:paraId="71D56717" w14:textId="77777777">
        <w:tc>
          <w:tcPr>
            <w:tcW w:w="3120" w:type="dxa"/>
            <w:shd w:val="clear" w:color="auto" w:fill="auto"/>
            <w:tcMar>
              <w:top w:w="100" w:type="dxa"/>
              <w:left w:w="100" w:type="dxa"/>
              <w:bottom w:w="100" w:type="dxa"/>
              <w:right w:w="100" w:type="dxa"/>
            </w:tcMar>
          </w:tcPr>
          <w:p w:rsidR="005D4560" w:rsidP="002F6121" w:rsidRDefault="00E361C1" w14:paraId="2F47E727" w14:textId="78E800CF">
            <w:pPr>
              <w:widowControl w:val="0"/>
              <w:rPr>
                <w:smallCaps/>
                <w:color w:val="2F5496"/>
              </w:rPr>
            </w:pPr>
            <w:proofErr w:type="spellStart"/>
            <w:r>
              <w:rPr>
                <w:smallCaps/>
                <w:color w:val="2F5496"/>
              </w:rPr>
              <w:t>QNXT</w:t>
            </w:r>
            <w:r w:rsidR="005D4560">
              <w:rPr>
                <w:smallCaps/>
                <w:color w:val="2F5496"/>
              </w:rPr>
              <w:t>_User_Import_full</w:t>
            </w:r>
            <w:proofErr w:type="spellEnd"/>
          </w:p>
        </w:tc>
        <w:tc>
          <w:tcPr>
            <w:tcW w:w="3120" w:type="dxa"/>
            <w:shd w:val="clear" w:color="auto" w:fill="auto"/>
            <w:tcMar>
              <w:top w:w="100" w:type="dxa"/>
              <w:left w:w="100" w:type="dxa"/>
              <w:bottom w:w="100" w:type="dxa"/>
              <w:right w:w="100" w:type="dxa"/>
            </w:tcMar>
          </w:tcPr>
          <w:p w:rsidR="005D4560" w:rsidP="002F6121" w:rsidRDefault="005D4560" w14:paraId="747B8E2B" w14:textId="09718C12">
            <w:pPr>
              <w:widowControl w:val="0"/>
              <w:rPr>
                <w:smallCaps/>
                <w:color w:val="2F5496"/>
              </w:rPr>
            </w:pPr>
            <w:r>
              <w:t xml:space="preserve">User Import via a Connection which uses </w:t>
            </w:r>
            <w:r w:rsidR="00E361C1">
              <w:t>DB</w:t>
            </w:r>
            <w:r>
              <w:t xml:space="preserve"> connection and the attribute mapping to bring new users / updates and termination feed. </w:t>
            </w:r>
            <w:r w:rsidR="00E361C1">
              <w:t>DB</w:t>
            </w:r>
            <w:r>
              <w:t xml:space="preserve"> connector imports are only supported in Full mode.</w:t>
            </w:r>
          </w:p>
        </w:tc>
        <w:tc>
          <w:tcPr>
            <w:tcW w:w="3120" w:type="dxa"/>
            <w:shd w:val="clear" w:color="auto" w:fill="auto"/>
            <w:tcMar>
              <w:top w:w="100" w:type="dxa"/>
              <w:left w:w="100" w:type="dxa"/>
              <w:bottom w:w="100" w:type="dxa"/>
              <w:right w:w="100" w:type="dxa"/>
            </w:tcMar>
          </w:tcPr>
          <w:p w:rsidR="005D4560" w:rsidP="002F6121" w:rsidRDefault="005D4560" w14:paraId="430A0101" w14:textId="77777777">
            <w:pPr>
              <w:widowControl w:val="0"/>
              <w:rPr>
                <w:smallCaps/>
                <w:color w:val="2F5496"/>
              </w:rPr>
            </w:pPr>
            <w:r>
              <w:rPr>
                <w:smallCaps/>
                <w:color w:val="2F5496"/>
              </w:rPr>
              <w:t>Daily Multiple Times (</w:t>
            </w:r>
            <w:commentRangeStart w:id="243"/>
            <w:commentRangeStart w:id="244"/>
            <w:r>
              <w:rPr>
                <w:smallCaps/>
                <w:color w:val="2F5496"/>
              </w:rPr>
              <w:t>Schedule TBD</w:t>
            </w:r>
            <w:commentRangeEnd w:id="243"/>
            <w:r w:rsidR="006D7531">
              <w:rPr>
                <w:rStyle w:val="CommentReference"/>
              </w:rPr>
              <w:commentReference w:id="243"/>
            </w:r>
            <w:commentRangeEnd w:id="244"/>
            <w:r w:rsidR="00702AC0">
              <w:rPr>
                <w:rStyle w:val="CommentReference"/>
              </w:rPr>
              <w:commentReference w:id="244"/>
            </w:r>
            <w:r>
              <w:rPr>
                <w:smallCaps/>
                <w:color w:val="2F5496"/>
              </w:rPr>
              <w:t>)</w:t>
            </w:r>
          </w:p>
        </w:tc>
      </w:tr>
    </w:tbl>
    <w:p w:rsidR="005D4560" w:rsidP="005D4560" w:rsidRDefault="005D4560" w14:paraId="22E0D47E" w14:textId="77777777">
      <w:pPr>
        <w:rPr>
          <w:smallCaps/>
          <w:color w:val="2F5496"/>
        </w:rPr>
      </w:pPr>
    </w:p>
    <w:p w:rsidR="0054416A" w:rsidP="0054416A" w:rsidRDefault="0054416A" w14:paraId="43D321F9" w14:textId="77777777"/>
    <w:p w:rsidR="0054416A" w:rsidP="0054416A" w:rsidRDefault="0054416A" w14:paraId="15CB2A4C" w14:textId="4864776B">
      <w:pPr>
        <w:pStyle w:val="Heading1"/>
        <w:numPr>
          <w:ilvl w:val="0"/>
          <w:numId w:val="27"/>
        </w:numPr>
      </w:pPr>
      <w:bookmarkStart w:name="_Toc167026984" w:id="245"/>
      <w:r>
        <w:t xml:space="preserve">EPIC </w:t>
      </w:r>
      <w:bookmarkEnd w:id="245"/>
      <w:r w:rsidR="004E2E77">
        <w:t>integration</w:t>
      </w:r>
    </w:p>
    <w:p w:rsidR="0054416A" w:rsidP="0054416A" w:rsidRDefault="007624F6" w14:paraId="2E225B1C" w14:textId="01878010">
      <w:pPr>
        <w:pBdr>
          <w:top w:val="nil"/>
          <w:left w:val="nil"/>
          <w:bottom w:val="nil"/>
          <w:right w:val="nil"/>
          <w:between w:val="nil"/>
        </w:pBdr>
        <w:spacing w:before="0" w:after="120"/>
        <w:rPr>
          <w:color w:val="000000"/>
        </w:rPr>
      </w:pPr>
      <w:r w:rsidRPr="007624F6">
        <w:rPr>
          <w:color w:val="000000"/>
        </w:rPr>
        <w:t xml:space="preserve">Epic is the EMR application being used as </w:t>
      </w:r>
      <w:r w:rsidR="00AB69A2">
        <w:rPr>
          <w:color w:val="000000"/>
        </w:rPr>
        <w:t>Sentara</w:t>
      </w:r>
      <w:r w:rsidRPr="007624F6">
        <w:rPr>
          <w:color w:val="000000"/>
        </w:rPr>
        <w:t xml:space="preserve">, </w:t>
      </w:r>
      <w:r w:rsidR="00D87FEE">
        <w:rPr>
          <w:color w:val="000000"/>
        </w:rPr>
        <w:t>design elements</w:t>
      </w:r>
      <w:r w:rsidRPr="007624F6">
        <w:rPr>
          <w:color w:val="000000"/>
        </w:rPr>
        <w:t xml:space="preserve"> listed below presents a clear guide for the specific configurations and customizations for the integration of EMP </w:t>
      </w:r>
      <w:r w:rsidR="002A6A3D">
        <w:rPr>
          <w:color w:val="000000"/>
        </w:rPr>
        <w:t>i</w:t>
      </w:r>
      <w:r w:rsidRPr="007624F6">
        <w:rPr>
          <w:color w:val="000000"/>
        </w:rPr>
        <w:t xml:space="preserve">nto the </w:t>
      </w:r>
      <w:r w:rsidR="002A6A3D">
        <w:rPr>
          <w:color w:val="000000"/>
        </w:rPr>
        <w:t>Saviynt</w:t>
      </w:r>
      <w:r w:rsidRPr="007624F6">
        <w:rPr>
          <w:color w:val="000000"/>
        </w:rPr>
        <w:t xml:space="preserve"> IAM System solution implemented for </w:t>
      </w:r>
      <w:r w:rsidR="00222B30">
        <w:rPr>
          <w:color w:val="000000"/>
        </w:rPr>
        <w:t>Sentara</w:t>
      </w:r>
      <w:r w:rsidR="00D87FEE">
        <w:rPr>
          <w:color w:val="000000"/>
        </w:rPr>
        <w:t xml:space="preserve">. Currently process to onboard the users into Epic is </w:t>
      </w:r>
      <w:r w:rsidR="00D279D8">
        <w:rPr>
          <w:color w:val="000000"/>
        </w:rPr>
        <w:t xml:space="preserve">a manual process where the admins </w:t>
      </w:r>
      <w:proofErr w:type="gramStart"/>
      <w:r w:rsidR="00D279D8">
        <w:rPr>
          <w:color w:val="000000"/>
        </w:rPr>
        <w:t>references</w:t>
      </w:r>
      <w:proofErr w:type="gramEnd"/>
      <w:r w:rsidR="00D279D8">
        <w:rPr>
          <w:color w:val="000000"/>
        </w:rPr>
        <w:t xml:space="preserve"> an RBAC spreadsheet to onboard the users in </w:t>
      </w:r>
      <w:r w:rsidR="006C2080">
        <w:rPr>
          <w:color w:val="000000"/>
        </w:rPr>
        <w:t>Epic with right entitlements</w:t>
      </w:r>
      <w:r w:rsidR="009B43C1">
        <w:rPr>
          <w:color w:val="000000"/>
        </w:rPr>
        <w:t xml:space="preserve"> (linked templates and sub templates). RBAC content that is provided </w:t>
      </w:r>
      <w:r w:rsidR="00C34936">
        <w:rPr>
          <w:color w:val="000000"/>
        </w:rPr>
        <w:t>from Sentara will be optimized so that they can be ingested in Saviynt EIC as configurations</w:t>
      </w:r>
      <w:r w:rsidR="00DE2884">
        <w:rPr>
          <w:color w:val="000000"/>
        </w:rPr>
        <w:t>.</w:t>
      </w:r>
    </w:p>
    <w:p w:rsidR="0054416A" w:rsidP="0054416A" w:rsidRDefault="0054416A" w14:paraId="770E0F2B" w14:textId="3FEFF212">
      <w:pPr>
        <w:pStyle w:val="Heading4"/>
      </w:pPr>
      <w:bookmarkStart w:name="_Toc167026985" w:id="246"/>
      <w:r>
        <w:t>2</w:t>
      </w:r>
      <w:r w:rsidR="00424D08">
        <w:t>1</w:t>
      </w:r>
      <w:r>
        <w:t>.1 Assumptions:</w:t>
      </w:r>
      <w:bookmarkEnd w:id="246"/>
    </w:p>
    <w:p w:rsidRPr="009510C2" w:rsidR="0054416A" w:rsidP="009510C2" w:rsidRDefault="009510C2" w14:paraId="3B32D356" w14:textId="1CC0675C">
      <w:pPr>
        <w:numPr>
          <w:ilvl w:val="0"/>
          <w:numId w:val="10"/>
        </w:numPr>
        <w:pBdr>
          <w:top w:val="nil"/>
          <w:left w:val="nil"/>
          <w:bottom w:val="nil"/>
          <w:right w:val="nil"/>
          <w:between w:val="nil"/>
        </w:pBdr>
        <w:spacing w:after="0"/>
        <w:rPr>
          <w:color w:val="000000"/>
          <w:sz w:val="24"/>
          <w:szCs w:val="24"/>
        </w:rPr>
      </w:pPr>
      <w:r w:rsidRPr="2206851C">
        <w:rPr>
          <w:color w:val="000000" w:themeColor="text1"/>
        </w:rPr>
        <w:t xml:space="preserve">Following Web services will be enabled on Epic EMP </w:t>
      </w:r>
      <w:r w:rsidRPr="2206851C" w:rsidR="00693D7E">
        <w:rPr>
          <w:color w:val="000000" w:themeColor="text1"/>
        </w:rPr>
        <w:t>side.</w:t>
      </w:r>
    </w:p>
    <w:p w:rsidR="009510C2" w:rsidP="005B4C63" w:rsidRDefault="005E6763" w14:paraId="0CA576DF" w14:textId="6F793352">
      <w:pPr>
        <w:numPr>
          <w:ilvl w:val="1"/>
          <w:numId w:val="10"/>
        </w:numPr>
        <w:pBdr>
          <w:top w:val="nil"/>
          <w:left w:val="nil"/>
          <w:bottom w:val="nil"/>
          <w:right w:val="nil"/>
          <w:between w:val="nil"/>
        </w:pBdr>
        <w:spacing w:before="0" w:after="0"/>
        <w:rPr>
          <w:color w:val="000000"/>
        </w:rPr>
      </w:pPr>
      <w:r w:rsidRPr="005E6763">
        <w:rPr>
          <w:color w:val="000000"/>
        </w:rPr>
        <w:t>Core Web Services Configuration</w:t>
      </w:r>
    </w:p>
    <w:p w:rsidR="005E6763" w:rsidP="005B4C63" w:rsidRDefault="00A0002A" w14:paraId="676860AB" w14:textId="619D556D">
      <w:pPr>
        <w:numPr>
          <w:ilvl w:val="1"/>
          <w:numId w:val="10"/>
        </w:numPr>
        <w:pBdr>
          <w:top w:val="nil"/>
          <w:left w:val="nil"/>
          <w:bottom w:val="nil"/>
          <w:right w:val="nil"/>
          <w:between w:val="nil"/>
        </w:pBdr>
        <w:spacing w:before="0" w:after="0"/>
        <w:rPr>
          <w:color w:val="000000"/>
        </w:rPr>
      </w:pPr>
      <w:r w:rsidRPr="00A0002A">
        <w:rPr>
          <w:color w:val="000000"/>
        </w:rPr>
        <w:t>Personnel Management Web Services Configuration</w:t>
      </w:r>
    </w:p>
    <w:p w:rsidRPr="005E6763" w:rsidR="00A0002A" w:rsidP="005B4C63" w:rsidRDefault="005B4C63" w14:paraId="02BDB60F" w14:textId="0B29366A">
      <w:pPr>
        <w:numPr>
          <w:ilvl w:val="1"/>
          <w:numId w:val="10"/>
        </w:numPr>
        <w:pBdr>
          <w:top w:val="nil"/>
          <w:left w:val="nil"/>
          <w:bottom w:val="nil"/>
          <w:right w:val="nil"/>
          <w:between w:val="nil"/>
        </w:pBdr>
        <w:spacing w:before="0" w:after="0"/>
        <w:rPr>
          <w:color w:val="000000"/>
        </w:rPr>
      </w:pPr>
      <w:r w:rsidRPr="005B4C63">
        <w:rPr>
          <w:color w:val="000000"/>
        </w:rPr>
        <w:t>Common Web Services Configuration</w:t>
      </w:r>
    </w:p>
    <w:p w:rsidRPr="006B4BDC" w:rsidR="0054416A" w:rsidP="0054416A" w:rsidRDefault="0054416A" w14:paraId="27E26F2C" w14:textId="77777777">
      <w:pPr>
        <w:numPr>
          <w:ilvl w:val="0"/>
          <w:numId w:val="10"/>
        </w:numPr>
        <w:pBdr>
          <w:top w:val="nil"/>
          <w:left w:val="nil"/>
          <w:bottom w:val="nil"/>
          <w:right w:val="nil"/>
          <w:between w:val="nil"/>
        </w:pBdr>
        <w:spacing w:before="0" w:after="0"/>
        <w:rPr>
          <w:color w:val="000000"/>
          <w:sz w:val="24"/>
          <w:szCs w:val="24"/>
        </w:rPr>
      </w:pPr>
      <w:r w:rsidRPr="2206851C">
        <w:rPr>
          <w:color w:val="000000" w:themeColor="text1"/>
        </w:rPr>
        <w:t>Account details for reconciliation:</w:t>
      </w:r>
    </w:p>
    <w:tbl>
      <w:tblPr>
        <w:tblStyle w:val="TableGrid"/>
        <w:tblW w:w="0" w:type="auto"/>
        <w:tblInd w:w="720" w:type="dxa"/>
        <w:tblLook w:val="04A0" w:firstRow="1" w:lastRow="0" w:firstColumn="1" w:lastColumn="0" w:noHBand="0" w:noVBand="1"/>
      </w:tblPr>
      <w:tblGrid>
        <w:gridCol w:w="8630"/>
      </w:tblGrid>
      <w:tr w:rsidR="0054416A" w:rsidTr="5A47F45E" w14:paraId="48F4D6BF" w14:textId="77777777">
        <w:tc>
          <w:tcPr>
            <w:tcW w:w="9350" w:type="dxa"/>
          </w:tcPr>
          <w:p w:rsidRPr="000119D1" w:rsidR="0054416A" w:rsidP="002F6121" w:rsidRDefault="0054416A" w14:paraId="34CFB829" w14:textId="77777777">
            <w:pPr>
              <w:numPr>
                <w:ilvl w:val="0"/>
                <w:numId w:val="10"/>
              </w:numPr>
              <w:ind w:left="0" w:firstLine="0"/>
              <w:rPr>
                <w:color w:val="000000"/>
              </w:rPr>
            </w:pPr>
            <w:r w:rsidRPr="2206851C">
              <w:rPr>
                <w:color w:val="000000" w:themeColor="text1"/>
              </w:rPr>
              <w:t>Unique Identifier</w:t>
            </w:r>
          </w:p>
          <w:p w:rsidRPr="000119D1" w:rsidR="0054416A" w:rsidP="002F6121" w:rsidRDefault="0054416A" w14:paraId="1FD8DA2F" w14:textId="77777777">
            <w:pPr>
              <w:numPr>
                <w:ilvl w:val="0"/>
                <w:numId w:val="10"/>
              </w:numPr>
              <w:ind w:left="0" w:firstLine="0"/>
              <w:rPr>
                <w:color w:val="000000"/>
              </w:rPr>
            </w:pPr>
            <w:r w:rsidRPr="5A47F45E">
              <w:rPr>
                <w:color w:val="000000" w:themeColor="text1"/>
              </w:rPr>
              <w:t>First Name</w:t>
            </w:r>
            <w:commentRangeStart w:id="247"/>
            <w:commentRangeEnd w:id="247"/>
            <w:r>
              <w:rPr>
                <w:rStyle w:val="CommentReference"/>
              </w:rPr>
              <w:commentReference w:id="247"/>
            </w:r>
          </w:p>
          <w:p w:rsidRPr="000119D1" w:rsidR="0054416A" w:rsidP="002F6121" w:rsidRDefault="0054416A" w14:paraId="5D36F605" w14:textId="77777777">
            <w:pPr>
              <w:numPr>
                <w:ilvl w:val="0"/>
                <w:numId w:val="10"/>
              </w:numPr>
              <w:ind w:left="0" w:firstLine="0"/>
              <w:rPr>
                <w:color w:val="000000"/>
              </w:rPr>
            </w:pPr>
            <w:r w:rsidRPr="2206851C">
              <w:rPr>
                <w:color w:val="000000" w:themeColor="text1"/>
              </w:rPr>
              <w:t>Last Name</w:t>
            </w:r>
          </w:p>
          <w:p w:rsidRPr="000119D1" w:rsidR="0054416A" w:rsidP="002F6121" w:rsidRDefault="0054416A" w14:paraId="2088F975" w14:textId="77777777">
            <w:pPr>
              <w:numPr>
                <w:ilvl w:val="0"/>
                <w:numId w:val="10"/>
              </w:numPr>
              <w:ind w:left="0" w:firstLine="0"/>
              <w:rPr>
                <w:color w:val="000000"/>
              </w:rPr>
            </w:pPr>
            <w:r w:rsidRPr="2206851C">
              <w:rPr>
                <w:color w:val="000000" w:themeColor="text1"/>
              </w:rPr>
              <w:t>Status</w:t>
            </w:r>
          </w:p>
          <w:p w:rsidRPr="000119D1" w:rsidR="0054416A" w:rsidP="002F6121" w:rsidRDefault="00775FF3" w14:paraId="41D6B699" w14:textId="3346EDA2">
            <w:pPr>
              <w:numPr>
                <w:ilvl w:val="0"/>
                <w:numId w:val="10"/>
              </w:numPr>
              <w:ind w:left="0" w:firstLine="0"/>
              <w:rPr>
                <w:color w:val="000000"/>
              </w:rPr>
            </w:pPr>
            <w:r w:rsidRPr="2206851C">
              <w:rPr>
                <w:color w:val="000000" w:themeColor="text1"/>
              </w:rPr>
              <w:t>Epic EMP templates/sub</w:t>
            </w:r>
            <w:r w:rsidRPr="2206851C" w:rsidR="00A072AA">
              <w:rPr>
                <w:color w:val="000000" w:themeColor="text1"/>
              </w:rPr>
              <w:t>-</w:t>
            </w:r>
            <w:r w:rsidRPr="2206851C">
              <w:rPr>
                <w:color w:val="000000" w:themeColor="text1"/>
              </w:rPr>
              <w:t>templates</w:t>
            </w:r>
          </w:p>
          <w:p w:rsidR="0054416A" w:rsidP="002F6121" w:rsidRDefault="0054416A" w14:paraId="6527F527" w14:textId="77777777">
            <w:pPr>
              <w:numPr>
                <w:ilvl w:val="0"/>
                <w:numId w:val="10"/>
              </w:numPr>
              <w:ind w:left="0" w:firstLine="0"/>
              <w:rPr>
                <w:color w:val="000000"/>
                <w:sz w:val="24"/>
                <w:szCs w:val="24"/>
              </w:rPr>
            </w:pPr>
            <w:r w:rsidRPr="2206851C">
              <w:rPr>
                <w:color w:val="000000" w:themeColor="text1"/>
              </w:rPr>
              <w:t>Additional attributes TBD</w:t>
            </w:r>
          </w:p>
        </w:tc>
      </w:tr>
    </w:tbl>
    <w:p w:rsidR="0054416A" w:rsidP="0054416A" w:rsidRDefault="0054416A" w14:paraId="73DF47B5" w14:textId="77777777">
      <w:pPr>
        <w:numPr>
          <w:ilvl w:val="0"/>
          <w:numId w:val="10"/>
        </w:numPr>
        <w:pBdr>
          <w:top w:val="nil"/>
          <w:left w:val="nil"/>
          <w:bottom w:val="nil"/>
          <w:right w:val="nil"/>
          <w:between w:val="nil"/>
        </w:pBdr>
        <w:spacing w:before="0" w:after="0"/>
        <w:rPr>
          <w:color w:val="000000"/>
          <w:sz w:val="24"/>
          <w:szCs w:val="24"/>
        </w:rPr>
      </w:pPr>
      <w:r w:rsidRPr="2206851C">
        <w:rPr>
          <w:color w:val="000000" w:themeColor="text1"/>
        </w:rPr>
        <w:t>Each existing account will have “unique identifier” associated which will match with Saviynt user’s “unique identifier”.</w:t>
      </w:r>
    </w:p>
    <w:p w:rsidRPr="000119D1" w:rsidR="0054416A" w:rsidP="0054416A" w:rsidRDefault="0054416A" w14:paraId="57CEE14A" w14:textId="3721FF4C">
      <w:pPr>
        <w:numPr>
          <w:ilvl w:val="0"/>
          <w:numId w:val="10"/>
        </w:numPr>
        <w:pBdr>
          <w:top w:val="nil"/>
          <w:left w:val="nil"/>
          <w:bottom w:val="nil"/>
          <w:right w:val="nil"/>
          <w:between w:val="nil"/>
        </w:pBdr>
        <w:spacing w:before="0" w:after="0"/>
        <w:rPr>
          <w:color w:val="000000"/>
        </w:rPr>
      </w:pPr>
      <w:r w:rsidRPr="2206851C">
        <w:rPr>
          <w:color w:val="000000" w:themeColor="text1"/>
        </w:rPr>
        <w:t xml:space="preserve">Orphan accounts will be mapped by Sentara team, any </w:t>
      </w:r>
      <w:r w:rsidRPr="2206851C" w:rsidR="00535DD4">
        <w:rPr>
          <w:color w:val="000000" w:themeColor="text1"/>
        </w:rPr>
        <w:t>clean-up</w:t>
      </w:r>
      <w:r w:rsidRPr="2206851C">
        <w:rPr>
          <w:color w:val="000000" w:themeColor="text1"/>
        </w:rPr>
        <w:t xml:space="preserve"> of orphan accounts is the responsibility of Sentara.</w:t>
      </w:r>
    </w:p>
    <w:p w:rsidRPr="00535DD4" w:rsidR="0054416A" w:rsidP="0054416A" w:rsidRDefault="0054416A" w14:paraId="36A5BB82" w14:textId="6DCAFD98">
      <w:pPr>
        <w:numPr>
          <w:ilvl w:val="0"/>
          <w:numId w:val="10"/>
        </w:numPr>
        <w:pBdr>
          <w:top w:val="nil"/>
          <w:left w:val="nil"/>
          <w:bottom w:val="nil"/>
          <w:right w:val="nil"/>
          <w:between w:val="nil"/>
        </w:pBdr>
        <w:spacing w:before="0" w:after="0"/>
        <w:rPr>
          <w:color w:val="000000"/>
          <w:sz w:val="24"/>
          <w:szCs w:val="24"/>
        </w:rPr>
      </w:pPr>
      <w:r w:rsidRPr="2206851C">
        <w:rPr>
          <w:color w:val="000000" w:themeColor="text1"/>
        </w:rPr>
        <w:t xml:space="preserve">Only </w:t>
      </w:r>
      <w:r w:rsidRPr="2206851C" w:rsidR="00535DD4">
        <w:rPr>
          <w:color w:val="000000" w:themeColor="text1"/>
        </w:rPr>
        <w:t>following user types are in scope.</w:t>
      </w:r>
    </w:p>
    <w:p w:rsidRPr="005445C5" w:rsidR="005445C5" w:rsidP="005445C5" w:rsidRDefault="005445C5" w14:paraId="36848150" w14:textId="77777777">
      <w:pPr>
        <w:numPr>
          <w:ilvl w:val="1"/>
          <w:numId w:val="10"/>
        </w:numPr>
        <w:pBdr>
          <w:top w:val="nil"/>
          <w:left w:val="nil"/>
          <w:bottom w:val="nil"/>
          <w:right w:val="nil"/>
          <w:between w:val="nil"/>
        </w:pBdr>
        <w:spacing w:before="0" w:after="0"/>
        <w:rPr>
          <w:color w:val="000000"/>
        </w:rPr>
      </w:pPr>
      <w:r w:rsidRPr="005445C5">
        <w:rPr>
          <w:color w:val="000000"/>
        </w:rPr>
        <w:t>Employees</w:t>
      </w:r>
    </w:p>
    <w:p w:rsidRPr="005445C5" w:rsidR="005445C5" w:rsidP="005445C5" w:rsidRDefault="005445C5" w14:paraId="14619868" w14:textId="77777777">
      <w:pPr>
        <w:numPr>
          <w:ilvl w:val="1"/>
          <w:numId w:val="10"/>
        </w:numPr>
        <w:pBdr>
          <w:top w:val="nil"/>
          <w:left w:val="nil"/>
          <w:bottom w:val="nil"/>
          <w:right w:val="nil"/>
          <w:between w:val="nil"/>
        </w:pBdr>
        <w:spacing w:before="0" w:after="0"/>
        <w:rPr>
          <w:color w:val="000000"/>
        </w:rPr>
      </w:pPr>
      <w:r w:rsidRPr="005445C5">
        <w:rPr>
          <w:color w:val="000000"/>
        </w:rPr>
        <w:t>Contingent Worker</w:t>
      </w:r>
    </w:p>
    <w:p w:rsidRPr="005445C5" w:rsidR="005445C5" w:rsidP="005445C5" w:rsidRDefault="005445C5" w14:paraId="7F20860D" w14:textId="07C8C718">
      <w:pPr>
        <w:numPr>
          <w:ilvl w:val="1"/>
          <w:numId w:val="10"/>
        </w:numPr>
        <w:pBdr>
          <w:top w:val="nil"/>
          <w:left w:val="nil"/>
          <w:bottom w:val="nil"/>
          <w:right w:val="nil"/>
          <w:between w:val="nil"/>
        </w:pBdr>
        <w:spacing w:before="0" w:after="0"/>
        <w:rPr>
          <w:color w:val="000000"/>
        </w:rPr>
      </w:pPr>
      <w:r w:rsidRPr="005445C5">
        <w:rPr>
          <w:color w:val="000000"/>
        </w:rPr>
        <w:t xml:space="preserve">Community </w:t>
      </w:r>
      <w:commentRangeStart w:id="248"/>
      <w:commentRangeStart w:id="249"/>
      <w:r w:rsidRPr="005445C5">
        <w:rPr>
          <w:color w:val="000000"/>
        </w:rPr>
        <w:t>Provider</w:t>
      </w:r>
      <w:commentRangeEnd w:id="248"/>
      <w:r w:rsidR="007A7D5F">
        <w:rPr>
          <w:rStyle w:val="CommentReference"/>
        </w:rPr>
        <w:commentReference w:id="248"/>
      </w:r>
      <w:commentRangeEnd w:id="249"/>
      <w:r w:rsidR="0059049B">
        <w:rPr>
          <w:rStyle w:val="CommentReference"/>
        </w:rPr>
        <w:commentReference w:id="249"/>
      </w:r>
      <w:r w:rsidR="00922726">
        <w:rPr>
          <w:color w:val="000000"/>
        </w:rPr>
        <w:t>?</w:t>
      </w:r>
    </w:p>
    <w:p w:rsidRPr="005445C5" w:rsidR="005445C5" w:rsidP="5A47F45E" w:rsidRDefault="005445C5" w14:paraId="1DC38A60" w14:textId="77777777">
      <w:pPr>
        <w:numPr>
          <w:ilvl w:val="1"/>
          <w:numId w:val="10"/>
        </w:numPr>
        <w:pBdr>
          <w:top w:val="nil"/>
          <w:left w:val="nil"/>
          <w:bottom w:val="nil"/>
          <w:right w:val="nil"/>
          <w:between w:val="nil"/>
        </w:pBdr>
        <w:spacing w:before="0" w:after="0"/>
        <w:rPr>
          <w:color w:val="000000"/>
        </w:rPr>
      </w:pPr>
      <w:r w:rsidRPr="5A47F45E">
        <w:rPr>
          <w:color w:val="000000" w:themeColor="text1"/>
        </w:rPr>
        <w:t>Community Clinical staff</w:t>
      </w:r>
      <w:commentRangeStart w:id="250"/>
      <w:commentRangeEnd w:id="250"/>
      <w:r>
        <w:rPr>
          <w:rStyle w:val="CommentReference"/>
        </w:rPr>
        <w:commentReference w:id="250"/>
      </w:r>
    </w:p>
    <w:p w:rsidRPr="005445C5" w:rsidR="00535DD4" w:rsidP="5A47F45E" w:rsidRDefault="005445C5" w14:paraId="38B8870D" w14:textId="71A03CD8">
      <w:pPr>
        <w:numPr>
          <w:ilvl w:val="1"/>
          <w:numId w:val="10"/>
        </w:numPr>
        <w:pBdr>
          <w:top w:val="nil"/>
          <w:left w:val="nil"/>
          <w:bottom w:val="nil"/>
          <w:right w:val="nil"/>
          <w:between w:val="nil"/>
        </w:pBdr>
        <w:spacing w:before="0" w:after="0"/>
        <w:rPr>
          <w:color w:val="000000"/>
        </w:rPr>
      </w:pPr>
      <w:r w:rsidRPr="5A47F45E">
        <w:rPr>
          <w:color w:val="000000" w:themeColor="text1"/>
        </w:rPr>
        <w:t>Research Monitor</w:t>
      </w:r>
      <w:commentRangeStart w:id="251"/>
      <w:commentRangeEnd w:id="251"/>
      <w:r>
        <w:rPr>
          <w:rStyle w:val="CommentReference"/>
        </w:rPr>
        <w:commentReference w:id="251"/>
      </w:r>
    </w:p>
    <w:p w:rsidRPr="007C5988" w:rsidR="0054416A" w:rsidP="0054416A" w:rsidRDefault="0054416A" w14:paraId="0BCEA403" w14:textId="220A529C">
      <w:pPr>
        <w:numPr>
          <w:ilvl w:val="0"/>
          <w:numId w:val="10"/>
        </w:numPr>
        <w:pBdr>
          <w:top w:val="nil"/>
          <w:left w:val="nil"/>
          <w:bottom w:val="nil"/>
          <w:right w:val="nil"/>
          <w:between w:val="nil"/>
        </w:pBdr>
        <w:spacing w:before="0" w:after="0"/>
        <w:rPr>
          <w:color w:val="000000"/>
          <w:sz w:val="24"/>
          <w:szCs w:val="24"/>
        </w:rPr>
      </w:pPr>
      <w:r w:rsidRPr="2206851C">
        <w:rPr>
          <w:color w:val="000000" w:themeColor="text1"/>
        </w:rPr>
        <w:t xml:space="preserve">Technical rules will be created in Saviynt after </w:t>
      </w:r>
      <w:r w:rsidRPr="2206851C" w:rsidR="004E2920">
        <w:rPr>
          <w:color w:val="000000" w:themeColor="text1"/>
        </w:rPr>
        <w:t>optimization</w:t>
      </w:r>
      <w:r w:rsidRPr="2206851C">
        <w:rPr>
          <w:color w:val="000000" w:themeColor="text1"/>
        </w:rPr>
        <w:t xml:space="preserve"> exercise</w:t>
      </w:r>
      <w:r w:rsidRPr="2206851C" w:rsidR="004E2920">
        <w:rPr>
          <w:color w:val="000000" w:themeColor="text1"/>
        </w:rPr>
        <w:t xml:space="preserve"> to simplify the RBAC sheet and create configurations in Saviynt based on templates</w:t>
      </w:r>
      <w:r w:rsidRPr="2206851C">
        <w:rPr>
          <w:color w:val="000000" w:themeColor="text1"/>
        </w:rPr>
        <w:t xml:space="preserve"> is done</w:t>
      </w:r>
      <w:r w:rsidRPr="2206851C" w:rsidR="003E7C12">
        <w:rPr>
          <w:color w:val="000000" w:themeColor="text1"/>
        </w:rPr>
        <w:t>.</w:t>
      </w:r>
      <w:r w:rsidRPr="2206851C" w:rsidR="008F3444">
        <w:rPr>
          <w:color w:val="000000" w:themeColor="text1"/>
        </w:rPr>
        <w:t xml:space="preserve"> Current RBAC criteria for Epic EMP can be found </w:t>
      </w:r>
      <w:hyperlink r:id="rId45">
        <w:r w:rsidRPr="2206851C" w:rsidR="008F3444">
          <w:rPr>
            <w:rStyle w:val="Hyperlink"/>
          </w:rPr>
          <w:t>here</w:t>
        </w:r>
      </w:hyperlink>
    </w:p>
    <w:p w:rsidR="007C5988" w:rsidP="0054416A" w:rsidRDefault="003A66A5" w14:paraId="1F720865" w14:textId="0CA18FA2">
      <w:pPr>
        <w:numPr>
          <w:ilvl w:val="0"/>
          <w:numId w:val="10"/>
        </w:numPr>
        <w:pBdr>
          <w:top w:val="nil"/>
          <w:left w:val="nil"/>
          <w:bottom w:val="nil"/>
          <w:right w:val="nil"/>
          <w:between w:val="nil"/>
        </w:pBdr>
        <w:spacing w:before="0" w:after="0"/>
        <w:rPr>
          <w:color w:val="000000"/>
          <w:sz w:val="24"/>
          <w:szCs w:val="24"/>
        </w:rPr>
      </w:pPr>
      <w:r w:rsidRPr="2206851C">
        <w:rPr>
          <w:color w:val="000000" w:themeColor="text1"/>
        </w:rPr>
        <w:t xml:space="preserve">Linked templates and sub-templates will be reconciled into Saviynt EIC as entitlements and will </w:t>
      </w:r>
      <w:r w:rsidRPr="2206851C" w:rsidR="001347BB">
        <w:rPr>
          <w:color w:val="000000" w:themeColor="text1"/>
        </w:rPr>
        <w:t>be made available to be configured in technical rules based on criteria.</w:t>
      </w:r>
    </w:p>
    <w:p w:rsidR="0054416A" w:rsidP="0054416A" w:rsidRDefault="0054416A" w14:paraId="1176CD87" w14:textId="27C5DFD3">
      <w:pPr>
        <w:pStyle w:val="Heading4"/>
      </w:pPr>
      <w:bookmarkStart w:name="_Toc167026986" w:id="252"/>
      <w:r>
        <w:t>2</w:t>
      </w:r>
      <w:r w:rsidR="00424D08">
        <w:t>1</w:t>
      </w:r>
      <w:r>
        <w:t>.2 Prerequisite:</w:t>
      </w:r>
      <w:bookmarkEnd w:id="252"/>
    </w:p>
    <w:p w:rsidR="0054416A" w:rsidP="0054416A" w:rsidRDefault="003A65D1" w14:paraId="15B75DA2" w14:textId="71453950">
      <w:pPr>
        <w:numPr>
          <w:ilvl w:val="0"/>
          <w:numId w:val="3"/>
        </w:numPr>
        <w:pBdr>
          <w:top w:val="nil"/>
          <w:left w:val="nil"/>
          <w:bottom w:val="nil"/>
          <w:right w:val="nil"/>
          <w:between w:val="nil"/>
        </w:pBdr>
        <w:spacing w:beforeAutospacing="1" w:after="0" w:line="240" w:lineRule="auto"/>
        <w:rPr>
          <w:color w:val="000000"/>
        </w:rPr>
      </w:pPr>
      <w:r>
        <w:rPr>
          <w:color w:val="000000"/>
        </w:rPr>
        <w:t>Epic EMP</w:t>
      </w:r>
      <w:r w:rsidRPr="0070192D" w:rsidR="0054416A">
        <w:rPr>
          <w:color w:val="000000"/>
        </w:rPr>
        <w:t xml:space="preserve"> connection details</w:t>
      </w:r>
    </w:p>
    <w:p w:rsidR="003B4EBE" w:rsidP="0054416A" w:rsidRDefault="00A9324F" w14:paraId="77660F56" w14:textId="3FEE62ED">
      <w:pPr>
        <w:numPr>
          <w:ilvl w:val="0"/>
          <w:numId w:val="3"/>
        </w:numPr>
        <w:pBdr>
          <w:top w:val="nil"/>
          <w:left w:val="nil"/>
          <w:bottom w:val="nil"/>
          <w:right w:val="nil"/>
          <w:between w:val="nil"/>
        </w:pBdr>
        <w:spacing w:beforeAutospacing="1" w:after="0" w:line="240" w:lineRule="auto"/>
        <w:rPr>
          <w:color w:val="000000"/>
        </w:rPr>
      </w:pPr>
      <w:r>
        <w:rPr>
          <w:color w:val="000000"/>
        </w:rPr>
        <w:t>Epic EMP service account details are provided</w:t>
      </w:r>
    </w:p>
    <w:p w:rsidR="0054416A" w:rsidP="0054416A" w:rsidRDefault="0054416A" w14:paraId="66E7CE6E" w14:textId="729514BA">
      <w:pPr>
        <w:numPr>
          <w:ilvl w:val="0"/>
          <w:numId w:val="3"/>
        </w:numPr>
        <w:pBdr>
          <w:top w:val="nil"/>
          <w:left w:val="nil"/>
          <w:bottom w:val="nil"/>
          <w:right w:val="nil"/>
          <w:between w:val="nil"/>
        </w:pBdr>
        <w:spacing w:beforeAutospacing="1" w:after="0" w:line="240" w:lineRule="auto"/>
        <w:rPr>
          <w:color w:val="000000"/>
        </w:rPr>
      </w:pPr>
      <w:r>
        <w:rPr>
          <w:color w:val="000000"/>
        </w:rPr>
        <w:t xml:space="preserve">Attribute Mapping details for </w:t>
      </w:r>
      <w:r w:rsidR="00716EFF">
        <w:rPr>
          <w:color w:val="000000"/>
        </w:rPr>
        <w:t>Epic EMP</w:t>
      </w:r>
    </w:p>
    <w:p w:rsidR="0054416A" w:rsidP="0054416A" w:rsidRDefault="0054416A" w14:paraId="65E74892" w14:textId="40311AD5">
      <w:pPr>
        <w:pStyle w:val="Heading4"/>
      </w:pPr>
      <w:bookmarkStart w:name="_Toc167026987" w:id="253"/>
      <w:r>
        <w:t>2</w:t>
      </w:r>
      <w:r w:rsidR="00424D08">
        <w:t>1</w:t>
      </w:r>
      <w:r>
        <w:t>.3 Connection Design</w:t>
      </w:r>
      <w:bookmarkEnd w:id="253"/>
    </w:p>
    <w:p w:rsidRPr="00F676DE" w:rsidR="0054416A" w:rsidP="0054416A" w:rsidRDefault="00A62B37" w14:paraId="74D7F77B" w14:textId="29F82FF7">
      <w:r>
        <w:rPr>
          <w:noProof/>
        </w:rPr>
        <w:drawing>
          <wp:inline distT="0" distB="0" distL="0" distR="0" wp14:anchorId="5673BE92" wp14:editId="2E3F42E0">
            <wp:extent cx="5943600" cy="3907155"/>
            <wp:effectExtent l="0" t="0" r="0" b="0"/>
            <wp:docPr id="728123538" name="Picture 8" descr="A diagram of a computer syst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23538" name="Picture 8" descr="A diagram of a computer system&#10;&#10;Description automatically generated with medium confidenc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3907155"/>
                    </a:xfrm>
                    <a:prstGeom prst="rect">
                      <a:avLst/>
                    </a:prstGeom>
                    <a:noFill/>
                    <a:ln>
                      <a:noFill/>
                    </a:ln>
                  </pic:spPr>
                </pic:pic>
              </a:graphicData>
            </a:graphic>
          </wp:inline>
        </w:drawing>
      </w:r>
    </w:p>
    <w:p w:rsidR="0054416A" w:rsidP="0054416A" w:rsidRDefault="0054416A" w14:paraId="1C3E1FD9" w14:textId="2778C94B">
      <w:pPr>
        <w:pBdr>
          <w:top w:val="nil"/>
          <w:left w:val="nil"/>
          <w:bottom w:val="nil"/>
          <w:right w:val="nil"/>
          <w:between w:val="nil"/>
        </w:pBdr>
        <w:rPr>
          <w:color w:val="000000"/>
          <w:sz w:val="24"/>
          <w:szCs w:val="24"/>
        </w:rPr>
      </w:pPr>
      <w:r>
        <w:rPr>
          <w:color w:val="000000"/>
        </w:rPr>
        <w:t xml:space="preserve">Saviynt will use the OOTB </w:t>
      </w:r>
      <w:r w:rsidR="00134484">
        <w:rPr>
          <w:color w:val="000000"/>
        </w:rPr>
        <w:t>Epic EMP</w:t>
      </w:r>
      <w:r>
        <w:rPr>
          <w:color w:val="000000"/>
        </w:rPr>
        <w:t xml:space="preserve"> connector to integrate with the </w:t>
      </w:r>
      <w:r w:rsidR="00134484">
        <w:t>Epic EMP</w:t>
      </w:r>
      <w:r>
        <w:t xml:space="preserve"> </w:t>
      </w:r>
      <w:r>
        <w:rPr>
          <w:color w:val="000000"/>
        </w:rPr>
        <w:t>application.</w:t>
      </w:r>
    </w:p>
    <w:p w:rsidR="0054416A" w:rsidP="0054416A" w:rsidRDefault="0054416A" w14:paraId="16588C8B" w14:textId="29FAA43F">
      <w:pPr>
        <w:pBdr>
          <w:top w:val="nil"/>
          <w:left w:val="nil"/>
          <w:bottom w:val="nil"/>
          <w:right w:val="nil"/>
          <w:between w:val="nil"/>
        </w:pBdr>
        <w:rPr>
          <w:color w:val="000000"/>
          <w:sz w:val="24"/>
          <w:szCs w:val="24"/>
        </w:rPr>
      </w:pPr>
      <w:r>
        <w:rPr>
          <w:color w:val="000000"/>
        </w:rPr>
        <w:t xml:space="preserve">The integration flow of </w:t>
      </w:r>
      <w:r w:rsidR="00134484">
        <w:rPr>
          <w:color w:val="000000"/>
        </w:rPr>
        <w:t>Epic EMP</w:t>
      </w:r>
      <w:r>
        <w:rPr>
          <w:color w:val="000000"/>
        </w:rPr>
        <w:t xml:space="preserve"> database with Saviynt involves.</w:t>
      </w:r>
    </w:p>
    <w:p w:rsidR="0054416A" w:rsidP="00134484" w:rsidRDefault="0054416A" w14:paraId="5E1479A0" w14:textId="77777777">
      <w:pPr>
        <w:numPr>
          <w:ilvl w:val="0"/>
          <w:numId w:val="54"/>
        </w:numPr>
        <w:pBdr>
          <w:top w:val="nil"/>
          <w:left w:val="nil"/>
          <w:bottom w:val="nil"/>
          <w:right w:val="nil"/>
          <w:between w:val="nil"/>
        </w:pBdr>
        <w:spacing w:after="0" w:line="240" w:lineRule="auto"/>
        <w:rPr>
          <w:color w:val="000000"/>
        </w:rPr>
      </w:pPr>
      <w:r>
        <w:t xml:space="preserve">EIC </w:t>
      </w:r>
      <w:r>
        <w:rPr>
          <w:color w:val="000000"/>
        </w:rPr>
        <w:t>will import the user information at periodic intervals from the HR source.</w:t>
      </w:r>
    </w:p>
    <w:p w:rsidR="0054416A" w:rsidP="00134484" w:rsidRDefault="0054416A" w14:paraId="528AD3C1" w14:textId="77777777">
      <w:pPr>
        <w:numPr>
          <w:ilvl w:val="0"/>
          <w:numId w:val="54"/>
        </w:numPr>
        <w:pBdr>
          <w:top w:val="nil"/>
          <w:left w:val="nil"/>
          <w:bottom w:val="nil"/>
          <w:right w:val="nil"/>
          <w:between w:val="nil"/>
        </w:pBdr>
        <w:spacing w:before="0" w:after="0" w:line="240" w:lineRule="auto"/>
        <w:rPr>
          <w:color w:val="000000"/>
        </w:rPr>
      </w:pPr>
      <w:r>
        <w:t xml:space="preserve">EIC </w:t>
      </w:r>
      <w:r>
        <w:rPr>
          <w:color w:val="000000"/>
        </w:rPr>
        <w:t>creates/updates user records received from HR in the identity repository.</w:t>
      </w:r>
    </w:p>
    <w:p w:rsidR="0054416A" w:rsidP="00134484" w:rsidRDefault="0054416A" w14:paraId="32EA6AC8" w14:textId="5A4D68FF">
      <w:pPr>
        <w:numPr>
          <w:ilvl w:val="0"/>
          <w:numId w:val="54"/>
        </w:numPr>
        <w:pBdr>
          <w:top w:val="nil"/>
          <w:left w:val="nil"/>
          <w:bottom w:val="nil"/>
          <w:right w:val="nil"/>
          <w:between w:val="nil"/>
        </w:pBdr>
        <w:spacing w:before="0" w:after="0" w:line="240" w:lineRule="auto"/>
        <w:rPr>
          <w:color w:val="000000"/>
        </w:rPr>
      </w:pPr>
      <w:r>
        <w:t xml:space="preserve">EIC </w:t>
      </w:r>
      <w:r>
        <w:rPr>
          <w:color w:val="000000"/>
        </w:rPr>
        <w:t xml:space="preserve">will initiate the birth right for </w:t>
      </w:r>
      <w:r w:rsidR="005B78D9">
        <w:rPr>
          <w:color w:val="000000"/>
        </w:rPr>
        <w:t>Epic EMP</w:t>
      </w:r>
      <w:r>
        <w:rPr>
          <w:color w:val="000000"/>
        </w:rPr>
        <w:t xml:space="preserve"> accounts using technical rules.</w:t>
      </w:r>
    </w:p>
    <w:p w:rsidR="0054416A" w:rsidP="00134484" w:rsidRDefault="0054416A" w14:paraId="660F4210" w14:textId="115B3155">
      <w:pPr>
        <w:numPr>
          <w:ilvl w:val="0"/>
          <w:numId w:val="54"/>
        </w:numPr>
        <w:pBdr>
          <w:top w:val="nil"/>
          <w:left w:val="nil"/>
          <w:bottom w:val="nil"/>
          <w:right w:val="nil"/>
          <w:between w:val="nil"/>
        </w:pBdr>
        <w:spacing w:before="0" w:after="0" w:line="240" w:lineRule="auto"/>
        <w:rPr>
          <w:color w:val="000000"/>
        </w:rPr>
      </w:pPr>
      <w:r>
        <w:t xml:space="preserve">EIC </w:t>
      </w:r>
      <w:r>
        <w:rPr>
          <w:color w:val="000000"/>
        </w:rPr>
        <w:t xml:space="preserve">will be configured to trigger </w:t>
      </w:r>
      <w:r w:rsidR="005B78D9">
        <w:rPr>
          <w:color w:val="000000"/>
        </w:rPr>
        <w:t>EPIC</w:t>
      </w:r>
      <w:r>
        <w:rPr>
          <w:color w:val="000000"/>
        </w:rPr>
        <w:t xml:space="preserve"> account provisioning using </w:t>
      </w:r>
      <w:r w:rsidR="009718F0">
        <w:rPr>
          <w:color w:val="000000"/>
        </w:rPr>
        <w:t>OOTB Epic EMP</w:t>
      </w:r>
      <w:r>
        <w:rPr>
          <w:color w:val="000000"/>
        </w:rPr>
        <w:t xml:space="preserve"> for create/update/enable/disable operations.</w:t>
      </w:r>
    </w:p>
    <w:p w:rsidR="0054416A" w:rsidP="00134484" w:rsidRDefault="0054416A" w14:paraId="72663D9F" w14:textId="77777777">
      <w:pPr>
        <w:numPr>
          <w:ilvl w:val="0"/>
          <w:numId w:val="54"/>
        </w:numPr>
        <w:pBdr>
          <w:top w:val="nil"/>
          <w:left w:val="nil"/>
          <w:bottom w:val="nil"/>
          <w:right w:val="nil"/>
          <w:between w:val="nil"/>
        </w:pBdr>
        <w:spacing w:before="0" w:line="240" w:lineRule="auto"/>
        <w:rPr>
          <w:color w:val="000000"/>
        </w:rPr>
      </w:pPr>
      <w:r>
        <w:t xml:space="preserve">EIC </w:t>
      </w:r>
      <w:r>
        <w:rPr>
          <w:color w:val="000000"/>
        </w:rPr>
        <w:t>will store all the event information for audit purposes.</w:t>
      </w:r>
    </w:p>
    <w:p w:rsidR="0054416A" w:rsidP="0054416A" w:rsidRDefault="0054416A" w14:paraId="5756E67C" w14:textId="77777777">
      <w:pPr>
        <w:pBdr>
          <w:top w:val="nil"/>
          <w:left w:val="nil"/>
          <w:bottom w:val="nil"/>
          <w:right w:val="nil"/>
          <w:between w:val="nil"/>
        </w:pBdr>
        <w:rPr>
          <w:color w:val="000000"/>
          <w:sz w:val="24"/>
          <w:szCs w:val="24"/>
        </w:rPr>
      </w:pPr>
    </w:p>
    <w:p w:rsidR="0054416A" w:rsidP="0054416A" w:rsidRDefault="0054416A" w14:paraId="3BD50847" w14:textId="5E587558">
      <w:pPr>
        <w:pStyle w:val="Heading4"/>
      </w:pPr>
      <w:bookmarkStart w:name="_Toc167026988" w:id="254"/>
      <w:r>
        <w:t>2.</w:t>
      </w:r>
      <w:r w:rsidR="00424D08">
        <w:t>1</w:t>
      </w:r>
      <w:r>
        <w:t>4 Saviynt-</w:t>
      </w:r>
      <w:r w:rsidR="00424D08">
        <w:t>EPIC EMP</w:t>
      </w:r>
      <w:r>
        <w:t xml:space="preserve"> Import Attribute </w:t>
      </w:r>
      <w:sdt>
        <w:sdtPr>
          <w:tag w:val="goog_rdk_4"/>
          <w:id w:val="-1404360025"/>
        </w:sdtPr>
        <w:sdtEndPr/>
        <w:sdtContent/>
      </w:sdt>
      <w:r>
        <w:t>Mapping</w:t>
      </w:r>
      <w:bookmarkEnd w:id="254"/>
    </w:p>
    <w:p w:rsidR="00491709" w:rsidP="0054416A" w:rsidRDefault="6F84E120" w14:paraId="0C58C130" w14:textId="675463FB">
      <w:r>
        <w:t xml:space="preserve">Any attributes that is not present in Saviynt, or cannot be calculated will be excluded from the </w:t>
      </w:r>
      <w:commentRangeStart w:id="255"/>
      <w:commentRangeStart w:id="256"/>
      <w:r>
        <w:t>below list</w:t>
      </w:r>
      <w:commentRangeEnd w:id="255"/>
      <w:r w:rsidR="00DC548E">
        <w:rPr>
          <w:rStyle w:val="CommentReference"/>
        </w:rPr>
        <w:commentReference w:id="255"/>
      </w:r>
      <w:commentRangeEnd w:id="256"/>
      <w:r w:rsidR="00DC548E">
        <w:rPr>
          <w:rStyle w:val="CommentReference"/>
        </w:rPr>
        <w:commentReference w:id="256"/>
      </w:r>
      <w:r w:rsidR="00491709">
        <w:fldChar w:fldCharType="begin"/>
      </w:r>
      <w:r w:rsidR="00DC548E">
        <w:instrText xml:space="preserve"> LINK Excel.Sheet.12 "Book11" "Sheet1!R1C1:R34C2" \a \f 5 \h  \* MERGEFORMAT </w:instrText>
      </w:r>
      <w:r w:rsidR="00491709">
        <w:fldChar w:fldCharType="separate"/>
      </w:r>
    </w:p>
    <w:tbl>
      <w:tblPr>
        <w:tblStyle w:val="TableGrid"/>
        <w:tblW w:w="5140" w:type="dxa"/>
        <w:tblLook w:val="04A0" w:firstRow="1" w:lastRow="0" w:firstColumn="1" w:lastColumn="0" w:noHBand="0" w:noVBand="1"/>
      </w:tblPr>
      <w:tblGrid>
        <w:gridCol w:w="4093"/>
        <w:gridCol w:w="1047"/>
      </w:tblGrid>
      <w:tr w:rsidRPr="00CB2712" w:rsidR="00CB2712" w:rsidTr="00491709" w14:paraId="73650704" w14:textId="77777777">
        <w:trPr>
          <w:trHeight w:val="288"/>
        </w:trPr>
        <w:tc>
          <w:tcPr>
            <w:tcW w:w="4093" w:type="dxa"/>
            <w:noWrap/>
            <w:hideMark/>
          </w:tcPr>
          <w:p w:rsidRPr="00CB2712" w:rsidR="00491709" w:rsidRDefault="00491709" w14:paraId="2F50CB26" w14:textId="009C6EF1">
            <w:pPr>
              <w:rPr>
                <w:b/>
                <w:bCs/>
                <w:highlight w:val="lightGray"/>
              </w:rPr>
            </w:pPr>
            <w:r w:rsidRPr="00CB2712">
              <w:rPr>
                <w:b/>
                <w:bCs/>
                <w:highlight w:val="lightGray"/>
              </w:rPr>
              <w:t>NAME</w:t>
            </w:r>
          </w:p>
        </w:tc>
        <w:tc>
          <w:tcPr>
            <w:tcW w:w="1047" w:type="dxa"/>
            <w:noWrap/>
            <w:hideMark/>
          </w:tcPr>
          <w:p w:rsidRPr="00CB2712" w:rsidR="00491709" w:rsidRDefault="00491709" w14:paraId="498E4E77" w14:textId="77777777">
            <w:pPr>
              <w:rPr>
                <w:b/>
                <w:bCs/>
                <w:highlight w:val="lightGray"/>
              </w:rPr>
            </w:pPr>
            <w:r w:rsidRPr="00CB2712">
              <w:rPr>
                <w:b/>
                <w:bCs/>
                <w:highlight w:val="lightGray"/>
              </w:rPr>
              <w:t>ITEM#</w:t>
            </w:r>
          </w:p>
        </w:tc>
      </w:tr>
      <w:tr w:rsidRPr="00CB2712" w:rsidR="00CB2712" w:rsidTr="00491709" w14:paraId="5EB28A39" w14:textId="77777777">
        <w:trPr>
          <w:trHeight w:val="288"/>
        </w:trPr>
        <w:tc>
          <w:tcPr>
            <w:tcW w:w="4093" w:type="dxa"/>
            <w:noWrap/>
            <w:hideMark/>
          </w:tcPr>
          <w:p w:rsidRPr="00CB2712" w:rsidR="00491709" w:rsidRDefault="00491709" w14:paraId="05CB11DA" w14:textId="77777777">
            <w:pPr>
              <w:rPr>
                <w:highlight w:val="lightGray"/>
              </w:rPr>
            </w:pPr>
            <w:r w:rsidRPr="00CB2712">
              <w:rPr>
                <w:highlight w:val="lightGray"/>
              </w:rPr>
              <w:t>USER NUMBER</w:t>
            </w:r>
          </w:p>
        </w:tc>
        <w:tc>
          <w:tcPr>
            <w:tcW w:w="1047" w:type="dxa"/>
            <w:noWrap/>
            <w:hideMark/>
          </w:tcPr>
          <w:p w:rsidRPr="00CB2712" w:rsidR="00491709" w:rsidRDefault="00491709" w14:paraId="5A78932A" w14:textId="77777777">
            <w:pPr>
              <w:rPr>
                <w:highlight w:val="lightGray"/>
              </w:rPr>
            </w:pPr>
            <w:r w:rsidRPr="00CB2712">
              <w:rPr>
                <w:highlight w:val="lightGray"/>
              </w:rPr>
              <w:t>EMP.1</w:t>
            </w:r>
          </w:p>
        </w:tc>
      </w:tr>
      <w:tr w:rsidRPr="00CB2712" w:rsidR="00CB2712" w:rsidTr="00491709" w14:paraId="7F44AB05" w14:textId="77777777">
        <w:trPr>
          <w:trHeight w:val="288"/>
        </w:trPr>
        <w:tc>
          <w:tcPr>
            <w:tcW w:w="4093" w:type="dxa"/>
            <w:noWrap/>
            <w:hideMark/>
          </w:tcPr>
          <w:p w:rsidRPr="00467A9C" w:rsidR="00491709" w:rsidRDefault="00491709" w14:paraId="026D8FFE" w14:textId="77777777">
            <w:pPr>
              <w:rPr>
                <w:highlight w:val="lightGray"/>
              </w:rPr>
            </w:pPr>
            <w:r w:rsidRPr="00CB2712">
              <w:rPr>
                <w:highlight w:val="lightGray"/>
              </w:rPr>
              <w:t>USERNAME</w:t>
            </w:r>
          </w:p>
        </w:tc>
        <w:tc>
          <w:tcPr>
            <w:tcW w:w="1047" w:type="dxa"/>
            <w:noWrap/>
            <w:hideMark/>
          </w:tcPr>
          <w:p w:rsidRPr="00CB2712" w:rsidR="00491709" w:rsidRDefault="00491709" w14:paraId="4039AA3D" w14:textId="77777777">
            <w:pPr>
              <w:rPr>
                <w:highlight w:val="lightGray"/>
              </w:rPr>
            </w:pPr>
            <w:r w:rsidRPr="00CB2712">
              <w:rPr>
                <w:highlight w:val="lightGray"/>
              </w:rPr>
              <w:t>EMP.2</w:t>
            </w:r>
          </w:p>
        </w:tc>
      </w:tr>
      <w:tr w:rsidRPr="00CB2712" w:rsidR="00CB2712" w:rsidTr="00491709" w14:paraId="6B811F21" w14:textId="77777777">
        <w:trPr>
          <w:trHeight w:val="288"/>
        </w:trPr>
        <w:tc>
          <w:tcPr>
            <w:tcW w:w="4093" w:type="dxa"/>
            <w:noWrap/>
            <w:hideMark/>
          </w:tcPr>
          <w:p w:rsidRPr="00CB2712" w:rsidR="00491709" w:rsidRDefault="00491709" w14:paraId="0861CCE4" w14:textId="77777777">
            <w:pPr>
              <w:rPr>
                <w:highlight w:val="lightGray"/>
              </w:rPr>
            </w:pPr>
            <w:r w:rsidRPr="00CB2712">
              <w:rPr>
                <w:highlight w:val="lightGray"/>
              </w:rPr>
              <w:t>FIRST NAME</w:t>
            </w:r>
          </w:p>
        </w:tc>
        <w:tc>
          <w:tcPr>
            <w:tcW w:w="1047" w:type="dxa"/>
            <w:noWrap/>
            <w:hideMark/>
          </w:tcPr>
          <w:p w:rsidRPr="00CB2712" w:rsidR="00491709" w:rsidRDefault="00491709" w14:paraId="2AFDF3DD" w14:textId="77777777">
            <w:pPr>
              <w:rPr>
                <w:highlight w:val="lightGray"/>
              </w:rPr>
            </w:pPr>
            <w:r w:rsidRPr="00CB2712">
              <w:rPr>
                <w:highlight w:val="lightGray"/>
              </w:rPr>
              <w:t>EAM 1030</w:t>
            </w:r>
          </w:p>
        </w:tc>
      </w:tr>
      <w:tr w:rsidRPr="00CB2712" w:rsidR="00CB2712" w:rsidTr="00491709" w14:paraId="701D9083" w14:textId="77777777">
        <w:trPr>
          <w:trHeight w:val="288"/>
        </w:trPr>
        <w:tc>
          <w:tcPr>
            <w:tcW w:w="4093" w:type="dxa"/>
            <w:noWrap/>
            <w:hideMark/>
          </w:tcPr>
          <w:p w:rsidRPr="00CB2712" w:rsidR="00491709" w:rsidRDefault="00491709" w14:paraId="53941785" w14:textId="77777777">
            <w:pPr>
              <w:rPr>
                <w:highlight w:val="lightGray"/>
              </w:rPr>
            </w:pPr>
            <w:r w:rsidRPr="00CB2712">
              <w:rPr>
                <w:highlight w:val="lightGray"/>
              </w:rPr>
              <w:t>MIDDLE NAME</w:t>
            </w:r>
          </w:p>
        </w:tc>
        <w:tc>
          <w:tcPr>
            <w:tcW w:w="1047" w:type="dxa"/>
            <w:noWrap/>
            <w:hideMark/>
          </w:tcPr>
          <w:p w:rsidRPr="00CB2712" w:rsidR="00491709" w:rsidRDefault="00491709" w14:paraId="73571DC2" w14:textId="77777777">
            <w:pPr>
              <w:rPr>
                <w:highlight w:val="lightGray"/>
              </w:rPr>
            </w:pPr>
            <w:r w:rsidRPr="00CB2712">
              <w:rPr>
                <w:highlight w:val="lightGray"/>
              </w:rPr>
              <w:t>EAM 1040</w:t>
            </w:r>
          </w:p>
        </w:tc>
      </w:tr>
      <w:tr w:rsidRPr="00CB2712" w:rsidR="00CB2712" w:rsidTr="00491709" w14:paraId="11F03B71" w14:textId="77777777">
        <w:trPr>
          <w:trHeight w:val="288"/>
        </w:trPr>
        <w:tc>
          <w:tcPr>
            <w:tcW w:w="4093" w:type="dxa"/>
            <w:noWrap/>
            <w:hideMark/>
          </w:tcPr>
          <w:p w:rsidRPr="00CB2712" w:rsidR="00491709" w:rsidRDefault="00491709" w14:paraId="393DE74E" w14:textId="77777777">
            <w:pPr>
              <w:rPr>
                <w:highlight w:val="lightGray"/>
              </w:rPr>
            </w:pPr>
            <w:r w:rsidRPr="00CB2712">
              <w:rPr>
                <w:highlight w:val="lightGray"/>
              </w:rPr>
              <w:t>LAST NAME</w:t>
            </w:r>
          </w:p>
        </w:tc>
        <w:tc>
          <w:tcPr>
            <w:tcW w:w="1047" w:type="dxa"/>
            <w:noWrap/>
            <w:hideMark/>
          </w:tcPr>
          <w:p w:rsidRPr="00CB2712" w:rsidR="00491709" w:rsidRDefault="00491709" w14:paraId="16DF5C9A" w14:textId="77777777">
            <w:pPr>
              <w:rPr>
                <w:highlight w:val="lightGray"/>
              </w:rPr>
            </w:pPr>
            <w:r w:rsidRPr="00CB2712">
              <w:rPr>
                <w:highlight w:val="lightGray"/>
              </w:rPr>
              <w:t>EAM 1010</w:t>
            </w:r>
          </w:p>
        </w:tc>
      </w:tr>
      <w:tr w:rsidRPr="00CB2712" w:rsidR="00CB2712" w:rsidTr="00491709" w14:paraId="2AF42268" w14:textId="77777777">
        <w:trPr>
          <w:trHeight w:val="288"/>
        </w:trPr>
        <w:tc>
          <w:tcPr>
            <w:tcW w:w="4093" w:type="dxa"/>
            <w:noWrap/>
            <w:hideMark/>
          </w:tcPr>
          <w:p w:rsidRPr="00CB2712" w:rsidR="00491709" w:rsidRDefault="00491709" w14:paraId="48251A11" w14:textId="77777777">
            <w:pPr>
              <w:rPr>
                <w:highlight w:val="lightGray"/>
              </w:rPr>
            </w:pPr>
            <w:r w:rsidRPr="00CB2712">
              <w:rPr>
                <w:highlight w:val="lightGray"/>
              </w:rPr>
              <w:t>SUFFIX</w:t>
            </w:r>
          </w:p>
        </w:tc>
        <w:tc>
          <w:tcPr>
            <w:tcW w:w="1047" w:type="dxa"/>
            <w:noWrap/>
            <w:hideMark/>
          </w:tcPr>
          <w:p w:rsidRPr="00CB2712" w:rsidR="00491709" w:rsidRDefault="00491709" w14:paraId="5265EAF9" w14:textId="77777777">
            <w:pPr>
              <w:rPr>
                <w:highlight w:val="lightGray"/>
              </w:rPr>
            </w:pPr>
            <w:r w:rsidRPr="00CB2712">
              <w:rPr>
                <w:highlight w:val="lightGray"/>
              </w:rPr>
              <w:t>EAM 1080</w:t>
            </w:r>
          </w:p>
        </w:tc>
      </w:tr>
      <w:tr w:rsidRPr="00CB2712" w:rsidR="00CB2712" w:rsidTr="00491709" w14:paraId="4ED81E65" w14:textId="77777777">
        <w:trPr>
          <w:trHeight w:val="288"/>
        </w:trPr>
        <w:tc>
          <w:tcPr>
            <w:tcW w:w="4093" w:type="dxa"/>
            <w:noWrap/>
            <w:hideMark/>
          </w:tcPr>
          <w:p w:rsidRPr="00CB2712" w:rsidR="00491709" w:rsidRDefault="00491709" w14:paraId="72D8C259" w14:textId="77777777">
            <w:pPr>
              <w:rPr>
                <w:highlight w:val="lightGray"/>
              </w:rPr>
            </w:pPr>
            <w:r w:rsidRPr="00CB2712">
              <w:rPr>
                <w:highlight w:val="lightGray"/>
              </w:rPr>
              <w:t>STATUS</w:t>
            </w:r>
          </w:p>
        </w:tc>
        <w:tc>
          <w:tcPr>
            <w:tcW w:w="1047" w:type="dxa"/>
            <w:noWrap/>
            <w:hideMark/>
          </w:tcPr>
          <w:p w:rsidRPr="00CB2712" w:rsidR="00491709" w:rsidRDefault="00491709" w14:paraId="00A4D6FB" w14:textId="77777777">
            <w:pPr>
              <w:rPr>
                <w:highlight w:val="lightGray"/>
              </w:rPr>
            </w:pPr>
            <w:r w:rsidRPr="00CB2712">
              <w:rPr>
                <w:highlight w:val="lightGray"/>
              </w:rPr>
              <w:t>EMP 50</w:t>
            </w:r>
          </w:p>
        </w:tc>
      </w:tr>
      <w:tr w:rsidRPr="00CB2712" w:rsidR="00CB2712" w:rsidTr="00491709" w14:paraId="637623B1" w14:textId="77777777">
        <w:trPr>
          <w:trHeight w:val="288"/>
        </w:trPr>
        <w:tc>
          <w:tcPr>
            <w:tcW w:w="4093" w:type="dxa"/>
            <w:noWrap/>
            <w:hideMark/>
          </w:tcPr>
          <w:p w:rsidRPr="00CB2712" w:rsidR="00491709" w:rsidRDefault="00491709" w14:paraId="5412DFE9" w14:textId="77777777">
            <w:pPr>
              <w:rPr>
                <w:highlight w:val="lightGray"/>
              </w:rPr>
            </w:pPr>
            <w:r w:rsidRPr="00CB2712">
              <w:rPr>
                <w:highlight w:val="lightGray"/>
              </w:rPr>
              <w:t>EFFECTIVE FROM DATE</w:t>
            </w:r>
          </w:p>
        </w:tc>
        <w:tc>
          <w:tcPr>
            <w:tcW w:w="1047" w:type="dxa"/>
            <w:noWrap/>
            <w:hideMark/>
          </w:tcPr>
          <w:p w:rsidRPr="00CB2712" w:rsidR="00491709" w:rsidRDefault="00491709" w14:paraId="7324BD11" w14:textId="77777777">
            <w:pPr>
              <w:rPr>
                <w:highlight w:val="lightGray"/>
              </w:rPr>
            </w:pPr>
            <w:r w:rsidRPr="00CB2712">
              <w:rPr>
                <w:highlight w:val="lightGray"/>
              </w:rPr>
              <w:t>EMP 720</w:t>
            </w:r>
          </w:p>
        </w:tc>
      </w:tr>
      <w:tr w:rsidRPr="00CB2712" w:rsidR="00CB2712" w:rsidTr="00491709" w14:paraId="100F8889" w14:textId="77777777">
        <w:trPr>
          <w:trHeight w:val="288"/>
        </w:trPr>
        <w:tc>
          <w:tcPr>
            <w:tcW w:w="4093" w:type="dxa"/>
            <w:noWrap/>
            <w:hideMark/>
          </w:tcPr>
          <w:p w:rsidRPr="00CB2712" w:rsidR="00491709" w:rsidRDefault="00491709" w14:paraId="46443A82" w14:textId="77777777">
            <w:pPr>
              <w:rPr>
                <w:highlight w:val="lightGray"/>
              </w:rPr>
            </w:pPr>
            <w:r w:rsidRPr="00CB2712">
              <w:rPr>
                <w:highlight w:val="lightGray"/>
              </w:rPr>
              <w:t>EFFECTIVE TO DATE</w:t>
            </w:r>
          </w:p>
        </w:tc>
        <w:tc>
          <w:tcPr>
            <w:tcW w:w="1047" w:type="dxa"/>
            <w:noWrap/>
            <w:hideMark/>
          </w:tcPr>
          <w:p w:rsidRPr="00CB2712" w:rsidR="00491709" w:rsidRDefault="00491709" w14:paraId="428554B5" w14:textId="77777777">
            <w:pPr>
              <w:rPr>
                <w:highlight w:val="lightGray"/>
              </w:rPr>
            </w:pPr>
            <w:r w:rsidRPr="00CB2712">
              <w:rPr>
                <w:highlight w:val="lightGray"/>
              </w:rPr>
              <w:t>EMP 730</w:t>
            </w:r>
          </w:p>
        </w:tc>
      </w:tr>
      <w:tr w:rsidRPr="00CB2712" w:rsidR="00CB2712" w:rsidTr="00491709" w14:paraId="46672D2C" w14:textId="77777777">
        <w:trPr>
          <w:trHeight w:val="288"/>
        </w:trPr>
        <w:tc>
          <w:tcPr>
            <w:tcW w:w="4093" w:type="dxa"/>
            <w:noWrap/>
            <w:hideMark/>
          </w:tcPr>
          <w:p w:rsidRPr="00CB2712" w:rsidR="00491709" w:rsidRDefault="00491709" w14:paraId="3EF5AF02" w14:textId="77777777">
            <w:pPr>
              <w:rPr>
                <w:highlight w:val="lightGray"/>
              </w:rPr>
            </w:pPr>
            <w:r w:rsidRPr="00CB2712">
              <w:rPr>
                <w:highlight w:val="lightGray"/>
              </w:rPr>
              <w:t>USER ALIAS</w:t>
            </w:r>
          </w:p>
        </w:tc>
        <w:tc>
          <w:tcPr>
            <w:tcW w:w="1047" w:type="dxa"/>
            <w:noWrap/>
            <w:hideMark/>
          </w:tcPr>
          <w:p w:rsidRPr="00CB2712" w:rsidR="00491709" w:rsidRDefault="00491709" w14:paraId="7247C540" w14:textId="77777777">
            <w:pPr>
              <w:rPr>
                <w:highlight w:val="lightGray"/>
              </w:rPr>
            </w:pPr>
            <w:r w:rsidRPr="00CB2712">
              <w:rPr>
                <w:highlight w:val="lightGray"/>
              </w:rPr>
              <w:t>EMP 180</w:t>
            </w:r>
          </w:p>
        </w:tc>
      </w:tr>
      <w:tr w:rsidRPr="00CB2712" w:rsidR="00CB2712" w:rsidTr="00491709" w14:paraId="41BC3692" w14:textId="77777777">
        <w:trPr>
          <w:trHeight w:val="288"/>
        </w:trPr>
        <w:tc>
          <w:tcPr>
            <w:tcW w:w="4093" w:type="dxa"/>
            <w:noWrap/>
            <w:hideMark/>
          </w:tcPr>
          <w:p w:rsidRPr="00CB2712" w:rsidR="00491709" w:rsidRDefault="00491709" w14:paraId="7F3CD3D0" w14:textId="77777777">
            <w:pPr>
              <w:rPr>
                <w:highlight w:val="lightGray"/>
              </w:rPr>
            </w:pPr>
            <w:r w:rsidRPr="00CB2712">
              <w:rPr>
                <w:highlight w:val="lightGray"/>
              </w:rPr>
              <w:t>EMAIL ADDRESS</w:t>
            </w:r>
          </w:p>
        </w:tc>
        <w:tc>
          <w:tcPr>
            <w:tcW w:w="1047" w:type="dxa"/>
            <w:noWrap/>
            <w:hideMark/>
          </w:tcPr>
          <w:p w:rsidRPr="00CB2712" w:rsidR="00491709" w:rsidRDefault="00491709" w14:paraId="5B96C2CE" w14:textId="77777777">
            <w:pPr>
              <w:rPr>
                <w:highlight w:val="lightGray"/>
              </w:rPr>
            </w:pPr>
            <w:r w:rsidRPr="00CB2712">
              <w:rPr>
                <w:highlight w:val="lightGray"/>
              </w:rPr>
              <w:t>EMP 150</w:t>
            </w:r>
          </w:p>
        </w:tc>
      </w:tr>
      <w:tr w:rsidRPr="00CB2712" w:rsidR="00CB2712" w:rsidTr="00491709" w14:paraId="3288AB99" w14:textId="77777777">
        <w:trPr>
          <w:trHeight w:val="288"/>
        </w:trPr>
        <w:tc>
          <w:tcPr>
            <w:tcW w:w="4093" w:type="dxa"/>
            <w:noWrap/>
            <w:hideMark/>
          </w:tcPr>
          <w:p w:rsidRPr="00CB2712" w:rsidR="00491709" w:rsidRDefault="00491709" w14:paraId="6C8661CB" w14:textId="77777777">
            <w:pPr>
              <w:rPr>
                <w:highlight w:val="lightGray"/>
              </w:rPr>
            </w:pPr>
            <w:r w:rsidRPr="00CB2712">
              <w:rPr>
                <w:highlight w:val="lightGray"/>
              </w:rPr>
              <w:t>LINKABLE TEMPLATES</w:t>
            </w:r>
          </w:p>
        </w:tc>
        <w:tc>
          <w:tcPr>
            <w:tcW w:w="1047" w:type="dxa"/>
            <w:noWrap/>
            <w:hideMark/>
          </w:tcPr>
          <w:p w:rsidRPr="00CB2712" w:rsidR="00491709" w:rsidRDefault="00491709" w14:paraId="7A629204" w14:textId="77777777">
            <w:pPr>
              <w:rPr>
                <w:highlight w:val="lightGray"/>
              </w:rPr>
            </w:pPr>
            <w:r w:rsidRPr="00CB2712">
              <w:rPr>
                <w:highlight w:val="lightGray"/>
              </w:rPr>
              <w:t>EMP 1110</w:t>
            </w:r>
          </w:p>
        </w:tc>
      </w:tr>
      <w:tr w:rsidRPr="00CB2712" w:rsidR="00CB2712" w:rsidTr="00491709" w14:paraId="220B4D44" w14:textId="77777777">
        <w:trPr>
          <w:trHeight w:val="288"/>
        </w:trPr>
        <w:tc>
          <w:tcPr>
            <w:tcW w:w="4093" w:type="dxa"/>
            <w:noWrap/>
            <w:hideMark/>
          </w:tcPr>
          <w:p w:rsidRPr="00CB2712" w:rsidR="00491709" w:rsidRDefault="00491709" w14:paraId="402BE812" w14:textId="77777777">
            <w:pPr>
              <w:rPr>
                <w:highlight w:val="lightGray"/>
              </w:rPr>
            </w:pPr>
            <w:r w:rsidRPr="00CB2712">
              <w:rPr>
                <w:highlight w:val="lightGray"/>
              </w:rPr>
              <w:t>LINKABLE TEMPLATES EFFECTIVE FROM DATE</w:t>
            </w:r>
          </w:p>
        </w:tc>
        <w:tc>
          <w:tcPr>
            <w:tcW w:w="1047" w:type="dxa"/>
            <w:noWrap/>
            <w:hideMark/>
          </w:tcPr>
          <w:p w:rsidRPr="00CB2712" w:rsidR="00491709" w:rsidRDefault="00491709" w14:paraId="6F72CC0F" w14:textId="77777777">
            <w:pPr>
              <w:rPr>
                <w:highlight w:val="lightGray"/>
              </w:rPr>
            </w:pPr>
            <w:r w:rsidRPr="00CB2712">
              <w:rPr>
                <w:highlight w:val="lightGray"/>
              </w:rPr>
              <w:t>EMP 1111</w:t>
            </w:r>
          </w:p>
        </w:tc>
      </w:tr>
      <w:tr w:rsidRPr="00CB2712" w:rsidR="00CB2712" w:rsidTr="00491709" w14:paraId="33AFC0D3" w14:textId="77777777">
        <w:trPr>
          <w:trHeight w:val="288"/>
        </w:trPr>
        <w:tc>
          <w:tcPr>
            <w:tcW w:w="4093" w:type="dxa"/>
            <w:noWrap/>
            <w:hideMark/>
          </w:tcPr>
          <w:p w:rsidRPr="00CB2712" w:rsidR="00491709" w:rsidRDefault="00491709" w14:paraId="26A0003F" w14:textId="77777777">
            <w:pPr>
              <w:rPr>
                <w:highlight w:val="lightGray"/>
              </w:rPr>
            </w:pPr>
            <w:r w:rsidRPr="00CB2712">
              <w:rPr>
                <w:highlight w:val="lightGray"/>
              </w:rPr>
              <w:t>LINKABLE TEMPLATES EFFECTIVE TO DATE</w:t>
            </w:r>
          </w:p>
        </w:tc>
        <w:tc>
          <w:tcPr>
            <w:tcW w:w="1047" w:type="dxa"/>
            <w:noWrap/>
            <w:hideMark/>
          </w:tcPr>
          <w:p w:rsidRPr="00CB2712" w:rsidR="00491709" w:rsidRDefault="00491709" w14:paraId="633642DB" w14:textId="77777777">
            <w:pPr>
              <w:rPr>
                <w:highlight w:val="lightGray"/>
              </w:rPr>
            </w:pPr>
            <w:r w:rsidRPr="00CB2712">
              <w:rPr>
                <w:highlight w:val="lightGray"/>
              </w:rPr>
              <w:t>EMP 1112</w:t>
            </w:r>
          </w:p>
        </w:tc>
      </w:tr>
      <w:tr w:rsidRPr="00CB2712" w:rsidR="00CB2712" w:rsidTr="00491709" w14:paraId="63FFD0E1" w14:textId="77777777">
        <w:trPr>
          <w:trHeight w:val="288"/>
        </w:trPr>
        <w:tc>
          <w:tcPr>
            <w:tcW w:w="4093" w:type="dxa"/>
            <w:noWrap/>
            <w:hideMark/>
          </w:tcPr>
          <w:p w:rsidRPr="00CB2712" w:rsidR="00491709" w:rsidRDefault="00491709" w14:paraId="78851C64" w14:textId="77777777">
            <w:pPr>
              <w:rPr>
                <w:highlight w:val="lightGray"/>
              </w:rPr>
            </w:pPr>
            <w:r w:rsidRPr="00CB2712">
              <w:rPr>
                <w:highlight w:val="lightGray"/>
              </w:rPr>
              <w:t>LINKABLE TEMPLATES LOGIN TYPES</w:t>
            </w:r>
          </w:p>
        </w:tc>
        <w:tc>
          <w:tcPr>
            <w:tcW w:w="1047" w:type="dxa"/>
            <w:noWrap/>
            <w:hideMark/>
          </w:tcPr>
          <w:p w:rsidRPr="00CB2712" w:rsidR="00491709" w:rsidRDefault="00491709" w14:paraId="259F1BF2" w14:textId="77777777">
            <w:pPr>
              <w:rPr>
                <w:highlight w:val="lightGray"/>
              </w:rPr>
            </w:pPr>
            <w:r w:rsidRPr="00CB2712">
              <w:rPr>
                <w:highlight w:val="lightGray"/>
              </w:rPr>
              <w:t>EMP 1115</w:t>
            </w:r>
          </w:p>
        </w:tc>
      </w:tr>
      <w:tr w:rsidRPr="00CB2712" w:rsidR="00CB2712" w:rsidTr="00491709" w14:paraId="1F5217F1" w14:textId="77777777">
        <w:trPr>
          <w:trHeight w:val="288"/>
        </w:trPr>
        <w:tc>
          <w:tcPr>
            <w:tcW w:w="4093" w:type="dxa"/>
            <w:noWrap/>
            <w:hideMark/>
          </w:tcPr>
          <w:p w:rsidRPr="00CB2712" w:rsidR="00491709" w:rsidRDefault="00491709" w14:paraId="67FD29E4" w14:textId="77777777">
            <w:pPr>
              <w:rPr>
                <w:highlight w:val="lightGray"/>
              </w:rPr>
            </w:pPr>
            <w:r w:rsidRPr="00CB2712">
              <w:rPr>
                <w:highlight w:val="lightGray"/>
              </w:rPr>
              <w:t>DEFAULT LINKABLE TEMPLATE</w:t>
            </w:r>
          </w:p>
        </w:tc>
        <w:tc>
          <w:tcPr>
            <w:tcW w:w="1047" w:type="dxa"/>
            <w:noWrap/>
            <w:hideMark/>
          </w:tcPr>
          <w:p w:rsidRPr="00CB2712" w:rsidR="00491709" w:rsidRDefault="00491709" w14:paraId="763D0E14" w14:textId="77777777">
            <w:pPr>
              <w:rPr>
                <w:highlight w:val="lightGray"/>
              </w:rPr>
            </w:pPr>
            <w:r w:rsidRPr="00CB2712">
              <w:rPr>
                <w:highlight w:val="lightGray"/>
              </w:rPr>
              <w:t>EMP 1101</w:t>
            </w:r>
          </w:p>
        </w:tc>
      </w:tr>
      <w:tr w:rsidRPr="00CB2712" w:rsidR="00CB2712" w:rsidTr="00491709" w14:paraId="524BBDA2" w14:textId="77777777">
        <w:trPr>
          <w:trHeight w:val="288"/>
        </w:trPr>
        <w:tc>
          <w:tcPr>
            <w:tcW w:w="4093" w:type="dxa"/>
            <w:noWrap/>
            <w:hideMark/>
          </w:tcPr>
          <w:p w:rsidRPr="00CB2712" w:rsidR="00491709" w:rsidRDefault="00491709" w14:paraId="2B6D4A00" w14:textId="77777777">
            <w:pPr>
              <w:rPr>
                <w:highlight w:val="lightGray"/>
              </w:rPr>
            </w:pPr>
            <w:r w:rsidRPr="00CB2712">
              <w:rPr>
                <w:highlight w:val="lightGray"/>
              </w:rPr>
              <w:t>LINKED SUBTEMPLATES</w:t>
            </w:r>
          </w:p>
        </w:tc>
        <w:tc>
          <w:tcPr>
            <w:tcW w:w="1047" w:type="dxa"/>
            <w:noWrap/>
            <w:hideMark/>
          </w:tcPr>
          <w:p w:rsidRPr="00CB2712" w:rsidR="00491709" w:rsidRDefault="00491709" w14:paraId="1ABCA67D" w14:textId="77777777">
            <w:pPr>
              <w:rPr>
                <w:highlight w:val="lightGray"/>
              </w:rPr>
            </w:pPr>
            <w:r w:rsidRPr="00CB2712">
              <w:rPr>
                <w:highlight w:val="lightGray"/>
              </w:rPr>
              <w:t>EMP 9205</w:t>
            </w:r>
          </w:p>
        </w:tc>
      </w:tr>
      <w:tr w:rsidRPr="00CB2712" w:rsidR="00CB2712" w:rsidTr="00491709" w14:paraId="114D6611" w14:textId="77777777">
        <w:trPr>
          <w:trHeight w:val="288"/>
        </w:trPr>
        <w:tc>
          <w:tcPr>
            <w:tcW w:w="4093" w:type="dxa"/>
            <w:noWrap/>
            <w:hideMark/>
          </w:tcPr>
          <w:p w:rsidRPr="00CB2712" w:rsidR="00491709" w:rsidRDefault="00491709" w14:paraId="3EB6E0D8" w14:textId="77777777">
            <w:pPr>
              <w:rPr>
                <w:highlight w:val="lightGray"/>
              </w:rPr>
            </w:pPr>
            <w:r w:rsidRPr="00CB2712">
              <w:rPr>
                <w:highlight w:val="lightGray"/>
              </w:rPr>
              <w:t>RPT GRP ONE</w:t>
            </w:r>
          </w:p>
        </w:tc>
        <w:tc>
          <w:tcPr>
            <w:tcW w:w="1047" w:type="dxa"/>
            <w:noWrap/>
            <w:hideMark/>
          </w:tcPr>
          <w:p w:rsidRPr="00CB2712" w:rsidR="00491709" w:rsidRDefault="00491709" w14:paraId="08DC9504" w14:textId="77777777">
            <w:pPr>
              <w:rPr>
                <w:highlight w:val="lightGray"/>
              </w:rPr>
            </w:pPr>
            <w:r w:rsidRPr="00CB2712">
              <w:rPr>
                <w:highlight w:val="lightGray"/>
              </w:rPr>
              <w:t>EMP 280</w:t>
            </w:r>
          </w:p>
        </w:tc>
      </w:tr>
      <w:tr w:rsidRPr="00CB2712" w:rsidR="00CB2712" w:rsidTr="00491709" w14:paraId="136F6BF6" w14:textId="77777777">
        <w:trPr>
          <w:trHeight w:val="288"/>
        </w:trPr>
        <w:tc>
          <w:tcPr>
            <w:tcW w:w="4093" w:type="dxa"/>
            <w:noWrap/>
            <w:hideMark/>
          </w:tcPr>
          <w:p w:rsidRPr="00CB2712" w:rsidR="00491709" w:rsidRDefault="00491709" w14:paraId="615142B6" w14:textId="77777777">
            <w:pPr>
              <w:rPr>
                <w:highlight w:val="lightGray"/>
              </w:rPr>
            </w:pPr>
            <w:r w:rsidRPr="00CB2712">
              <w:rPr>
                <w:highlight w:val="lightGray"/>
              </w:rPr>
              <w:t>HYPERSPACE LOGIN DEPARTMENT</w:t>
            </w:r>
          </w:p>
        </w:tc>
        <w:tc>
          <w:tcPr>
            <w:tcW w:w="1047" w:type="dxa"/>
            <w:noWrap/>
            <w:hideMark/>
          </w:tcPr>
          <w:p w:rsidRPr="00CB2712" w:rsidR="00491709" w:rsidRDefault="00491709" w14:paraId="0579243A" w14:textId="77777777">
            <w:pPr>
              <w:rPr>
                <w:highlight w:val="lightGray"/>
              </w:rPr>
            </w:pPr>
            <w:r w:rsidRPr="00CB2712">
              <w:rPr>
                <w:highlight w:val="lightGray"/>
              </w:rPr>
              <w:t>EMP 20660</w:t>
            </w:r>
          </w:p>
        </w:tc>
      </w:tr>
      <w:tr w:rsidRPr="00CB2712" w:rsidR="00CB2712" w:rsidTr="00491709" w14:paraId="0ED75446" w14:textId="77777777">
        <w:trPr>
          <w:trHeight w:val="288"/>
        </w:trPr>
        <w:tc>
          <w:tcPr>
            <w:tcW w:w="4093" w:type="dxa"/>
            <w:noWrap/>
            <w:hideMark/>
          </w:tcPr>
          <w:p w:rsidRPr="00CB2712" w:rsidR="00491709" w:rsidRDefault="00491709" w14:paraId="348D7A42" w14:textId="77777777">
            <w:pPr>
              <w:rPr>
                <w:highlight w:val="lightGray"/>
              </w:rPr>
            </w:pPr>
            <w:r w:rsidRPr="00CB2712">
              <w:rPr>
                <w:highlight w:val="lightGray"/>
              </w:rPr>
              <w:t>CLASSIFICATIONS</w:t>
            </w:r>
          </w:p>
        </w:tc>
        <w:tc>
          <w:tcPr>
            <w:tcW w:w="1047" w:type="dxa"/>
            <w:noWrap/>
            <w:hideMark/>
          </w:tcPr>
          <w:p w:rsidRPr="00CB2712" w:rsidR="00491709" w:rsidRDefault="00491709" w14:paraId="3298112A" w14:textId="77777777">
            <w:pPr>
              <w:rPr>
                <w:highlight w:val="lightGray"/>
              </w:rPr>
            </w:pPr>
            <w:r w:rsidRPr="00CB2712">
              <w:rPr>
                <w:highlight w:val="lightGray"/>
              </w:rPr>
              <w:t>EMP 450</w:t>
            </w:r>
          </w:p>
        </w:tc>
      </w:tr>
      <w:tr w:rsidRPr="00CB2712" w:rsidR="00CB2712" w:rsidTr="00491709" w14:paraId="0EC5741F" w14:textId="77777777">
        <w:trPr>
          <w:trHeight w:val="288"/>
        </w:trPr>
        <w:tc>
          <w:tcPr>
            <w:tcW w:w="4093" w:type="dxa"/>
            <w:noWrap/>
            <w:hideMark/>
          </w:tcPr>
          <w:p w:rsidRPr="00CB2712" w:rsidR="00491709" w:rsidRDefault="00491709" w14:paraId="75C8B700" w14:textId="77777777">
            <w:pPr>
              <w:rPr>
                <w:highlight w:val="lightGray"/>
              </w:rPr>
            </w:pPr>
            <w:r w:rsidRPr="00CB2712">
              <w:rPr>
                <w:highlight w:val="lightGray"/>
              </w:rPr>
              <w:t>REPORTING AUTHORIZED SERVICE AREAS</w:t>
            </w:r>
          </w:p>
        </w:tc>
        <w:tc>
          <w:tcPr>
            <w:tcW w:w="1047" w:type="dxa"/>
            <w:noWrap/>
            <w:hideMark/>
          </w:tcPr>
          <w:p w:rsidRPr="00CB2712" w:rsidR="00491709" w:rsidRDefault="00491709" w14:paraId="30217655" w14:textId="77777777">
            <w:pPr>
              <w:rPr>
                <w:highlight w:val="lightGray"/>
              </w:rPr>
            </w:pPr>
            <w:r w:rsidRPr="00CB2712">
              <w:rPr>
                <w:highlight w:val="lightGray"/>
              </w:rPr>
              <w:t>EMP 29080</w:t>
            </w:r>
          </w:p>
        </w:tc>
      </w:tr>
      <w:tr w:rsidRPr="00CB2712" w:rsidR="00CB2712" w:rsidTr="00491709" w14:paraId="1C7DC193" w14:textId="77777777">
        <w:trPr>
          <w:trHeight w:val="288"/>
        </w:trPr>
        <w:tc>
          <w:tcPr>
            <w:tcW w:w="4093" w:type="dxa"/>
            <w:noWrap/>
            <w:hideMark/>
          </w:tcPr>
          <w:p w:rsidRPr="00CB2712" w:rsidR="00491709" w:rsidRDefault="00491709" w14:paraId="4804898D" w14:textId="77777777">
            <w:pPr>
              <w:rPr>
                <w:highlight w:val="lightGray"/>
              </w:rPr>
            </w:pPr>
            <w:r w:rsidRPr="00CB2712">
              <w:rPr>
                <w:highlight w:val="lightGray"/>
              </w:rPr>
              <w:t>CONFIGURATION FOR USER</w:t>
            </w:r>
          </w:p>
        </w:tc>
        <w:tc>
          <w:tcPr>
            <w:tcW w:w="1047" w:type="dxa"/>
            <w:noWrap/>
            <w:hideMark/>
          </w:tcPr>
          <w:p w:rsidRPr="00CB2712" w:rsidR="00491709" w:rsidRDefault="00491709" w14:paraId="711DBA37" w14:textId="77777777">
            <w:pPr>
              <w:rPr>
                <w:highlight w:val="lightGray"/>
              </w:rPr>
            </w:pPr>
            <w:r w:rsidRPr="00CB2712">
              <w:rPr>
                <w:highlight w:val="lightGray"/>
              </w:rPr>
              <w:t>EMP 17030</w:t>
            </w:r>
          </w:p>
        </w:tc>
      </w:tr>
      <w:tr w:rsidRPr="00CB2712" w:rsidR="00CB2712" w:rsidTr="00491709" w14:paraId="76E2ECFA" w14:textId="77777777">
        <w:trPr>
          <w:trHeight w:val="288"/>
        </w:trPr>
        <w:tc>
          <w:tcPr>
            <w:tcW w:w="4093" w:type="dxa"/>
            <w:noWrap/>
            <w:hideMark/>
          </w:tcPr>
          <w:p w:rsidRPr="00CB2712" w:rsidR="00491709" w:rsidRDefault="00491709" w14:paraId="1F77E5F8" w14:textId="77777777">
            <w:pPr>
              <w:rPr>
                <w:highlight w:val="lightGray"/>
              </w:rPr>
            </w:pPr>
            <w:r w:rsidRPr="00CB2712">
              <w:rPr>
                <w:highlight w:val="lightGray"/>
              </w:rPr>
              <w:t>MR CLASS DEPARTMENT</w:t>
            </w:r>
          </w:p>
        </w:tc>
        <w:tc>
          <w:tcPr>
            <w:tcW w:w="1047" w:type="dxa"/>
            <w:noWrap/>
            <w:hideMark/>
          </w:tcPr>
          <w:p w:rsidRPr="00CB2712" w:rsidR="00491709" w:rsidRDefault="00491709" w14:paraId="55BE0C19" w14:textId="77777777">
            <w:pPr>
              <w:rPr>
                <w:highlight w:val="lightGray"/>
              </w:rPr>
            </w:pPr>
            <w:r w:rsidRPr="00CB2712">
              <w:rPr>
                <w:highlight w:val="lightGray"/>
              </w:rPr>
              <w:t>EMP 17310</w:t>
            </w:r>
          </w:p>
        </w:tc>
      </w:tr>
      <w:tr w:rsidRPr="00CB2712" w:rsidR="00CB2712" w:rsidTr="00491709" w14:paraId="08DF2ECB" w14:textId="77777777">
        <w:trPr>
          <w:trHeight w:val="288"/>
        </w:trPr>
        <w:tc>
          <w:tcPr>
            <w:tcW w:w="4093" w:type="dxa"/>
            <w:noWrap/>
            <w:hideMark/>
          </w:tcPr>
          <w:p w:rsidRPr="00CB2712" w:rsidR="00491709" w:rsidRDefault="00491709" w14:paraId="7AAA211D" w14:textId="77777777">
            <w:pPr>
              <w:rPr>
                <w:highlight w:val="lightGray"/>
              </w:rPr>
            </w:pPr>
            <w:r w:rsidRPr="00CB2712">
              <w:rPr>
                <w:highlight w:val="lightGray"/>
              </w:rPr>
              <w:t>MR DEPARTMENT BASED SEC CLASS</w:t>
            </w:r>
          </w:p>
        </w:tc>
        <w:tc>
          <w:tcPr>
            <w:tcW w:w="1047" w:type="dxa"/>
            <w:noWrap/>
            <w:hideMark/>
          </w:tcPr>
          <w:p w:rsidRPr="00CB2712" w:rsidR="00491709" w:rsidRDefault="00491709" w14:paraId="6BC53DC2" w14:textId="77777777">
            <w:pPr>
              <w:rPr>
                <w:highlight w:val="lightGray"/>
              </w:rPr>
            </w:pPr>
            <w:r w:rsidRPr="00CB2712">
              <w:rPr>
                <w:highlight w:val="lightGray"/>
              </w:rPr>
              <w:t>EMP 17300</w:t>
            </w:r>
          </w:p>
        </w:tc>
      </w:tr>
      <w:tr w:rsidRPr="00CB2712" w:rsidR="00CB2712" w:rsidTr="00491709" w14:paraId="7893DD29" w14:textId="77777777">
        <w:trPr>
          <w:trHeight w:val="288"/>
        </w:trPr>
        <w:tc>
          <w:tcPr>
            <w:tcW w:w="4093" w:type="dxa"/>
            <w:noWrap/>
            <w:hideMark/>
          </w:tcPr>
          <w:p w:rsidRPr="00CB2712" w:rsidR="00491709" w:rsidRDefault="00491709" w14:paraId="7512EA33" w14:textId="77777777">
            <w:pPr>
              <w:rPr>
                <w:highlight w:val="lightGray"/>
              </w:rPr>
            </w:pPr>
            <w:r w:rsidRPr="00CB2712">
              <w:rPr>
                <w:highlight w:val="lightGray"/>
              </w:rPr>
              <w:t>MR RESTRICTED ACCESS</w:t>
            </w:r>
          </w:p>
        </w:tc>
        <w:tc>
          <w:tcPr>
            <w:tcW w:w="1047" w:type="dxa"/>
            <w:noWrap/>
            <w:hideMark/>
          </w:tcPr>
          <w:p w:rsidRPr="00CB2712" w:rsidR="00491709" w:rsidRDefault="00491709" w14:paraId="71AF992A" w14:textId="77777777">
            <w:pPr>
              <w:rPr>
                <w:highlight w:val="lightGray"/>
              </w:rPr>
            </w:pPr>
            <w:r w:rsidRPr="00CB2712">
              <w:rPr>
                <w:highlight w:val="lightGray"/>
              </w:rPr>
              <w:t>EMP 17320</w:t>
            </w:r>
          </w:p>
        </w:tc>
      </w:tr>
      <w:tr w:rsidRPr="00CB2712" w:rsidR="00CB2712" w:rsidTr="00491709" w14:paraId="1EDA4EBF" w14:textId="77777777">
        <w:trPr>
          <w:trHeight w:val="288"/>
        </w:trPr>
        <w:tc>
          <w:tcPr>
            <w:tcW w:w="4093" w:type="dxa"/>
            <w:noWrap/>
            <w:hideMark/>
          </w:tcPr>
          <w:p w:rsidRPr="00CB2712" w:rsidR="00491709" w:rsidRDefault="00491709" w14:paraId="5B98664E" w14:textId="77777777">
            <w:pPr>
              <w:rPr>
                <w:highlight w:val="lightGray"/>
              </w:rPr>
            </w:pPr>
            <w:r w:rsidRPr="00CB2712">
              <w:rPr>
                <w:highlight w:val="lightGray"/>
              </w:rPr>
              <w:t>EL ACCESS DEACTIVATED?</w:t>
            </w:r>
          </w:p>
        </w:tc>
        <w:tc>
          <w:tcPr>
            <w:tcW w:w="1047" w:type="dxa"/>
            <w:noWrap/>
            <w:hideMark/>
          </w:tcPr>
          <w:p w:rsidRPr="00CB2712" w:rsidR="00491709" w:rsidRDefault="00491709" w14:paraId="00999448" w14:textId="77777777">
            <w:pPr>
              <w:rPr>
                <w:highlight w:val="lightGray"/>
              </w:rPr>
            </w:pPr>
            <w:r w:rsidRPr="00CB2712">
              <w:rPr>
                <w:highlight w:val="lightGray"/>
              </w:rPr>
              <w:t>EMP 22005</w:t>
            </w:r>
          </w:p>
        </w:tc>
      </w:tr>
      <w:tr w:rsidRPr="00CB2712" w:rsidR="00CB2712" w:rsidTr="00491709" w14:paraId="6721235B" w14:textId="77777777">
        <w:trPr>
          <w:trHeight w:val="288"/>
        </w:trPr>
        <w:tc>
          <w:tcPr>
            <w:tcW w:w="4093" w:type="dxa"/>
            <w:noWrap/>
            <w:hideMark/>
          </w:tcPr>
          <w:p w:rsidRPr="00CB2712" w:rsidR="00491709" w:rsidRDefault="00491709" w14:paraId="380BBEE5" w14:textId="77777777">
            <w:pPr>
              <w:rPr>
                <w:highlight w:val="lightGray"/>
              </w:rPr>
            </w:pPr>
            <w:r w:rsidRPr="00CB2712">
              <w:rPr>
                <w:highlight w:val="lightGray"/>
              </w:rPr>
              <w:t>USER CONTEXTS</w:t>
            </w:r>
          </w:p>
        </w:tc>
        <w:tc>
          <w:tcPr>
            <w:tcW w:w="1047" w:type="dxa"/>
            <w:noWrap/>
            <w:hideMark/>
          </w:tcPr>
          <w:p w:rsidRPr="00CB2712" w:rsidR="00491709" w:rsidRDefault="00491709" w14:paraId="35A71D70" w14:textId="77777777">
            <w:pPr>
              <w:rPr>
                <w:highlight w:val="lightGray"/>
              </w:rPr>
            </w:pPr>
            <w:r w:rsidRPr="00CB2712">
              <w:rPr>
                <w:highlight w:val="lightGray"/>
              </w:rPr>
              <w:t>EMP 22210</w:t>
            </w:r>
          </w:p>
        </w:tc>
      </w:tr>
      <w:tr w:rsidRPr="00CB2712" w:rsidR="00CB2712" w:rsidTr="00491709" w14:paraId="109B6723" w14:textId="77777777">
        <w:trPr>
          <w:trHeight w:val="288"/>
        </w:trPr>
        <w:tc>
          <w:tcPr>
            <w:tcW w:w="4093" w:type="dxa"/>
            <w:noWrap/>
            <w:hideMark/>
          </w:tcPr>
          <w:p w:rsidRPr="00CB2712" w:rsidR="00491709" w:rsidRDefault="00491709" w14:paraId="7D5659CF" w14:textId="77777777">
            <w:pPr>
              <w:rPr>
                <w:highlight w:val="lightGray"/>
              </w:rPr>
            </w:pPr>
            <w:r w:rsidRPr="00CB2712">
              <w:rPr>
                <w:highlight w:val="lightGray"/>
              </w:rPr>
              <w:t>SITE MANAGER CONTEXTS</w:t>
            </w:r>
          </w:p>
        </w:tc>
        <w:tc>
          <w:tcPr>
            <w:tcW w:w="1047" w:type="dxa"/>
            <w:noWrap/>
            <w:hideMark/>
          </w:tcPr>
          <w:p w:rsidRPr="00CB2712" w:rsidR="00491709" w:rsidRDefault="00491709" w14:paraId="74C04EC9" w14:textId="77777777">
            <w:pPr>
              <w:rPr>
                <w:highlight w:val="lightGray"/>
              </w:rPr>
            </w:pPr>
            <w:r w:rsidRPr="00CB2712">
              <w:rPr>
                <w:highlight w:val="lightGray"/>
              </w:rPr>
              <w:t>EMP 22215</w:t>
            </w:r>
          </w:p>
        </w:tc>
      </w:tr>
      <w:tr w:rsidRPr="00CB2712" w:rsidR="00CB2712" w:rsidTr="00491709" w14:paraId="6901917B" w14:textId="77777777">
        <w:trPr>
          <w:trHeight w:val="288"/>
        </w:trPr>
        <w:tc>
          <w:tcPr>
            <w:tcW w:w="4093" w:type="dxa"/>
            <w:noWrap/>
            <w:hideMark/>
          </w:tcPr>
          <w:p w:rsidRPr="00CB2712" w:rsidR="00491709" w:rsidRDefault="00491709" w14:paraId="34D075C5" w14:textId="77777777">
            <w:pPr>
              <w:rPr>
                <w:highlight w:val="lightGray"/>
              </w:rPr>
            </w:pPr>
            <w:r w:rsidRPr="00CB2712">
              <w:rPr>
                <w:highlight w:val="lightGray"/>
              </w:rPr>
              <w:t>CADENCE DEPARTMENT</w:t>
            </w:r>
          </w:p>
        </w:tc>
        <w:tc>
          <w:tcPr>
            <w:tcW w:w="1047" w:type="dxa"/>
            <w:noWrap/>
            <w:hideMark/>
          </w:tcPr>
          <w:p w:rsidRPr="00CB2712" w:rsidR="00491709" w:rsidRDefault="00491709" w14:paraId="3C42C80E" w14:textId="77777777">
            <w:pPr>
              <w:rPr>
                <w:highlight w:val="lightGray"/>
              </w:rPr>
            </w:pPr>
            <w:r w:rsidRPr="00CB2712">
              <w:rPr>
                <w:highlight w:val="lightGray"/>
              </w:rPr>
              <w:t>EMP 5100</w:t>
            </w:r>
          </w:p>
        </w:tc>
      </w:tr>
      <w:tr w:rsidRPr="00CB2712" w:rsidR="00CB2712" w:rsidTr="00491709" w14:paraId="5205F0C1" w14:textId="77777777">
        <w:trPr>
          <w:trHeight w:val="288"/>
        </w:trPr>
        <w:tc>
          <w:tcPr>
            <w:tcW w:w="4093" w:type="dxa"/>
            <w:noWrap/>
            <w:hideMark/>
          </w:tcPr>
          <w:p w:rsidRPr="00CB2712" w:rsidR="00491709" w:rsidRDefault="00491709" w14:paraId="7C371810" w14:textId="77777777">
            <w:pPr>
              <w:rPr>
                <w:highlight w:val="lightGray"/>
              </w:rPr>
            </w:pPr>
            <w:r w:rsidRPr="00CB2712">
              <w:rPr>
                <w:highlight w:val="lightGray"/>
              </w:rPr>
              <w:t>CADENCE DEPARTMENT SECURITY LEVEL</w:t>
            </w:r>
          </w:p>
        </w:tc>
        <w:tc>
          <w:tcPr>
            <w:tcW w:w="1047" w:type="dxa"/>
            <w:noWrap/>
            <w:hideMark/>
          </w:tcPr>
          <w:p w:rsidRPr="00CB2712" w:rsidR="00491709" w:rsidRDefault="00491709" w14:paraId="68A30BBB" w14:textId="77777777">
            <w:pPr>
              <w:rPr>
                <w:highlight w:val="lightGray"/>
              </w:rPr>
            </w:pPr>
            <w:r w:rsidRPr="00CB2712">
              <w:rPr>
                <w:highlight w:val="lightGray"/>
              </w:rPr>
              <w:t>EMP 5105</w:t>
            </w:r>
          </w:p>
        </w:tc>
      </w:tr>
      <w:tr w:rsidRPr="00CB2712" w:rsidR="00CB2712" w:rsidTr="00491709" w14:paraId="03127623" w14:textId="77777777">
        <w:trPr>
          <w:trHeight w:val="288"/>
        </w:trPr>
        <w:tc>
          <w:tcPr>
            <w:tcW w:w="4093" w:type="dxa"/>
            <w:noWrap/>
            <w:hideMark/>
          </w:tcPr>
          <w:p w:rsidRPr="00CB2712" w:rsidR="00491709" w:rsidRDefault="00491709" w14:paraId="48F20490" w14:textId="77777777">
            <w:pPr>
              <w:rPr>
                <w:highlight w:val="lightGray"/>
              </w:rPr>
            </w:pPr>
            <w:r w:rsidRPr="00CB2712">
              <w:rPr>
                <w:highlight w:val="lightGray"/>
              </w:rPr>
              <w:t>CADENCE DEPARTMENT PRIVATE SLOTS</w:t>
            </w:r>
          </w:p>
        </w:tc>
        <w:tc>
          <w:tcPr>
            <w:tcW w:w="1047" w:type="dxa"/>
            <w:noWrap/>
            <w:hideMark/>
          </w:tcPr>
          <w:p w:rsidRPr="00CB2712" w:rsidR="00491709" w:rsidRDefault="00491709" w14:paraId="07A5EA19" w14:textId="77777777">
            <w:pPr>
              <w:rPr>
                <w:highlight w:val="lightGray"/>
              </w:rPr>
            </w:pPr>
            <w:r w:rsidRPr="00CB2712">
              <w:rPr>
                <w:highlight w:val="lightGray"/>
              </w:rPr>
              <w:t>EMP 5107</w:t>
            </w:r>
          </w:p>
        </w:tc>
      </w:tr>
      <w:tr w:rsidRPr="00CB2712" w:rsidR="00CB2712" w:rsidTr="00491709" w14:paraId="5BB8E5BA" w14:textId="77777777">
        <w:trPr>
          <w:trHeight w:val="288"/>
        </w:trPr>
        <w:tc>
          <w:tcPr>
            <w:tcW w:w="4093" w:type="dxa"/>
            <w:noWrap/>
            <w:hideMark/>
          </w:tcPr>
          <w:p w:rsidRPr="00CB2712" w:rsidR="00491709" w:rsidRDefault="00491709" w14:paraId="764AC0E7" w14:textId="77777777">
            <w:pPr>
              <w:rPr>
                <w:highlight w:val="lightGray"/>
              </w:rPr>
            </w:pPr>
            <w:r w:rsidRPr="00CB2712">
              <w:rPr>
                <w:highlight w:val="lightGray"/>
              </w:rPr>
              <w:t>EXTERNAL ACCOUNT</w:t>
            </w:r>
          </w:p>
        </w:tc>
        <w:tc>
          <w:tcPr>
            <w:tcW w:w="1047" w:type="dxa"/>
            <w:noWrap/>
            <w:hideMark/>
          </w:tcPr>
          <w:p w:rsidRPr="00CB2712" w:rsidR="00491709" w:rsidRDefault="00491709" w14:paraId="2CD753DC" w14:textId="77777777">
            <w:pPr>
              <w:rPr>
                <w:highlight w:val="lightGray"/>
              </w:rPr>
            </w:pPr>
            <w:r w:rsidRPr="00CB2712">
              <w:rPr>
                <w:highlight w:val="lightGray"/>
              </w:rPr>
              <w:t>EMP 20350</w:t>
            </w:r>
          </w:p>
        </w:tc>
      </w:tr>
      <w:tr w:rsidRPr="00CB2712" w:rsidR="00CB2712" w:rsidTr="00825F6C" w14:paraId="0A23DBE9" w14:textId="77777777">
        <w:trPr>
          <w:trHeight w:val="288"/>
        </w:trPr>
        <w:tc>
          <w:tcPr>
            <w:tcW w:w="4093" w:type="dxa"/>
            <w:noWrap/>
            <w:hideMark/>
          </w:tcPr>
          <w:p w:rsidRPr="00CB2712" w:rsidR="00491709" w:rsidP="00491709" w:rsidRDefault="00491709" w14:paraId="5F52035C" w14:textId="77777777">
            <w:pPr>
              <w:rPr>
                <w:highlight w:val="lightGray"/>
              </w:rPr>
            </w:pPr>
            <w:r w:rsidRPr="00CB2712">
              <w:rPr>
                <w:highlight w:val="lightGray"/>
              </w:rPr>
              <w:t>RETURN ADDRESS</w:t>
            </w:r>
          </w:p>
        </w:tc>
        <w:tc>
          <w:tcPr>
            <w:tcW w:w="1047" w:type="dxa"/>
            <w:shd w:val="clear" w:color="auto" w:fill="FFFFFF" w:themeFill="background1"/>
            <w:noWrap/>
            <w:hideMark/>
          </w:tcPr>
          <w:p w:rsidRPr="00CB2712" w:rsidR="00491709" w:rsidP="00491709" w:rsidRDefault="00491709" w14:paraId="6857C4C0" w14:textId="77777777">
            <w:r w:rsidRPr="00CB2712">
              <w:rPr>
                <w:highlight w:val="lightGray"/>
              </w:rPr>
              <w:t>EMP 20330</w:t>
            </w:r>
          </w:p>
        </w:tc>
      </w:tr>
    </w:tbl>
    <w:p w:rsidR="0054416A" w:rsidP="0054416A" w:rsidRDefault="00491709" w14:paraId="24EE917D" w14:textId="1CB82B2D">
      <w:r>
        <w:fldChar w:fldCharType="end"/>
      </w:r>
    </w:p>
    <w:p w:rsidR="0054416A" w:rsidP="0054416A" w:rsidRDefault="0054416A" w14:paraId="6F5022ED" w14:textId="77777777"/>
    <w:p w:rsidR="0054416A" w:rsidP="0054416A" w:rsidRDefault="0054416A" w14:paraId="7058D8FA" w14:textId="77777777"/>
    <w:p w:rsidR="0054416A" w:rsidP="0054416A" w:rsidRDefault="0054416A" w14:paraId="1B88EAD4" w14:textId="77777777"/>
    <w:p w:rsidR="0054416A" w:rsidP="0054416A" w:rsidRDefault="0054416A" w14:paraId="6EA5922B" w14:textId="77777777"/>
    <w:p w:rsidR="0054416A" w:rsidP="0054416A" w:rsidRDefault="0054416A" w14:paraId="60E55C94" w14:textId="4F5CA129">
      <w:pPr>
        <w:pStyle w:val="Heading4"/>
        <w:rPr>
          <w:color w:val="000000"/>
          <w:sz w:val="24"/>
          <w:szCs w:val="24"/>
        </w:rPr>
      </w:pPr>
      <w:r>
        <w:rPr>
          <w:color w:val="000000"/>
        </w:rPr>
        <w:br/>
      </w:r>
      <w:bookmarkStart w:name="_Toc167026989" w:id="258"/>
      <w:r>
        <w:t>2</w:t>
      </w:r>
      <w:r w:rsidR="00424D08">
        <w:t>1</w:t>
      </w:r>
      <w:r>
        <w:t xml:space="preserve">.5 </w:t>
      </w:r>
      <w:r w:rsidR="00424D08">
        <w:t>Epic EMP</w:t>
      </w:r>
      <w:r>
        <w:t xml:space="preserve"> Account Management Processes</w:t>
      </w:r>
      <w:bookmarkEnd w:id="258"/>
    </w:p>
    <w:p w:rsidR="0054416A" w:rsidP="0054416A" w:rsidRDefault="0054416A" w14:paraId="5A1D7567" w14:textId="77459A90">
      <w:pPr>
        <w:pBdr>
          <w:top w:val="nil"/>
          <w:left w:val="nil"/>
          <w:bottom w:val="nil"/>
          <w:right w:val="nil"/>
          <w:between w:val="nil"/>
        </w:pBdr>
      </w:pPr>
      <w:r>
        <w:rPr>
          <w:color w:val="000000"/>
        </w:rPr>
        <w:t xml:space="preserve">This section describes the account lifecycle process flow for </w:t>
      </w:r>
      <w:r w:rsidR="00424D08">
        <w:rPr>
          <w:color w:val="000000"/>
        </w:rPr>
        <w:t>EMP</w:t>
      </w:r>
      <w:r>
        <w:rPr>
          <w:color w:val="000000"/>
        </w:rPr>
        <w:t xml:space="preserve"> applications.</w:t>
      </w:r>
    </w:p>
    <w:p w:rsidR="0054416A" w:rsidP="0054416A" w:rsidRDefault="0054416A" w14:paraId="372DCFE1" w14:textId="77777777">
      <w:pPr>
        <w:pStyle w:val="Heading5"/>
      </w:pPr>
      <w:bookmarkStart w:name="_Toc167026990" w:id="259"/>
      <w:r>
        <w:t>Important Rules</w:t>
      </w:r>
      <w:bookmarkEnd w:id="259"/>
    </w:p>
    <w:p w:rsidR="0054416A" w:rsidP="0054416A" w:rsidRDefault="0054416A" w14:paraId="738CADF2" w14:textId="77777777"/>
    <w:tbl>
      <w:tblPr>
        <w:tblW w:w="817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2212"/>
        <w:gridCol w:w="5960"/>
      </w:tblGrid>
      <w:tr w:rsidR="0054416A" w:rsidTr="002F6121" w14:paraId="23761555" w14:textId="77777777">
        <w:tc>
          <w:tcPr>
            <w:tcW w:w="2212" w:type="dxa"/>
            <w:shd w:val="clear" w:color="auto" w:fill="6D9EEB"/>
            <w:tcMar>
              <w:top w:w="100" w:type="dxa"/>
              <w:left w:w="100" w:type="dxa"/>
              <w:bottom w:w="100" w:type="dxa"/>
              <w:right w:w="100" w:type="dxa"/>
            </w:tcMar>
          </w:tcPr>
          <w:p w:rsidR="0054416A" w:rsidP="002F6121" w:rsidRDefault="0054416A" w14:paraId="76FA1A7E" w14:textId="77777777">
            <w:pPr>
              <w:widowControl w:val="0"/>
              <w:rPr>
                <w:b/>
                <w:color w:val="FFFFFF"/>
              </w:rPr>
            </w:pPr>
            <w:r>
              <w:rPr>
                <w:b/>
                <w:color w:val="FFFFFF"/>
              </w:rPr>
              <w:t>Provisioning rule name</w:t>
            </w:r>
          </w:p>
        </w:tc>
        <w:tc>
          <w:tcPr>
            <w:tcW w:w="5960" w:type="dxa"/>
            <w:shd w:val="clear" w:color="auto" w:fill="6D9EEB"/>
            <w:tcMar>
              <w:top w:w="100" w:type="dxa"/>
              <w:left w:w="100" w:type="dxa"/>
              <w:bottom w:w="100" w:type="dxa"/>
              <w:right w:w="100" w:type="dxa"/>
            </w:tcMar>
          </w:tcPr>
          <w:p w:rsidR="0054416A" w:rsidP="002F6121" w:rsidRDefault="0054416A" w14:paraId="73D73E18" w14:textId="77777777">
            <w:pPr>
              <w:widowControl w:val="0"/>
              <w:rPr>
                <w:b/>
                <w:color w:val="FFFFFF"/>
              </w:rPr>
            </w:pPr>
            <w:r>
              <w:rPr>
                <w:b/>
                <w:color w:val="FFFFFF"/>
              </w:rPr>
              <w:t>Condition</w:t>
            </w:r>
          </w:p>
        </w:tc>
      </w:tr>
      <w:tr w:rsidR="0054416A" w:rsidTr="002F6121" w14:paraId="24468626" w14:textId="77777777">
        <w:tc>
          <w:tcPr>
            <w:tcW w:w="2212" w:type="dxa"/>
            <w:shd w:val="clear" w:color="auto" w:fill="auto"/>
            <w:tcMar>
              <w:top w:w="100" w:type="dxa"/>
              <w:left w:w="100" w:type="dxa"/>
              <w:bottom w:w="100" w:type="dxa"/>
              <w:right w:w="100" w:type="dxa"/>
            </w:tcMar>
          </w:tcPr>
          <w:p w:rsidR="0054416A" w:rsidP="002F6121" w:rsidRDefault="0054416A" w14:paraId="041D260A" w14:textId="77777777">
            <w:pPr>
              <w:widowControl w:val="0"/>
            </w:pPr>
            <w:r>
              <w:t>User correlation rule</w:t>
            </w:r>
          </w:p>
        </w:tc>
        <w:tc>
          <w:tcPr>
            <w:tcW w:w="5960" w:type="dxa"/>
            <w:shd w:val="clear" w:color="auto" w:fill="auto"/>
            <w:tcMar>
              <w:top w:w="100" w:type="dxa"/>
              <w:left w:w="100" w:type="dxa"/>
              <w:bottom w:w="100" w:type="dxa"/>
              <w:right w:w="100" w:type="dxa"/>
            </w:tcMar>
          </w:tcPr>
          <w:p w:rsidR="0054416A" w:rsidP="002F6121" w:rsidRDefault="0054416A" w14:paraId="6D48FE09" w14:textId="77777777">
            <w:pPr>
              <w:widowControl w:val="0"/>
              <w:rPr>
                <w:highlight w:val="yellow"/>
              </w:rPr>
            </w:pPr>
            <w:proofErr w:type="spellStart"/>
            <w:r>
              <w:t>Account.UniqueIdentifier</w:t>
            </w:r>
            <w:proofErr w:type="spellEnd"/>
            <w:r>
              <w:t xml:space="preserve"> = User. </w:t>
            </w:r>
            <w:proofErr w:type="spellStart"/>
            <w:r>
              <w:t>UniqueIdentifier</w:t>
            </w:r>
            <w:proofErr w:type="spellEnd"/>
          </w:p>
        </w:tc>
      </w:tr>
      <w:tr w:rsidR="0054416A" w:rsidTr="002F6121" w14:paraId="68646651" w14:textId="77777777">
        <w:tc>
          <w:tcPr>
            <w:tcW w:w="2212" w:type="dxa"/>
            <w:shd w:val="clear" w:color="auto" w:fill="auto"/>
            <w:tcMar>
              <w:top w:w="100" w:type="dxa"/>
              <w:left w:w="100" w:type="dxa"/>
              <w:bottom w:w="100" w:type="dxa"/>
              <w:right w:w="100" w:type="dxa"/>
            </w:tcMar>
          </w:tcPr>
          <w:p w:rsidR="0054416A" w:rsidP="002F6121" w:rsidRDefault="0054416A" w14:paraId="4095226B" w14:textId="77777777">
            <w:pPr>
              <w:widowControl w:val="0"/>
            </w:pPr>
            <w:r>
              <w:t>Account Name Rule</w:t>
            </w:r>
          </w:p>
        </w:tc>
        <w:tc>
          <w:tcPr>
            <w:tcW w:w="5960" w:type="dxa"/>
            <w:shd w:val="clear" w:color="auto" w:fill="auto"/>
            <w:tcMar>
              <w:top w:w="100" w:type="dxa"/>
              <w:left w:w="100" w:type="dxa"/>
              <w:bottom w:w="100" w:type="dxa"/>
              <w:right w:w="100" w:type="dxa"/>
            </w:tcMar>
          </w:tcPr>
          <w:p w:rsidR="0054416A" w:rsidP="002F6121" w:rsidRDefault="0054416A" w14:paraId="345628B5" w14:textId="4EFC4044">
            <w:pPr>
              <w:widowControl w:val="0"/>
            </w:pPr>
            <w:r>
              <w:t xml:space="preserve">Account name generated via JAR </w:t>
            </w:r>
            <w:proofErr w:type="gramStart"/>
            <w:r>
              <w:t>utility</w:t>
            </w:r>
            <w:r w:rsidR="004E2E77">
              <w:t>(</w:t>
            </w:r>
            <w:proofErr w:type="gramEnd"/>
            <w:r w:rsidR="004E2E77">
              <w:t xml:space="preserve">User profile </w:t>
            </w:r>
            <w:proofErr w:type="spellStart"/>
            <w:r w:rsidR="004E2E77">
              <w:t>systemusername</w:t>
            </w:r>
            <w:proofErr w:type="spellEnd"/>
            <w:r w:rsidR="004E2E77">
              <w:t>)</w:t>
            </w:r>
          </w:p>
        </w:tc>
      </w:tr>
    </w:tbl>
    <w:p w:rsidR="0054416A" w:rsidP="0054416A" w:rsidRDefault="0054416A" w14:paraId="6EB624F6" w14:textId="77777777">
      <w:pPr>
        <w:pStyle w:val="Heading5"/>
      </w:pPr>
      <w:bookmarkStart w:name="_Toc167026991" w:id="260"/>
      <w:r>
        <w:t>User Events</w:t>
      </w:r>
      <w:bookmarkEnd w:id="260"/>
    </w:p>
    <w:p w:rsidR="0054416A" w:rsidP="0054416A" w:rsidRDefault="0054416A" w14:paraId="5CB4F504" w14:textId="77777777"/>
    <w:tbl>
      <w:tblPr>
        <w:tblW w:w="9390" w:type="dxa"/>
        <w:tblInd w:w="-3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1725"/>
        <w:gridCol w:w="4545"/>
        <w:gridCol w:w="3120"/>
      </w:tblGrid>
      <w:tr w:rsidR="00817288" w14:paraId="7CB24811" w14:textId="77777777">
        <w:tc>
          <w:tcPr>
            <w:tcW w:w="1725" w:type="dxa"/>
            <w:shd w:val="clear" w:color="auto" w:fill="6D9EEB"/>
            <w:tcMar>
              <w:top w:w="100" w:type="dxa"/>
              <w:left w:w="100" w:type="dxa"/>
              <w:bottom w:w="100" w:type="dxa"/>
              <w:right w:w="100" w:type="dxa"/>
            </w:tcMar>
          </w:tcPr>
          <w:p w:rsidR="0054416A" w:rsidP="002F6121" w:rsidRDefault="0054416A" w14:paraId="252879D7" w14:textId="77777777">
            <w:pPr>
              <w:widowControl w:val="0"/>
              <w:rPr>
                <w:b/>
                <w:smallCaps/>
                <w:color w:val="FFFFFF"/>
              </w:rPr>
            </w:pPr>
            <w:r>
              <w:rPr>
                <w:b/>
                <w:smallCaps/>
                <w:color w:val="FFFFFF"/>
              </w:rPr>
              <w:t>Event</w:t>
            </w:r>
          </w:p>
        </w:tc>
        <w:tc>
          <w:tcPr>
            <w:tcW w:w="4545" w:type="dxa"/>
            <w:shd w:val="clear" w:color="auto" w:fill="6D9EEB"/>
            <w:tcMar>
              <w:top w:w="100" w:type="dxa"/>
              <w:left w:w="100" w:type="dxa"/>
              <w:bottom w:w="100" w:type="dxa"/>
              <w:right w:w="100" w:type="dxa"/>
            </w:tcMar>
          </w:tcPr>
          <w:p w:rsidR="0054416A" w:rsidP="002F6121" w:rsidRDefault="0054416A" w14:paraId="1CD6E95A" w14:textId="77777777">
            <w:pPr>
              <w:widowControl w:val="0"/>
              <w:rPr>
                <w:b/>
                <w:smallCaps/>
                <w:color w:val="FFFFFF"/>
              </w:rPr>
            </w:pPr>
            <w:r>
              <w:rPr>
                <w:b/>
                <w:smallCaps/>
                <w:color w:val="FFFFFF"/>
              </w:rPr>
              <w:t>Condition</w:t>
            </w:r>
          </w:p>
        </w:tc>
        <w:tc>
          <w:tcPr>
            <w:tcW w:w="3120" w:type="dxa"/>
            <w:shd w:val="clear" w:color="auto" w:fill="6D9EEB"/>
            <w:tcMar>
              <w:top w:w="100" w:type="dxa"/>
              <w:left w:w="100" w:type="dxa"/>
              <w:bottom w:w="100" w:type="dxa"/>
              <w:right w:w="100" w:type="dxa"/>
            </w:tcMar>
          </w:tcPr>
          <w:p w:rsidR="0054416A" w:rsidP="002F6121" w:rsidRDefault="0054416A" w14:paraId="7BC2D6AB" w14:textId="77777777">
            <w:pPr>
              <w:widowControl w:val="0"/>
              <w:rPr>
                <w:b/>
                <w:smallCaps/>
                <w:color w:val="FFFFFF"/>
              </w:rPr>
            </w:pPr>
            <w:r>
              <w:rPr>
                <w:b/>
                <w:smallCaps/>
                <w:color w:val="FFFFFF"/>
              </w:rPr>
              <w:t>Action</w:t>
            </w:r>
          </w:p>
        </w:tc>
      </w:tr>
      <w:tr w:rsidR="00344CFD" w14:paraId="0D1C5B51" w14:textId="77777777">
        <w:trPr>
          <w:trHeight w:val="747"/>
        </w:trPr>
        <w:tc>
          <w:tcPr>
            <w:tcW w:w="1725" w:type="dxa"/>
            <w:shd w:val="clear" w:color="auto" w:fill="auto"/>
            <w:tcMar>
              <w:top w:w="100" w:type="dxa"/>
              <w:left w:w="100" w:type="dxa"/>
              <w:bottom w:w="100" w:type="dxa"/>
              <w:right w:w="100" w:type="dxa"/>
            </w:tcMar>
          </w:tcPr>
          <w:p w:rsidR="0054416A" w:rsidP="002F6121" w:rsidRDefault="0054416A" w14:paraId="5E83AE62" w14:textId="77777777">
            <w:pPr>
              <w:widowControl w:val="0"/>
            </w:pPr>
            <w:r>
              <w:t>Import Accounts</w:t>
            </w:r>
          </w:p>
          <w:p w:rsidR="0054416A" w:rsidP="002F6121" w:rsidRDefault="0054416A" w14:paraId="7CC5C954" w14:textId="77777777">
            <w:pPr>
              <w:widowControl w:val="0"/>
            </w:pPr>
          </w:p>
        </w:tc>
        <w:tc>
          <w:tcPr>
            <w:tcW w:w="4545" w:type="dxa"/>
            <w:shd w:val="clear" w:color="auto" w:fill="auto"/>
            <w:tcMar>
              <w:top w:w="100" w:type="dxa"/>
              <w:left w:w="100" w:type="dxa"/>
              <w:bottom w:w="100" w:type="dxa"/>
              <w:right w:w="100" w:type="dxa"/>
            </w:tcMar>
          </w:tcPr>
          <w:p w:rsidR="0054416A" w:rsidP="002F6121" w:rsidRDefault="0054416A" w14:paraId="4AC992A7" w14:textId="25B7F1B2">
            <w:pPr>
              <w:widowControl w:val="0"/>
            </w:pPr>
            <w:r>
              <w:t xml:space="preserve">Import accounts from </w:t>
            </w:r>
            <w:r w:rsidR="00CC0B9A">
              <w:t>Epic EMP</w:t>
            </w:r>
          </w:p>
        </w:tc>
        <w:tc>
          <w:tcPr>
            <w:tcW w:w="3120" w:type="dxa"/>
            <w:shd w:val="clear" w:color="auto" w:fill="auto"/>
            <w:tcMar>
              <w:top w:w="100" w:type="dxa"/>
              <w:left w:w="100" w:type="dxa"/>
              <w:bottom w:w="100" w:type="dxa"/>
              <w:right w:w="100" w:type="dxa"/>
            </w:tcMar>
          </w:tcPr>
          <w:p w:rsidR="0054416A" w:rsidP="002F6121" w:rsidRDefault="0054416A" w14:paraId="320BE351" w14:textId="77777777">
            <w:pPr>
              <w:widowControl w:val="0"/>
            </w:pPr>
            <w:r>
              <w:t>If match found Co-relate else create new account</w:t>
            </w:r>
          </w:p>
        </w:tc>
      </w:tr>
      <w:tr w:rsidR="00344CFD" w14:paraId="0348801E" w14:textId="77777777">
        <w:trPr>
          <w:trHeight w:val="400"/>
        </w:trPr>
        <w:tc>
          <w:tcPr>
            <w:tcW w:w="1725" w:type="dxa"/>
            <w:shd w:val="clear" w:color="auto" w:fill="auto"/>
            <w:tcMar>
              <w:top w:w="100" w:type="dxa"/>
              <w:left w:w="100" w:type="dxa"/>
              <w:bottom w:w="100" w:type="dxa"/>
              <w:right w:w="100" w:type="dxa"/>
            </w:tcMar>
          </w:tcPr>
          <w:p w:rsidR="0054416A" w:rsidP="002F6121" w:rsidRDefault="0054416A" w14:paraId="13E7F172" w14:textId="77777777">
            <w:pPr>
              <w:widowControl w:val="0"/>
            </w:pPr>
            <w:r>
              <w:t>New Hire</w:t>
            </w:r>
          </w:p>
          <w:p w:rsidR="0054416A" w:rsidP="002F6121" w:rsidRDefault="0054416A" w14:paraId="44264CAC" w14:textId="77777777">
            <w:pPr>
              <w:widowControl w:val="0"/>
              <w:rPr>
                <w:smallCaps/>
                <w:color w:val="2F5496"/>
              </w:rPr>
            </w:pPr>
          </w:p>
        </w:tc>
        <w:tc>
          <w:tcPr>
            <w:tcW w:w="4545" w:type="dxa"/>
            <w:shd w:val="clear" w:color="auto" w:fill="auto"/>
            <w:tcMar>
              <w:top w:w="100" w:type="dxa"/>
              <w:left w:w="100" w:type="dxa"/>
              <w:bottom w:w="100" w:type="dxa"/>
              <w:right w:w="100" w:type="dxa"/>
            </w:tcMar>
          </w:tcPr>
          <w:p w:rsidR="0054416A" w:rsidP="002F6121" w:rsidRDefault="0054416A" w14:paraId="0C584D69" w14:textId="77777777">
            <w:r>
              <w:t>Account Request</w:t>
            </w:r>
          </w:p>
        </w:tc>
        <w:tc>
          <w:tcPr>
            <w:tcW w:w="3120" w:type="dxa"/>
            <w:shd w:val="clear" w:color="auto" w:fill="auto"/>
            <w:tcMar>
              <w:top w:w="100" w:type="dxa"/>
              <w:left w:w="100" w:type="dxa"/>
              <w:bottom w:w="100" w:type="dxa"/>
              <w:right w:w="100" w:type="dxa"/>
            </w:tcMar>
          </w:tcPr>
          <w:p w:rsidR="0054416A" w:rsidP="002F6121" w:rsidRDefault="0054416A" w14:paraId="329E7057" w14:textId="18E2BCFE">
            <w:pPr>
              <w:widowControl w:val="0"/>
              <w:rPr>
                <w:b/>
              </w:rPr>
            </w:pPr>
            <w:r>
              <w:t xml:space="preserve">Provision user to </w:t>
            </w:r>
            <w:r w:rsidR="00CC0B9A">
              <w:t>Epic EMP</w:t>
            </w:r>
          </w:p>
        </w:tc>
      </w:tr>
      <w:tr w:rsidR="00344CFD" w14:paraId="2E80F7DE" w14:textId="77777777">
        <w:tc>
          <w:tcPr>
            <w:tcW w:w="1725" w:type="dxa"/>
            <w:shd w:val="clear" w:color="auto" w:fill="auto"/>
            <w:tcMar>
              <w:top w:w="100" w:type="dxa"/>
              <w:left w:w="100" w:type="dxa"/>
              <w:bottom w:w="100" w:type="dxa"/>
              <w:right w:w="100" w:type="dxa"/>
            </w:tcMar>
          </w:tcPr>
          <w:p w:rsidR="0054416A" w:rsidP="002F6121" w:rsidRDefault="0054416A" w14:paraId="0F67AF75" w14:textId="77777777">
            <w:pPr>
              <w:widowControl w:val="0"/>
            </w:pPr>
            <w:r>
              <w:t>Update User</w:t>
            </w:r>
          </w:p>
        </w:tc>
        <w:tc>
          <w:tcPr>
            <w:tcW w:w="4545" w:type="dxa"/>
            <w:shd w:val="clear" w:color="auto" w:fill="auto"/>
            <w:tcMar>
              <w:top w:w="100" w:type="dxa"/>
              <w:left w:w="100" w:type="dxa"/>
              <w:bottom w:w="100" w:type="dxa"/>
              <w:right w:w="100" w:type="dxa"/>
            </w:tcMar>
          </w:tcPr>
          <w:p w:rsidR="0054416A" w:rsidP="002F6121" w:rsidRDefault="0054416A" w14:paraId="17C2C398" w14:textId="77777777">
            <w:proofErr w:type="gramStart"/>
            <w:r>
              <w:t>IF(</w:t>
            </w:r>
            <w:proofErr w:type="gramEnd"/>
            <w:r>
              <w:t>Any map user attribute updated)</w:t>
            </w:r>
          </w:p>
        </w:tc>
        <w:tc>
          <w:tcPr>
            <w:tcW w:w="3120" w:type="dxa"/>
            <w:shd w:val="clear" w:color="auto" w:fill="auto"/>
            <w:tcMar>
              <w:top w:w="100" w:type="dxa"/>
              <w:left w:w="100" w:type="dxa"/>
              <w:bottom w:w="100" w:type="dxa"/>
              <w:right w:w="100" w:type="dxa"/>
            </w:tcMar>
          </w:tcPr>
          <w:p w:rsidR="0054416A" w:rsidP="002F6121" w:rsidRDefault="0054416A" w14:paraId="25D66F85" w14:textId="5CD63585">
            <w:r>
              <w:t xml:space="preserve">Provision attribute updates to </w:t>
            </w:r>
            <w:commentRangeStart w:id="261"/>
            <w:r w:rsidR="00CC0B9A">
              <w:t>EMP</w:t>
            </w:r>
            <w:commentRangeEnd w:id="261"/>
            <w:r w:rsidR="00B9405B">
              <w:rPr>
                <w:rStyle w:val="CommentReference"/>
              </w:rPr>
              <w:commentReference w:id="261"/>
            </w:r>
          </w:p>
        </w:tc>
      </w:tr>
      <w:tr w:rsidR="00344CFD" w14:paraId="10BC538F" w14:textId="77777777">
        <w:trPr>
          <w:trHeight w:val="400"/>
        </w:trPr>
        <w:tc>
          <w:tcPr>
            <w:tcW w:w="1725" w:type="dxa"/>
            <w:shd w:val="clear" w:color="auto" w:fill="auto"/>
            <w:tcMar>
              <w:top w:w="100" w:type="dxa"/>
              <w:left w:w="100" w:type="dxa"/>
              <w:bottom w:w="100" w:type="dxa"/>
              <w:right w:w="100" w:type="dxa"/>
            </w:tcMar>
          </w:tcPr>
          <w:p w:rsidR="0054416A" w:rsidP="002F6121" w:rsidRDefault="0054416A" w14:paraId="24B1BC1E" w14:textId="77777777">
            <w:pPr>
              <w:widowControl w:val="0"/>
            </w:pPr>
            <w:r>
              <w:t>Termination</w:t>
            </w:r>
          </w:p>
        </w:tc>
        <w:tc>
          <w:tcPr>
            <w:tcW w:w="4545" w:type="dxa"/>
            <w:shd w:val="clear" w:color="auto" w:fill="auto"/>
            <w:tcMar>
              <w:top w:w="100" w:type="dxa"/>
              <w:left w:w="100" w:type="dxa"/>
              <w:bottom w:w="100" w:type="dxa"/>
              <w:right w:w="100" w:type="dxa"/>
            </w:tcMar>
          </w:tcPr>
          <w:p w:rsidR="0054416A" w:rsidP="002F6121" w:rsidRDefault="0054416A" w14:paraId="518A94C7" w14:textId="77777777">
            <w:r>
              <w:t>User is disabled</w:t>
            </w:r>
          </w:p>
        </w:tc>
        <w:tc>
          <w:tcPr>
            <w:tcW w:w="3120" w:type="dxa"/>
            <w:shd w:val="clear" w:color="auto" w:fill="auto"/>
            <w:tcMar>
              <w:top w:w="100" w:type="dxa"/>
              <w:left w:w="100" w:type="dxa"/>
              <w:bottom w:w="100" w:type="dxa"/>
              <w:right w:w="100" w:type="dxa"/>
            </w:tcMar>
          </w:tcPr>
          <w:p w:rsidR="0054416A" w:rsidP="002F6121" w:rsidRDefault="0054416A" w14:paraId="4C7A73E1" w14:textId="4B22F200">
            <w:r>
              <w:t xml:space="preserve">Disable </w:t>
            </w:r>
            <w:r w:rsidR="00CC0B9A">
              <w:t>Epic</w:t>
            </w:r>
            <w:r>
              <w:t xml:space="preserve"> Account</w:t>
            </w:r>
          </w:p>
        </w:tc>
      </w:tr>
      <w:tr w:rsidR="00344CFD" w14:paraId="1223CDCE" w14:textId="77777777">
        <w:tc>
          <w:tcPr>
            <w:tcW w:w="1725" w:type="dxa"/>
            <w:shd w:val="clear" w:color="auto" w:fill="auto"/>
            <w:tcMar>
              <w:top w:w="100" w:type="dxa"/>
              <w:left w:w="100" w:type="dxa"/>
              <w:bottom w:w="100" w:type="dxa"/>
              <w:right w:w="100" w:type="dxa"/>
            </w:tcMar>
          </w:tcPr>
          <w:p w:rsidR="0054416A" w:rsidP="002F6121" w:rsidRDefault="0054416A" w14:paraId="23DE601B" w14:textId="77777777">
            <w:pPr>
              <w:widowControl w:val="0"/>
            </w:pPr>
            <w:r>
              <w:t>Rehire</w:t>
            </w:r>
          </w:p>
        </w:tc>
        <w:tc>
          <w:tcPr>
            <w:tcW w:w="4545" w:type="dxa"/>
            <w:shd w:val="clear" w:color="auto" w:fill="auto"/>
            <w:tcMar>
              <w:top w:w="100" w:type="dxa"/>
              <w:left w:w="100" w:type="dxa"/>
              <w:bottom w:w="100" w:type="dxa"/>
              <w:right w:w="100" w:type="dxa"/>
            </w:tcMar>
          </w:tcPr>
          <w:p w:rsidR="0054416A" w:rsidP="002F6121" w:rsidRDefault="0054416A" w14:paraId="2519A668" w14:textId="77777777">
            <w:r>
              <w:t>Rehired within 30 days of termination</w:t>
            </w:r>
          </w:p>
        </w:tc>
        <w:tc>
          <w:tcPr>
            <w:tcW w:w="3120" w:type="dxa"/>
            <w:shd w:val="clear" w:color="auto" w:fill="auto"/>
            <w:tcMar>
              <w:top w:w="100" w:type="dxa"/>
              <w:left w:w="100" w:type="dxa"/>
              <w:bottom w:w="100" w:type="dxa"/>
              <w:right w:w="100" w:type="dxa"/>
            </w:tcMar>
          </w:tcPr>
          <w:p w:rsidR="0054416A" w:rsidP="002F6121" w:rsidRDefault="0054416A" w14:paraId="641198E7" w14:textId="64E4D097">
            <w:r>
              <w:t xml:space="preserve">Enable </w:t>
            </w:r>
            <w:r w:rsidR="00CC0B9A">
              <w:t>Epic</w:t>
            </w:r>
          </w:p>
        </w:tc>
      </w:tr>
      <w:tr w:rsidR="00344CFD" w14:paraId="365F4C0D" w14:textId="77777777">
        <w:tc>
          <w:tcPr>
            <w:tcW w:w="1725" w:type="dxa"/>
            <w:shd w:val="clear" w:color="auto" w:fill="auto"/>
            <w:tcMar>
              <w:top w:w="100" w:type="dxa"/>
              <w:left w:w="100" w:type="dxa"/>
              <w:bottom w:w="100" w:type="dxa"/>
              <w:right w:w="100" w:type="dxa"/>
            </w:tcMar>
          </w:tcPr>
          <w:p w:rsidR="0054416A" w:rsidP="002F6121" w:rsidRDefault="0054416A" w14:paraId="029B234B" w14:textId="77777777">
            <w:pPr>
              <w:widowControl w:val="0"/>
            </w:pPr>
          </w:p>
        </w:tc>
        <w:tc>
          <w:tcPr>
            <w:tcW w:w="4545" w:type="dxa"/>
            <w:shd w:val="clear" w:color="auto" w:fill="auto"/>
            <w:tcMar>
              <w:top w:w="100" w:type="dxa"/>
              <w:left w:w="100" w:type="dxa"/>
              <w:bottom w:w="100" w:type="dxa"/>
              <w:right w:w="100" w:type="dxa"/>
            </w:tcMar>
          </w:tcPr>
          <w:p w:rsidR="0054416A" w:rsidP="002F6121" w:rsidRDefault="0054416A" w14:paraId="14A5A45A" w14:textId="77777777">
            <w:r>
              <w:t>Rehired after 30 days of termination</w:t>
            </w:r>
          </w:p>
        </w:tc>
        <w:tc>
          <w:tcPr>
            <w:tcW w:w="3120" w:type="dxa"/>
            <w:shd w:val="clear" w:color="auto" w:fill="auto"/>
            <w:tcMar>
              <w:top w:w="100" w:type="dxa"/>
              <w:left w:w="100" w:type="dxa"/>
              <w:bottom w:w="100" w:type="dxa"/>
              <w:right w:w="100" w:type="dxa"/>
            </w:tcMar>
          </w:tcPr>
          <w:p w:rsidR="0054416A" w:rsidP="002F6121" w:rsidRDefault="0054416A" w14:paraId="319EDBB4" w14:textId="3CFFE5EB">
            <w:r>
              <w:t xml:space="preserve">Create </w:t>
            </w:r>
            <w:r w:rsidR="00CC0B9A">
              <w:t>Epic</w:t>
            </w:r>
            <w:r>
              <w:t xml:space="preserve"> account with </w:t>
            </w:r>
            <w:r w:rsidR="00CC0B9A">
              <w:t>new System</w:t>
            </w:r>
            <w:r>
              <w:t xml:space="preserve"> Login &amp; email Attribute. </w:t>
            </w:r>
          </w:p>
        </w:tc>
      </w:tr>
    </w:tbl>
    <w:p w:rsidR="00E361C1" w:rsidP="00E361C1" w:rsidRDefault="00E361C1" w14:paraId="4CC770B4" w14:textId="77777777"/>
    <w:p w:rsidR="00E361C1" w:rsidP="00DD49BB" w:rsidRDefault="00E361C1" w14:paraId="1A3B9584" w14:textId="424425EB">
      <w:pPr>
        <w:pStyle w:val="Heading4"/>
      </w:pPr>
      <w:bookmarkStart w:name="_Toc167026992" w:id="262"/>
      <w:r>
        <w:t>2</w:t>
      </w:r>
      <w:r w:rsidR="004265D5">
        <w:t>1</w:t>
      </w:r>
      <w:r>
        <w:t>.</w:t>
      </w:r>
      <w:r w:rsidR="00F4188C">
        <w:t>6</w:t>
      </w:r>
      <w:r>
        <w:t xml:space="preserve"> Reconciliation Jobs:</w:t>
      </w:r>
      <w:bookmarkEnd w:id="262"/>
    </w:p>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3120"/>
        <w:gridCol w:w="3120"/>
        <w:gridCol w:w="3120"/>
      </w:tblGrid>
      <w:tr w:rsidR="00E361C1" w:rsidTr="002F6121" w14:paraId="5AE754C5" w14:textId="77777777">
        <w:tc>
          <w:tcPr>
            <w:tcW w:w="3120" w:type="dxa"/>
            <w:shd w:val="clear" w:color="auto" w:fill="6D9EEB"/>
            <w:tcMar>
              <w:top w:w="100" w:type="dxa"/>
              <w:left w:w="100" w:type="dxa"/>
              <w:bottom w:w="100" w:type="dxa"/>
              <w:right w:w="100" w:type="dxa"/>
            </w:tcMar>
          </w:tcPr>
          <w:p w:rsidR="00E361C1" w:rsidP="002F6121" w:rsidRDefault="00E361C1" w14:paraId="7AE3A08C" w14:textId="77777777">
            <w:pPr>
              <w:widowControl w:val="0"/>
              <w:rPr>
                <w:b/>
                <w:color w:val="FFFFFF"/>
              </w:rPr>
            </w:pPr>
            <w:r>
              <w:rPr>
                <w:b/>
                <w:color w:val="FFFFFF"/>
              </w:rPr>
              <w:t>Name</w:t>
            </w:r>
          </w:p>
        </w:tc>
        <w:tc>
          <w:tcPr>
            <w:tcW w:w="3120" w:type="dxa"/>
            <w:shd w:val="clear" w:color="auto" w:fill="6D9EEB"/>
            <w:tcMar>
              <w:top w:w="100" w:type="dxa"/>
              <w:left w:w="100" w:type="dxa"/>
              <w:bottom w:w="100" w:type="dxa"/>
              <w:right w:w="100" w:type="dxa"/>
            </w:tcMar>
          </w:tcPr>
          <w:p w:rsidR="00E361C1" w:rsidP="002F6121" w:rsidRDefault="00E361C1" w14:paraId="09931286" w14:textId="77777777">
            <w:pPr>
              <w:widowControl w:val="0"/>
              <w:rPr>
                <w:b/>
                <w:color w:val="FFFFFF"/>
              </w:rPr>
            </w:pPr>
            <w:r>
              <w:rPr>
                <w:b/>
                <w:color w:val="FFFFFF"/>
              </w:rPr>
              <w:t>details</w:t>
            </w:r>
          </w:p>
        </w:tc>
        <w:tc>
          <w:tcPr>
            <w:tcW w:w="3120" w:type="dxa"/>
            <w:shd w:val="clear" w:color="auto" w:fill="6D9EEB"/>
            <w:tcMar>
              <w:top w:w="100" w:type="dxa"/>
              <w:left w:w="100" w:type="dxa"/>
              <w:bottom w:w="100" w:type="dxa"/>
              <w:right w:w="100" w:type="dxa"/>
            </w:tcMar>
          </w:tcPr>
          <w:p w:rsidR="00E361C1" w:rsidP="002F6121" w:rsidRDefault="00E361C1" w14:paraId="6A3A554D" w14:textId="77777777">
            <w:pPr>
              <w:widowControl w:val="0"/>
              <w:rPr>
                <w:b/>
                <w:color w:val="FFFFFF"/>
              </w:rPr>
            </w:pPr>
            <w:r>
              <w:rPr>
                <w:b/>
                <w:color w:val="FFFFFF"/>
              </w:rPr>
              <w:t>Frequency</w:t>
            </w:r>
          </w:p>
        </w:tc>
      </w:tr>
      <w:tr w:rsidR="00E361C1" w:rsidTr="002F6121" w14:paraId="69AC1DD8" w14:textId="77777777">
        <w:tc>
          <w:tcPr>
            <w:tcW w:w="3120" w:type="dxa"/>
            <w:shd w:val="clear" w:color="auto" w:fill="auto"/>
            <w:tcMar>
              <w:top w:w="100" w:type="dxa"/>
              <w:left w:w="100" w:type="dxa"/>
              <w:bottom w:w="100" w:type="dxa"/>
              <w:right w:w="100" w:type="dxa"/>
            </w:tcMar>
          </w:tcPr>
          <w:p w:rsidR="00E361C1" w:rsidP="002F6121" w:rsidRDefault="00F4188C" w14:paraId="77ABF5AF" w14:textId="6AD91608">
            <w:pPr>
              <w:widowControl w:val="0"/>
              <w:rPr>
                <w:smallCaps/>
                <w:color w:val="2F5496"/>
              </w:rPr>
            </w:pPr>
            <w:proofErr w:type="spellStart"/>
            <w:r>
              <w:rPr>
                <w:smallCaps/>
                <w:color w:val="2F5496"/>
              </w:rPr>
              <w:t>Epic</w:t>
            </w:r>
            <w:r w:rsidR="00E361C1">
              <w:rPr>
                <w:smallCaps/>
                <w:color w:val="2F5496"/>
              </w:rPr>
              <w:t>_</w:t>
            </w:r>
            <w:r>
              <w:rPr>
                <w:smallCaps/>
                <w:color w:val="2F5496"/>
              </w:rPr>
              <w:t>EMP_</w:t>
            </w:r>
            <w:r w:rsidR="00E361C1">
              <w:rPr>
                <w:smallCaps/>
                <w:color w:val="2F5496"/>
              </w:rPr>
              <w:t>User_Import_full</w:t>
            </w:r>
            <w:proofErr w:type="spellEnd"/>
          </w:p>
        </w:tc>
        <w:tc>
          <w:tcPr>
            <w:tcW w:w="3120" w:type="dxa"/>
            <w:shd w:val="clear" w:color="auto" w:fill="auto"/>
            <w:tcMar>
              <w:top w:w="100" w:type="dxa"/>
              <w:left w:w="100" w:type="dxa"/>
              <w:bottom w:w="100" w:type="dxa"/>
              <w:right w:w="100" w:type="dxa"/>
            </w:tcMar>
          </w:tcPr>
          <w:p w:rsidR="00E361C1" w:rsidP="002F6121" w:rsidRDefault="00E361C1" w14:paraId="1AFD3EE6" w14:textId="00174061">
            <w:pPr>
              <w:widowControl w:val="0"/>
              <w:rPr>
                <w:smallCaps/>
                <w:color w:val="2F5496"/>
              </w:rPr>
            </w:pPr>
            <w:r>
              <w:t xml:space="preserve">User Import via a Connection which uses </w:t>
            </w:r>
            <w:r w:rsidR="00F4188C">
              <w:t xml:space="preserve">Epic </w:t>
            </w:r>
            <w:proofErr w:type="gramStart"/>
            <w:r w:rsidR="00F4188C">
              <w:t xml:space="preserve">EMP </w:t>
            </w:r>
            <w:r>
              <w:t xml:space="preserve"> connection</w:t>
            </w:r>
            <w:proofErr w:type="gramEnd"/>
            <w:r>
              <w:t xml:space="preserve"> and the attribute mapping to bring new users / updates and termination feed. </w:t>
            </w:r>
          </w:p>
        </w:tc>
        <w:tc>
          <w:tcPr>
            <w:tcW w:w="3120" w:type="dxa"/>
            <w:shd w:val="clear" w:color="auto" w:fill="auto"/>
            <w:tcMar>
              <w:top w:w="100" w:type="dxa"/>
              <w:left w:w="100" w:type="dxa"/>
              <w:bottom w:w="100" w:type="dxa"/>
              <w:right w:w="100" w:type="dxa"/>
            </w:tcMar>
          </w:tcPr>
          <w:p w:rsidR="00E361C1" w:rsidP="002F6121" w:rsidRDefault="00E361C1" w14:paraId="0062CF02" w14:textId="77777777">
            <w:pPr>
              <w:widowControl w:val="0"/>
              <w:rPr>
                <w:smallCaps/>
                <w:color w:val="2F5496"/>
              </w:rPr>
            </w:pPr>
            <w:r>
              <w:rPr>
                <w:smallCaps/>
                <w:color w:val="2F5496"/>
              </w:rPr>
              <w:t>Daily Multiple Times (Schedule TBD)</w:t>
            </w:r>
          </w:p>
        </w:tc>
      </w:tr>
    </w:tbl>
    <w:p w:rsidR="00E361C1" w:rsidP="00E361C1" w:rsidRDefault="00E361C1" w14:paraId="0B01E86D" w14:textId="77777777">
      <w:pPr>
        <w:rPr>
          <w:smallCaps/>
          <w:color w:val="2F5496"/>
        </w:rPr>
      </w:pPr>
      <w:commentRangeStart w:id="263"/>
      <w:commentRangeEnd w:id="263"/>
      <w:r>
        <w:rPr>
          <w:rStyle w:val="CommentReference"/>
        </w:rPr>
        <w:commentReference w:id="263"/>
      </w:r>
    </w:p>
    <w:p w:rsidRPr="00781400" w:rsidR="00B13109" w:rsidP="005C2EF0" w:rsidRDefault="00B13109" w14:paraId="1CCC6696" w14:textId="77777777">
      <w:pPr>
        <w:pStyle w:val="ListParagraph"/>
        <w:pBdr>
          <w:top w:val="nil"/>
          <w:left w:val="nil"/>
          <w:bottom w:val="nil"/>
          <w:right w:val="nil"/>
          <w:between w:val="nil"/>
        </w:pBdr>
        <w:spacing w:line="240" w:lineRule="auto"/>
        <w:ind w:left="0"/>
        <w:rPr>
          <w:color w:val="000000"/>
          <w:lang w:val="en-US"/>
        </w:rPr>
      </w:pPr>
    </w:p>
    <w:p w:rsidR="00A7143A" w:rsidRDefault="00A7143A" w14:paraId="0000055E" w14:textId="77777777"/>
    <w:p w:rsidR="00A7143A" w:rsidP="00030E85" w:rsidRDefault="008C136C" w14:paraId="0000055F" w14:textId="77777777">
      <w:pPr>
        <w:pStyle w:val="Heading1"/>
        <w:numPr>
          <w:ilvl w:val="0"/>
          <w:numId w:val="52"/>
        </w:numPr>
      </w:pPr>
      <w:r>
        <w:t xml:space="preserve"> </w:t>
      </w:r>
      <w:bookmarkStart w:name="_Toc167026993" w:id="264"/>
      <w:commentRangeStart w:id="265"/>
      <w:r>
        <w:t>EMAIL TEMPLATES</w:t>
      </w:r>
      <w:bookmarkEnd w:id="264"/>
      <w:commentRangeEnd w:id="265"/>
      <w:r w:rsidR="0069675B">
        <w:rPr>
          <w:rStyle w:val="CommentReference"/>
          <w:caps w:val="0"/>
          <w:color w:val="auto"/>
          <w:spacing w:val="0"/>
        </w:rPr>
        <w:commentReference w:id="265"/>
      </w:r>
    </w:p>
    <w:p w:rsidR="00A7143A" w:rsidRDefault="00A7143A" w14:paraId="00000560" w14:textId="77777777"/>
    <w:p w:rsidR="00A7143A" w:rsidRDefault="008C136C" w14:paraId="00000561" w14:textId="77777777">
      <w:pPr>
        <w:pStyle w:val="Heading4"/>
      </w:pPr>
      <w:bookmarkStart w:name="_Toc167026994" w:id="267"/>
      <w:r>
        <w:t>Assumptions</w:t>
      </w:r>
      <w:bookmarkEnd w:id="267"/>
    </w:p>
    <w:p w:rsidR="00A7143A" w:rsidRDefault="008C136C" w14:paraId="00000562" w14:textId="77777777">
      <w:pPr>
        <w:numPr>
          <w:ilvl w:val="0"/>
          <w:numId w:val="10"/>
        </w:numPr>
        <w:pBdr>
          <w:top w:val="nil"/>
          <w:left w:val="nil"/>
          <w:bottom w:val="nil"/>
          <w:right w:val="nil"/>
          <w:between w:val="nil"/>
        </w:pBdr>
        <w:spacing w:after="0"/>
        <w:rPr>
          <w:b/>
          <w:color w:val="000000"/>
        </w:rPr>
      </w:pPr>
      <w:r w:rsidRPr="2206851C">
        <w:rPr>
          <w:color w:val="000000" w:themeColor="text1"/>
        </w:rPr>
        <w:t>For email encryption, custom O365 rule would be used based on email subject/body content.</w:t>
      </w:r>
    </w:p>
    <w:p w:rsidR="00A7143A" w:rsidRDefault="008C136C" w14:paraId="00000563" w14:textId="77777777">
      <w:pPr>
        <w:numPr>
          <w:ilvl w:val="0"/>
          <w:numId w:val="10"/>
        </w:numPr>
        <w:pBdr>
          <w:top w:val="nil"/>
          <w:left w:val="nil"/>
          <w:bottom w:val="nil"/>
          <w:right w:val="nil"/>
          <w:between w:val="nil"/>
        </w:pBdr>
        <w:spacing w:before="0"/>
        <w:rPr>
          <w:b/>
          <w:color w:val="000000"/>
        </w:rPr>
      </w:pPr>
      <w:r w:rsidRPr="2206851C">
        <w:rPr>
          <w:color w:val="000000" w:themeColor="text1"/>
        </w:rPr>
        <w:t>Customer will provide mailbox</w:t>
      </w:r>
    </w:p>
    <w:p w:rsidR="00A7143A" w:rsidRDefault="00A7143A" w14:paraId="00000564" w14:textId="77777777">
      <w:pPr>
        <w:pBdr>
          <w:top w:val="nil"/>
          <w:left w:val="nil"/>
          <w:bottom w:val="nil"/>
          <w:right w:val="nil"/>
          <w:between w:val="nil"/>
        </w:pBdr>
        <w:spacing w:before="0"/>
        <w:ind w:left="720"/>
        <w:rPr>
          <w:b/>
          <w:color w:val="000000"/>
        </w:rPr>
      </w:pPr>
    </w:p>
    <w:tbl>
      <w:tblPr>
        <w:tblW w:w="935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100" w:type="dxa"/>
          <w:left w:w="100" w:type="dxa"/>
          <w:bottom w:w="100" w:type="dxa"/>
          <w:right w:w="100" w:type="dxa"/>
        </w:tblCellMar>
        <w:tblLook w:val="0400" w:firstRow="0" w:lastRow="0" w:firstColumn="0" w:lastColumn="0" w:noHBand="0" w:noVBand="1"/>
      </w:tblPr>
      <w:tblGrid>
        <w:gridCol w:w="3116"/>
        <w:gridCol w:w="3117"/>
        <w:gridCol w:w="3117"/>
      </w:tblGrid>
      <w:tr w:rsidR="00A7143A" w:rsidTr="1B7DC4E2" w14:paraId="6F693548" w14:textId="77777777">
        <w:tc>
          <w:tcPr>
            <w:tcW w:w="3116" w:type="dxa"/>
            <w:shd w:val="clear" w:color="auto" w:fill="4472C4" w:themeFill="accent1"/>
          </w:tcPr>
          <w:p w:rsidR="00A7143A" w:rsidRDefault="008C136C" w14:paraId="00000565" w14:textId="77777777">
            <w:pPr>
              <w:spacing w:before="240" w:after="60"/>
              <w:jc w:val="both"/>
              <w:rPr>
                <w:b/>
                <w:color w:val="FFFFFF"/>
              </w:rPr>
            </w:pPr>
            <w:r>
              <w:rPr>
                <w:b/>
                <w:color w:val="FFFFFF"/>
              </w:rPr>
              <w:t>Type</w:t>
            </w:r>
          </w:p>
        </w:tc>
        <w:tc>
          <w:tcPr>
            <w:tcW w:w="3117" w:type="dxa"/>
            <w:shd w:val="clear" w:color="auto" w:fill="4472C4" w:themeFill="accent1"/>
          </w:tcPr>
          <w:p w:rsidR="00A7143A" w:rsidRDefault="008C136C" w14:paraId="00000566" w14:textId="77777777">
            <w:pPr>
              <w:spacing w:before="240" w:after="60"/>
              <w:jc w:val="both"/>
              <w:rPr>
                <w:b/>
                <w:color w:val="FFFFFF"/>
              </w:rPr>
            </w:pPr>
            <w:r>
              <w:rPr>
                <w:b/>
                <w:color w:val="FFFFFF"/>
              </w:rPr>
              <w:t>Event</w:t>
            </w:r>
          </w:p>
        </w:tc>
        <w:tc>
          <w:tcPr>
            <w:tcW w:w="3117" w:type="dxa"/>
            <w:shd w:val="clear" w:color="auto" w:fill="4472C4" w:themeFill="accent1"/>
          </w:tcPr>
          <w:p w:rsidR="00A7143A" w:rsidRDefault="008C136C" w14:paraId="00000567" w14:textId="77777777">
            <w:pPr>
              <w:spacing w:before="240" w:after="60"/>
              <w:jc w:val="both"/>
              <w:rPr>
                <w:b/>
                <w:color w:val="FFFFFF"/>
              </w:rPr>
            </w:pPr>
            <w:r>
              <w:rPr>
                <w:b/>
                <w:color w:val="FFFFFF"/>
              </w:rPr>
              <w:t>Content</w:t>
            </w:r>
          </w:p>
        </w:tc>
      </w:tr>
      <w:tr w:rsidR="00A7143A" w:rsidTr="1B7DC4E2" w14:paraId="322E0A50" w14:textId="77777777">
        <w:tc>
          <w:tcPr>
            <w:tcW w:w="3116" w:type="dxa"/>
          </w:tcPr>
          <w:p w:rsidR="00A7143A" w:rsidRDefault="008C136C" w14:paraId="00000568" w14:textId="77777777">
            <w:pPr>
              <w:spacing w:before="240" w:after="60"/>
              <w:jc w:val="both"/>
            </w:pPr>
            <w:r>
              <w:t xml:space="preserve">AD -&gt; Account and password sharing </w:t>
            </w:r>
          </w:p>
        </w:tc>
        <w:tc>
          <w:tcPr>
            <w:tcW w:w="3117" w:type="dxa"/>
          </w:tcPr>
          <w:p w:rsidR="00A7143A" w:rsidRDefault="6CE87CB8" w14:paraId="00000569" w14:textId="77777777">
            <w:pPr>
              <w:spacing w:before="240" w:after="60"/>
              <w:jc w:val="both"/>
            </w:pPr>
            <w:r>
              <w:t xml:space="preserve">Successful AD </w:t>
            </w:r>
            <w:commentRangeStart w:id="268"/>
            <w:commentRangeStart w:id="269"/>
            <w:r>
              <w:t>account creation</w:t>
            </w:r>
            <w:commentRangeEnd w:id="268"/>
            <w:r w:rsidR="008C136C">
              <w:rPr>
                <w:rStyle w:val="CommentReference"/>
              </w:rPr>
              <w:commentReference w:id="268"/>
            </w:r>
            <w:commentRangeEnd w:id="269"/>
            <w:r w:rsidR="008C136C">
              <w:rPr>
                <w:rStyle w:val="CommentReference"/>
              </w:rPr>
              <w:commentReference w:id="269"/>
            </w:r>
          </w:p>
        </w:tc>
        <w:tc>
          <w:tcPr>
            <w:tcW w:w="3117" w:type="dxa"/>
          </w:tcPr>
          <w:p w:rsidR="00A7143A" w:rsidRDefault="00A7143A" w14:paraId="0000056A" w14:textId="77777777">
            <w:pPr>
              <w:spacing w:before="240" w:after="60"/>
              <w:jc w:val="both"/>
            </w:pPr>
          </w:p>
        </w:tc>
      </w:tr>
      <w:tr w:rsidR="00A7143A" w:rsidTr="1B7DC4E2" w14:paraId="2B4E5BFB" w14:textId="77777777">
        <w:tc>
          <w:tcPr>
            <w:tcW w:w="3116" w:type="dxa"/>
          </w:tcPr>
          <w:p w:rsidR="00A7143A" w:rsidRDefault="008C136C" w14:paraId="0000056B" w14:textId="77777777">
            <w:pPr>
              <w:spacing w:before="240" w:after="60"/>
              <w:jc w:val="both"/>
            </w:pPr>
            <w:r>
              <w:t xml:space="preserve">Duo </w:t>
            </w:r>
            <w:proofErr w:type="spellStart"/>
            <w:r>
              <w:t>enrollment</w:t>
            </w:r>
            <w:proofErr w:type="spellEnd"/>
            <w:r>
              <w:t xml:space="preserve"> </w:t>
            </w:r>
          </w:p>
        </w:tc>
        <w:tc>
          <w:tcPr>
            <w:tcW w:w="3117" w:type="dxa"/>
          </w:tcPr>
          <w:p w:rsidR="00A7143A" w:rsidRDefault="008C136C" w14:paraId="0000056C" w14:textId="77777777">
            <w:pPr>
              <w:spacing w:before="240" w:after="60"/>
              <w:jc w:val="both"/>
            </w:pPr>
            <w:r>
              <w:t>Successful DUO account creation</w:t>
            </w:r>
          </w:p>
        </w:tc>
        <w:tc>
          <w:tcPr>
            <w:tcW w:w="3117" w:type="dxa"/>
          </w:tcPr>
          <w:p w:rsidR="00A7143A" w:rsidRDefault="00A7143A" w14:paraId="0000056D" w14:textId="77777777">
            <w:pPr>
              <w:spacing w:before="240" w:after="60"/>
              <w:jc w:val="both"/>
            </w:pPr>
          </w:p>
        </w:tc>
      </w:tr>
      <w:tr w:rsidR="00A7143A" w:rsidTr="1B7DC4E2" w14:paraId="782B7982" w14:textId="77777777">
        <w:tc>
          <w:tcPr>
            <w:tcW w:w="3116" w:type="dxa"/>
          </w:tcPr>
          <w:p w:rsidR="00A7143A" w:rsidRDefault="008C136C" w14:paraId="0000056E" w14:textId="77777777">
            <w:pPr>
              <w:spacing w:before="240" w:after="60"/>
              <w:jc w:val="both"/>
            </w:pPr>
            <w:r>
              <w:t>User termination email to manager</w:t>
            </w:r>
          </w:p>
        </w:tc>
        <w:tc>
          <w:tcPr>
            <w:tcW w:w="3117" w:type="dxa"/>
          </w:tcPr>
          <w:p w:rsidR="00A7143A" w:rsidRDefault="008C136C" w14:paraId="0000056F" w14:textId="5FEBF025">
            <w:pPr>
              <w:spacing w:before="240" w:after="60"/>
              <w:jc w:val="both"/>
            </w:pPr>
            <w:r>
              <w:t>User terminated in AD</w:t>
            </w:r>
            <w:r w:rsidR="00540ABB">
              <w:t xml:space="preserve"> for employees and contingent workers only</w:t>
            </w:r>
          </w:p>
        </w:tc>
        <w:tc>
          <w:tcPr>
            <w:tcW w:w="3117" w:type="dxa"/>
          </w:tcPr>
          <w:p w:rsidR="00A7143A" w:rsidRDefault="00A7143A" w14:paraId="00000570" w14:textId="77777777">
            <w:pPr>
              <w:spacing w:before="240" w:after="60"/>
              <w:jc w:val="both"/>
            </w:pPr>
          </w:p>
        </w:tc>
      </w:tr>
      <w:tr w:rsidR="00A7143A" w:rsidTr="1B7DC4E2" w14:paraId="36E15B73" w14:textId="77777777">
        <w:tc>
          <w:tcPr>
            <w:tcW w:w="3116" w:type="dxa"/>
          </w:tcPr>
          <w:p w:rsidR="00A7143A" w:rsidRDefault="008C136C" w14:paraId="00000571" w14:textId="77777777">
            <w:pPr>
              <w:spacing w:before="240" w:after="60"/>
              <w:jc w:val="both"/>
            </w:pPr>
            <w:r>
              <w:rPr>
                <w:color w:val="222222"/>
                <w:highlight w:val="white"/>
              </w:rPr>
              <w:t>Account expiration email to relationship</w:t>
            </w:r>
          </w:p>
        </w:tc>
        <w:tc>
          <w:tcPr>
            <w:tcW w:w="3117" w:type="dxa"/>
          </w:tcPr>
          <w:p w:rsidR="00A7143A" w:rsidRDefault="008C136C" w14:paraId="00000572" w14:textId="3DAA09EF">
            <w:pPr>
              <w:spacing w:before="240" w:after="60"/>
              <w:jc w:val="both"/>
            </w:pPr>
            <w:r>
              <w:t xml:space="preserve">Report based trigger before </w:t>
            </w:r>
            <w:ins w:author="TERRY L HUTTON" w:date="2024-06-06T20:42:00Z" w:id="270">
              <w:r w:rsidR="001539BD">
                <w:t>60/</w:t>
              </w:r>
            </w:ins>
            <w:r>
              <w:t>30/14/7</w:t>
            </w:r>
            <w:ins w:author="TERRY L HUTTON" w:date="2024-06-06T20:42:00Z" w:id="271">
              <w:r w:rsidR="00C80139">
                <w:t>/1</w:t>
              </w:r>
            </w:ins>
            <w:r>
              <w:t xml:space="preserve"> days of reaching end date for Extended lea</w:t>
            </w:r>
            <w:r w:rsidR="000D23C0">
              <w:t>rner</w:t>
            </w:r>
          </w:p>
        </w:tc>
        <w:tc>
          <w:tcPr>
            <w:tcW w:w="3117" w:type="dxa"/>
          </w:tcPr>
          <w:p w:rsidR="00A7143A" w:rsidRDefault="00A7143A" w14:paraId="00000573" w14:textId="77777777">
            <w:pPr>
              <w:spacing w:before="240" w:after="60"/>
              <w:jc w:val="both"/>
            </w:pPr>
          </w:p>
        </w:tc>
      </w:tr>
    </w:tbl>
    <w:p w:rsidR="00AB5BCD" w:rsidP="00AB5BCD" w:rsidRDefault="00AB5BCD" w14:paraId="0A84B949" w14:textId="77777777">
      <w:pPr>
        <w:pStyle w:val="Heading5"/>
        <w:pBdr>
          <w:bottom w:val="single" w:color="4472C4" w:sz="6" w:space="1"/>
        </w:pBdr>
        <w:spacing w:before="240" w:after="60"/>
        <w:jc w:val="both"/>
      </w:pPr>
      <w:bookmarkStart w:name="_Toc167026995" w:id="272"/>
      <w:r>
        <w:rPr>
          <w:b/>
          <w:bCs/>
          <w:smallCaps/>
          <w:color w:val="2F5496"/>
        </w:rPr>
        <w:t>Welcome email/account claiming email sent to the end-user</w:t>
      </w:r>
      <w:bookmarkEnd w:id="272"/>
    </w:p>
    <w:p w:rsidR="00AB5BCD" w:rsidP="00AB5BCD" w:rsidRDefault="00AB5BCD" w14:paraId="20C4E65F" w14:textId="77777777">
      <w:pPr>
        <w:pStyle w:val="NormalWeb"/>
        <w:spacing w:before="240" w:after="60"/>
        <w:jc w:val="both"/>
      </w:pPr>
      <w:r>
        <w:rPr>
          <w:rFonts w:ascii="Calibri" w:hAnsi="Calibri" w:cs="Calibri"/>
          <w:color w:val="000000"/>
          <w:sz w:val="20"/>
          <w:szCs w:val="20"/>
        </w:rPr>
        <w:t>Dear ${</w:t>
      </w:r>
      <w:proofErr w:type="spellStart"/>
      <w:proofErr w:type="gramStart"/>
      <w:r>
        <w:rPr>
          <w:rFonts w:ascii="Calibri" w:hAnsi="Calibri" w:cs="Calibri"/>
          <w:color w:val="000000"/>
          <w:sz w:val="20"/>
          <w:szCs w:val="20"/>
        </w:rPr>
        <w:t>user.firstname</w:t>
      </w:r>
      <w:proofErr w:type="spellEnd"/>
      <w:proofErr w:type="gramEnd"/>
      <w:r>
        <w:rPr>
          <w:rFonts w:ascii="Calibri" w:hAnsi="Calibri" w:cs="Calibri"/>
          <w:color w:val="000000"/>
          <w:sz w:val="20"/>
          <w:szCs w:val="20"/>
        </w:rPr>
        <w:t>} ${</w:t>
      </w:r>
      <w:proofErr w:type="spellStart"/>
      <w:r>
        <w:rPr>
          <w:rFonts w:ascii="Calibri" w:hAnsi="Calibri" w:cs="Calibri"/>
          <w:color w:val="000000"/>
          <w:sz w:val="20"/>
          <w:szCs w:val="20"/>
        </w:rPr>
        <w:t>user.lastname</w:t>
      </w:r>
      <w:proofErr w:type="spellEnd"/>
      <w:r>
        <w:rPr>
          <w:rFonts w:ascii="Calibri" w:hAnsi="Calibri" w:cs="Calibri"/>
          <w:color w:val="000000"/>
          <w:sz w:val="20"/>
          <w:szCs w:val="20"/>
        </w:rPr>
        <w:t>},</w:t>
      </w:r>
    </w:p>
    <w:p w:rsidR="00AB5BCD" w:rsidP="00AB5BCD" w:rsidRDefault="00AB5BCD" w14:paraId="3CC69939" w14:textId="77777777">
      <w:pPr>
        <w:pStyle w:val="NormalWeb"/>
        <w:spacing w:before="240" w:after="60"/>
        <w:jc w:val="both"/>
      </w:pPr>
      <w:r>
        <w:rPr>
          <w:rFonts w:ascii="Calibri" w:hAnsi="Calibri" w:cs="Calibri"/>
          <w:color w:val="000000"/>
          <w:sz w:val="20"/>
          <w:szCs w:val="20"/>
        </w:rPr>
        <w:t>Welcome and Congratulations!</w:t>
      </w:r>
    </w:p>
    <w:p w:rsidR="00AB5BCD" w:rsidP="00AB5BCD" w:rsidRDefault="00AB5BCD" w14:paraId="29F10593" w14:textId="77777777">
      <w:pPr>
        <w:pStyle w:val="NormalWeb"/>
        <w:spacing w:before="240" w:after="60"/>
        <w:jc w:val="both"/>
      </w:pPr>
      <w:r>
        <w:rPr>
          <w:rFonts w:ascii="Calibri" w:hAnsi="Calibri" w:cs="Calibri"/>
          <w:color w:val="000000"/>
          <w:sz w:val="20"/>
          <w:szCs w:val="20"/>
        </w:rPr>
        <w:t>We’re excited that you are joining the Sentara Team! Please follow the steps below according to your role, as soon as possible, to ensure that you have sufficient time to complete all your required onboarding tasks and prevent delays. Please see the instructions below appropriate for your role.</w:t>
      </w:r>
    </w:p>
    <w:p w:rsidR="00AB5BCD" w:rsidP="00AB5BCD" w:rsidRDefault="00AB5BCD" w14:paraId="1E6F9CBD" w14:textId="77777777">
      <w:pPr>
        <w:pStyle w:val="NormalWeb"/>
        <w:spacing w:before="240" w:after="60"/>
        <w:jc w:val="both"/>
      </w:pPr>
      <w:r>
        <w:rPr>
          <w:rFonts w:ascii="Calibri" w:hAnsi="Calibri" w:cs="Calibri"/>
          <w:color w:val="000000"/>
          <w:sz w:val="20"/>
          <w:szCs w:val="20"/>
        </w:rPr>
        <w:t>Your Network Login is: ${</w:t>
      </w:r>
      <w:proofErr w:type="spellStart"/>
      <w:proofErr w:type="gramStart"/>
      <w:r>
        <w:rPr>
          <w:rFonts w:ascii="Calibri" w:hAnsi="Calibri" w:cs="Calibri"/>
          <w:color w:val="000000"/>
          <w:sz w:val="20"/>
          <w:szCs w:val="20"/>
        </w:rPr>
        <w:t>user.username</w:t>
      </w:r>
      <w:proofErr w:type="spellEnd"/>
      <w:proofErr w:type="gramEnd"/>
      <w:r>
        <w:rPr>
          <w:rFonts w:ascii="Calibri" w:hAnsi="Calibri" w:cs="Calibri"/>
          <w:color w:val="000000"/>
          <w:sz w:val="20"/>
          <w:szCs w:val="20"/>
        </w:rPr>
        <w:t>}</w:t>
      </w:r>
    </w:p>
    <w:p w:rsidR="00AB5BCD" w:rsidP="00AB5BCD" w:rsidRDefault="00AB5BCD" w14:paraId="3ADCCB50" w14:textId="77777777">
      <w:pPr>
        <w:pStyle w:val="NormalWeb"/>
        <w:spacing w:before="240" w:after="60"/>
        <w:jc w:val="both"/>
      </w:pPr>
      <w:r>
        <w:rPr>
          <w:rFonts w:ascii="Calibri" w:hAnsi="Calibri" w:cs="Calibri"/>
          <w:color w:val="000000"/>
          <w:sz w:val="20"/>
          <w:szCs w:val="20"/>
        </w:rPr>
        <w:t>Your Temporary Network password is: ${</w:t>
      </w:r>
      <w:proofErr w:type="spellStart"/>
      <w:r>
        <w:rPr>
          <w:rFonts w:ascii="Calibri" w:hAnsi="Calibri" w:cs="Calibri"/>
          <w:color w:val="000000"/>
          <w:sz w:val="20"/>
          <w:szCs w:val="20"/>
        </w:rPr>
        <w:t>randompassword</w:t>
      </w:r>
      <w:proofErr w:type="spellEnd"/>
      <w:r>
        <w:rPr>
          <w:rFonts w:ascii="Calibri" w:hAnsi="Calibri" w:cs="Calibri"/>
          <w:color w:val="000000"/>
          <w:sz w:val="20"/>
          <w:szCs w:val="20"/>
        </w:rPr>
        <w:t>}</w:t>
      </w:r>
    </w:p>
    <w:p w:rsidR="00AB5BCD" w:rsidP="00AB5BCD" w:rsidRDefault="00AB5BCD" w14:paraId="43708EEF" w14:textId="77777777">
      <w:pPr>
        <w:pStyle w:val="NormalWeb"/>
        <w:spacing w:before="240" w:after="60"/>
        <w:jc w:val="both"/>
      </w:pPr>
      <w:r>
        <w:rPr>
          <w:rFonts w:ascii="Calibri" w:hAnsi="Calibri" w:cs="Calibri"/>
          <w:color w:val="000000"/>
          <w:sz w:val="20"/>
          <w:szCs w:val="20"/>
        </w:rPr>
        <w:t>Your Email is: ${</w:t>
      </w:r>
      <w:proofErr w:type="spellStart"/>
      <w:proofErr w:type="gramStart"/>
      <w:r>
        <w:rPr>
          <w:rFonts w:ascii="Calibri" w:hAnsi="Calibri" w:cs="Calibri"/>
          <w:color w:val="000000"/>
          <w:sz w:val="20"/>
          <w:szCs w:val="20"/>
        </w:rPr>
        <w:t>user.email</w:t>
      </w:r>
      <w:proofErr w:type="spellEnd"/>
      <w:proofErr w:type="gramEnd"/>
      <w:r>
        <w:rPr>
          <w:rFonts w:ascii="Calibri" w:hAnsi="Calibri" w:cs="Calibri"/>
          <w:color w:val="000000"/>
          <w:sz w:val="20"/>
          <w:szCs w:val="20"/>
        </w:rPr>
        <w:t>}</w:t>
      </w:r>
    </w:p>
    <w:p w:rsidR="00AB5BCD" w:rsidP="00AB5BCD" w:rsidRDefault="00AB5BCD" w14:paraId="50283C9E" w14:textId="77777777">
      <w:pPr>
        <w:pStyle w:val="NormalWeb"/>
        <w:spacing w:before="240" w:after="60"/>
        <w:jc w:val="both"/>
      </w:pPr>
      <w:r>
        <w:rPr>
          <w:rFonts w:ascii="Calibri" w:hAnsi="Calibri" w:cs="Calibri"/>
          <w:color w:val="000000"/>
          <w:sz w:val="20"/>
          <w:szCs w:val="20"/>
        </w:rPr>
        <w:t>Step 1</w:t>
      </w:r>
    </w:p>
    <w:p w:rsidR="00AB5BCD" w:rsidP="00AB5BCD" w:rsidRDefault="00AB5BCD" w14:paraId="32AA526A" w14:textId="77777777">
      <w:pPr>
        <w:pStyle w:val="NormalWeb"/>
        <w:spacing w:before="240" w:after="60"/>
        <w:jc w:val="both"/>
      </w:pPr>
      <w:r>
        <w:rPr>
          <w:rFonts w:ascii="Calibri" w:hAnsi="Calibri" w:cs="Calibri"/>
          <w:color w:val="000000"/>
          <w:sz w:val="20"/>
          <w:szCs w:val="20"/>
        </w:rPr>
        <w:t>&lt;instructions to self-register into password reset application&gt;</w:t>
      </w:r>
    </w:p>
    <w:p w:rsidR="00AB5BCD" w:rsidP="00AB5BCD" w:rsidRDefault="00AB5BCD" w14:paraId="4B287E41" w14:textId="77777777">
      <w:pPr>
        <w:pStyle w:val="NormalWeb"/>
        <w:spacing w:before="240" w:after="60"/>
        <w:jc w:val="both"/>
      </w:pPr>
      <w:r>
        <w:rPr>
          <w:rFonts w:ascii="Calibri" w:hAnsi="Calibri" w:cs="Calibri"/>
          <w:color w:val="000000"/>
          <w:sz w:val="20"/>
          <w:szCs w:val="20"/>
        </w:rPr>
        <w:t>Step 2</w:t>
      </w:r>
    </w:p>
    <w:p w:rsidR="00AB5BCD" w:rsidP="00AB5BCD" w:rsidRDefault="00AB5BCD" w14:paraId="6B8063F8" w14:textId="77777777">
      <w:pPr>
        <w:pStyle w:val="NormalWeb"/>
        <w:spacing w:before="240" w:after="60"/>
        <w:jc w:val="both"/>
      </w:pPr>
      <w:r>
        <w:rPr>
          <w:rFonts w:ascii="Calibri" w:hAnsi="Calibri" w:cs="Calibri"/>
          <w:color w:val="000000"/>
          <w:sz w:val="20"/>
          <w:szCs w:val="20"/>
        </w:rPr>
        <w:t>Obtain your physical access badge by visiting the Sentara Physical Security office located at the main hospital to have your picture taken and be given the badge.</w:t>
      </w:r>
    </w:p>
    <w:p w:rsidR="00AB5BCD" w:rsidP="00AB5BCD" w:rsidRDefault="00AB5BCD" w14:paraId="37881190" w14:textId="77777777">
      <w:pPr>
        <w:pStyle w:val="NormalWeb"/>
        <w:spacing w:before="240" w:after="60"/>
        <w:jc w:val="both"/>
      </w:pPr>
      <w:r>
        <w:rPr>
          <w:rFonts w:ascii="Calibri" w:hAnsi="Calibri" w:cs="Calibri"/>
          <w:color w:val="000000"/>
          <w:sz w:val="20"/>
          <w:szCs w:val="20"/>
        </w:rPr>
        <w:t>Step 3</w:t>
      </w:r>
    </w:p>
    <w:p w:rsidR="00AB5BCD" w:rsidP="00AB5BCD" w:rsidRDefault="00AB5BCD" w14:paraId="7A168D83" w14:textId="77777777">
      <w:pPr>
        <w:pStyle w:val="NormalWeb"/>
        <w:spacing w:before="240" w:after="60"/>
        <w:jc w:val="both"/>
      </w:pPr>
      <w:r>
        <w:rPr>
          <w:rFonts w:ascii="Calibri" w:hAnsi="Calibri" w:cs="Calibri"/>
          <w:color w:val="000000"/>
          <w:sz w:val="20"/>
          <w:szCs w:val="20"/>
        </w:rPr>
        <w:t>&lt;Instructions to complete the learning/orientation courses&gt;</w:t>
      </w:r>
    </w:p>
    <w:p w:rsidR="00AB5BCD" w:rsidP="00AB5BCD" w:rsidRDefault="00AB5BCD" w14:paraId="4E3FD060" w14:textId="77777777">
      <w:pPr>
        <w:pStyle w:val="NormalWeb"/>
        <w:spacing w:before="240" w:after="60"/>
        <w:jc w:val="both"/>
      </w:pPr>
      <w:r>
        <w:rPr>
          <w:rFonts w:ascii="Calibri" w:hAnsi="Calibri" w:cs="Calibri"/>
          <w:color w:val="000000"/>
          <w:sz w:val="20"/>
          <w:szCs w:val="20"/>
        </w:rPr>
        <w:t>Step 4 (Optional)</w:t>
      </w:r>
    </w:p>
    <w:p w:rsidR="00AB5BCD" w:rsidP="00AB5BCD" w:rsidRDefault="00AB5BCD" w14:paraId="0129E166" w14:textId="77777777">
      <w:pPr>
        <w:pStyle w:val="NormalWeb"/>
        <w:spacing w:before="240" w:after="60"/>
        <w:jc w:val="both"/>
      </w:pPr>
      <w:r>
        <w:rPr>
          <w:rFonts w:ascii="Calibri" w:hAnsi="Calibri" w:cs="Calibri"/>
          <w:color w:val="000000"/>
          <w:sz w:val="20"/>
          <w:szCs w:val="20"/>
        </w:rPr>
        <w:t>If you need access to any additional applications, please ask your Sentara sponsor/supervisor to submit a request via the Service Now request system. Alternatively, you can contact the Help Desk at xxx-xxx-</w:t>
      </w:r>
      <w:proofErr w:type="spellStart"/>
      <w:r>
        <w:rPr>
          <w:rFonts w:ascii="Calibri" w:hAnsi="Calibri" w:cs="Calibri"/>
          <w:color w:val="000000"/>
          <w:sz w:val="20"/>
          <w:szCs w:val="20"/>
        </w:rPr>
        <w:t>xxxx</w:t>
      </w:r>
      <w:proofErr w:type="spellEnd"/>
      <w:r>
        <w:rPr>
          <w:rFonts w:ascii="Calibri" w:hAnsi="Calibri" w:cs="Calibri"/>
          <w:color w:val="000000"/>
          <w:sz w:val="20"/>
          <w:szCs w:val="20"/>
        </w:rPr>
        <w:t xml:space="preserve"> and make a request which will then be routed to your supervisor for approval.</w:t>
      </w:r>
    </w:p>
    <w:p w:rsidR="00AB5BCD" w:rsidP="00AB5BCD" w:rsidRDefault="00AB5BCD" w14:paraId="3EB8B675" w14:textId="77777777">
      <w:pPr>
        <w:pStyle w:val="NormalWeb"/>
        <w:spacing w:before="240" w:after="60"/>
        <w:jc w:val="both"/>
      </w:pPr>
      <w:r>
        <w:rPr>
          <w:rFonts w:ascii="Calibri" w:hAnsi="Calibri" w:cs="Calibri"/>
          <w:color w:val="000000"/>
          <w:sz w:val="20"/>
          <w:szCs w:val="20"/>
        </w:rPr>
        <w:t>Again, congratulations on your new opportunity and welcome to Sentara!</w:t>
      </w:r>
    </w:p>
    <w:p w:rsidR="00AB5BCD" w:rsidP="00AB5BCD" w:rsidRDefault="00AB5BCD" w14:paraId="4F3C8D62" w14:textId="77777777">
      <w:pPr>
        <w:pStyle w:val="NormalWeb"/>
        <w:spacing w:before="240" w:after="60"/>
        <w:jc w:val="both"/>
      </w:pPr>
      <w:r>
        <w:rPr>
          <w:rFonts w:ascii="Calibri" w:hAnsi="Calibri" w:cs="Calibri"/>
          <w:color w:val="000000"/>
          <w:sz w:val="20"/>
          <w:szCs w:val="20"/>
        </w:rPr>
        <w:t>Sentara Human Resources</w:t>
      </w:r>
    </w:p>
    <w:p w:rsidR="00A7143A" w:rsidRDefault="00A7143A" w14:paraId="00000574" w14:textId="77777777">
      <w:pPr>
        <w:spacing w:before="240" w:after="60"/>
        <w:jc w:val="both"/>
      </w:pPr>
    </w:p>
    <w:p w:rsidR="0034146A" w:rsidRDefault="0034146A" w14:paraId="388272D3" w14:textId="77777777">
      <w:pPr>
        <w:spacing w:before="240" w:after="60"/>
        <w:jc w:val="both"/>
      </w:pPr>
    </w:p>
    <w:p w:rsidR="0034146A" w:rsidP="0034146A" w:rsidRDefault="0034146A" w14:paraId="61E9780C" w14:textId="77777777">
      <w:pPr>
        <w:pStyle w:val="Heading5"/>
        <w:pBdr>
          <w:bottom w:val="single" w:color="4472C4" w:sz="6" w:space="1"/>
        </w:pBdr>
        <w:spacing w:before="240" w:after="60"/>
        <w:jc w:val="both"/>
      </w:pPr>
      <w:bookmarkStart w:name="_Toc167026996" w:id="273"/>
      <w:r>
        <w:rPr>
          <w:b/>
          <w:bCs/>
          <w:smallCaps/>
          <w:color w:val="2F5496"/>
        </w:rPr>
        <w:t xml:space="preserve">Account expiration notice email sent to the relationship </w:t>
      </w:r>
      <w:commentRangeStart w:id="274"/>
      <w:r>
        <w:rPr>
          <w:b/>
          <w:bCs/>
          <w:smallCaps/>
          <w:color w:val="2F5496"/>
        </w:rPr>
        <w:t>group</w:t>
      </w:r>
      <w:bookmarkEnd w:id="273"/>
      <w:commentRangeEnd w:id="274"/>
      <w:r w:rsidR="001440CE">
        <w:rPr>
          <w:rStyle w:val="CommentReference"/>
          <w:caps w:val="0"/>
          <w:color w:val="auto"/>
          <w:spacing w:val="0"/>
        </w:rPr>
        <w:commentReference w:id="274"/>
      </w:r>
    </w:p>
    <w:p w:rsidR="0034146A" w:rsidP="0034146A" w:rsidRDefault="0034146A" w14:paraId="54AF50B4" w14:textId="77777777">
      <w:pPr>
        <w:pStyle w:val="NormalWeb"/>
      </w:pPr>
      <w:r>
        <w:rPr>
          <w:rFonts w:ascii="Calibri" w:hAnsi="Calibri" w:cs="Calibri"/>
          <w:color w:val="000000"/>
          <w:sz w:val="20"/>
          <w:szCs w:val="20"/>
        </w:rPr>
        <w:t>Subject: ${</w:t>
      </w:r>
      <w:proofErr w:type="gramStart"/>
      <w:r>
        <w:rPr>
          <w:rFonts w:ascii="Calibri" w:hAnsi="Calibri" w:cs="Calibri"/>
          <w:color w:val="000000"/>
          <w:sz w:val="20"/>
          <w:szCs w:val="20"/>
        </w:rPr>
        <w:t>user.&lt;</w:t>
      </w:r>
      <w:proofErr w:type="spellStart"/>
      <w:proofErr w:type="gramEnd"/>
      <w:r>
        <w:rPr>
          <w:rFonts w:ascii="Calibri" w:hAnsi="Calibri" w:cs="Calibri"/>
          <w:color w:val="000000"/>
          <w:sz w:val="20"/>
          <w:szCs w:val="20"/>
        </w:rPr>
        <w:t>uniqueSystemLogin</w:t>
      </w:r>
      <w:proofErr w:type="spellEnd"/>
      <w:r>
        <w:rPr>
          <w:rFonts w:ascii="Calibri" w:hAnsi="Calibri" w:cs="Calibri"/>
          <w:color w:val="000000"/>
          <w:sz w:val="20"/>
          <w:szCs w:val="20"/>
        </w:rPr>
        <w:t>&gt;} Account is expiring in 30 days / 15 Days / 1 day</w:t>
      </w:r>
    </w:p>
    <w:p w:rsidR="0034146A" w:rsidP="0034146A" w:rsidRDefault="0034146A" w14:paraId="64B7FC41" w14:textId="77777777">
      <w:pPr>
        <w:pStyle w:val="NormalWeb"/>
      </w:pPr>
      <w:r>
        <w:rPr>
          <w:rFonts w:ascii="Calibri" w:hAnsi="Calibri" w:cs="Calibri"/>
          <w:color w:val="000000"/>
          <w:sz w:val="20"/>
          <w:szCs w:val="20"/>
        </w:rPr>
        <w:t xml:space="preserve">The relationship of type </w:t>
      </w:r>
      <w:proofErr w:type="spellStart"/>
      <w:proofErr w:type="gramStart"/>
      <w:r>
        <w:rPr>
          <w:rFonts w:ascii="Calibri" w:hAnsi="Calibri" w:cs="Calibri"/>
          <w:color w:val="000000"/>
          <w:sz w:val="20"/>
          <w:szCs w:val="20"/>
        </w:rPr>
        <w:t>NonEmployee</w:t>
      </w:r>
      <w:proofErr w:type="spellEnd"/>
      <w:r>
        <w:rPr>
          <w:rFonts w:ascii="Calibri" w:hAnsi="Calibri" w:cs="Calibri"/>
          <w:color w:val="000000"/>
          <w:sz w:val="20"/>
          <w:szCs w:val="20"/>
        </w:rPr>
        <w:t>  for</w:t>
      </w:r>
      <w:proofErr w:type="gramEnd"/>
      <w:r>
        <w:rPr>
          <w:rFonts w:ascii="Calibri" w:hAnsi="Calibri" w:cs="Calibri"/>
          <w:color w:val="000000"/>
          <w:sz w:val="20"/>
          <w:szCs w:val="20"/>
        </w:rPr>
        <w:t xml:space="preserve"> ${</w:t>
      </w:r>
      <w:proofErr w:type="spellStart"/>
      <w:r>
        <w:rPr>
          <w:rFonts w:ascii="Calibri" w:hAnsi="Calibri" w:cs="Calibri"/>
          <w:color w:val="000000"/>
          <w:sz w:val="20"/>
          <w:szCs w:val="20"/>
        </w:rPr>
        <w:t>user.firstname</w:t>
      </w:r>
      <w:proofErr w:type="spellEnd"/>
      <w:r>
        <w:rPr>
          <w:rFonts w:ascii="Calibri" w:hAnsi="Calibri" w:cs="Calibri"/>
          <w:color w:val="000000"/>
          <w:sz w:val="20"/>
          <w:szCs w:val="20"/>
        </w:rPr>
        <w:t>} ${</w:t>
      </w:r>
      <w:proofErr w:type="spellStart"/>
      <w:r>
        <w:rPr>
          <w:rFonts w:ascii="Calibri" w:hAnsi="Calibri" w:cs="Calibri"/>
          <w:color w:val="000000"/>
          <w:sz w:val="20"/>
          <w:szCs w:val="20"/>
        </w:rPr>
        <w:t>user.middlename</w:t>
      </w:r>
      <w:proofErr w:type="spellEnd"/>
      <w:r>
        <w:rPr>
          <w:rFonts w:ascii="Calibri" w:hAnsi="Calibri" w:cs="Calibri"/>
          <w:color w:val="000000"/>
          <w:sz w:val="20"/>
          <w:szCs w:val="20"/>
        </w:rPr>
        <w:t>} ${</w:t>
      </w:r>
      <w:proofErr w:type="spellStart"/>
      <w:r>
        <w:rPr>
          <w:rFonts w:ascii="Calibri" w:hAnsi="Calibri" w:cs="Calibri"/>
          <w:color w:val="000000"/>
          <w:sz w:val="20"/>
          <w:szCs w:val="20"/>
        </w:rPr>
        <w:t>user.lastname</w:t>
      </w:r>
      <w:proofErr w:type="spellEnd"/>
      <w:r>
        <w:rPr>
          <w:rFonts w:ascii="Calibri" w:hAnsi="Calibri" w:cs="Calibri"/>
          <w:color w:val="000000"/>
          <w:sz w:val="20"/>
          <w:szCs w:val="20"/>
        </w:rPr>
        <w:t>} (${user.&lt;</w:t>
      </w:r>
      <w:proofErr w:type="spellStart"/>
      <w:r>
        <w:rPr>
          <w:rFonts w:ascii="Calibri" w:hAnsi="Calibri" w:cs="Calibri"/>
          <w:color w:val="000000"/>
          <w:sz w:val="20"/>
          <w:szCs w:val="20"/>
        </w:rPr>
        <w:t>uniqueSystemLogin</w:t>
      </w:r>
      <w:proofErr w:type="spellEnd"/>
      <w:r>
        <w:rPr>
          <w:rFonts w:ascii="Calibri" w:hAnsi="Calibri" w:cs="Calibri"/>
          <w:color w:val="000000"/>
          <w:sz w:val="20"/>
          <w:szCs w:val="20"/>
        </w:rPr>
        <w:t>&gt;}) will expire within 30 days.</w:t>
      </w:r>
    </w:p>
    <w:p w:rsidR="0034146A" w:rsidP="0034146A" w:rsidRDefault="0034146A" w14:paraId="015534EA" w14:textId="77777777">
      <w:pPr>
        <w:pStyle w:val="NormalWeb"/>
      </w:pPr>
      <w:r>
        <w:rPr>
          <w:rFonts w:ascii="Calibri" w:hAnsi="Calibri" w:cs="Calibri"/>
          <w:color w:val="000000"/>
          <w:sz w:val="20"/>
          <w:szCs w:val="20"/>
        </w:rPr>
        <w:t>You can allow the relationship to expire or extend the relationship expiration date by contacting (Manager group).</w:t>
      </w:r>
    </w:p>
    <w:p w:rsidR="0034146A" w:rsidP="0034146A" w:rsidRDefault="0034146A" w14:paraId="3CDBACAE" w14:textId="77777777"/>
    <w:p w:rsidR="0034146A" w:rsidP="0034146A" w:rsidRDefault="0034146A" w14:paraId="527C677A" w14:textId="37680724">
      <w:pPr>
        <w:pStyle w:val="Heading5"/>
        <w:pBdr>
          <w:bottom w:val="single" w:color="4472C4" w:sz="6" w:space="1"/>
        </w:pBdr>
      </w:pPr>
      <w:bookmarkStart w:name="_Toc167026997" w:id="275"/>
      <w:r>
        <w:rPr>
          <w:b/>
          <w:bCs/>
          <w:smallCaps/>
          <w:color w:val="2F5496"/>
        </w:rPr>
        <w:t xml:space="preserve">User termination email sent to the user's </w:t>
      </w:r>
      <w:commentRangeStart w:id="276"/>
      <w:r>
        <w:rPr>
          <w:b/>
          <w:bCs/>
          <w:smallCaps/>
          <w:color w:val="2F5496"/>
        </w:rPr>
        <w:t>manager</w:t>
      </w:r>
      <w:bookmarkEnd w:id="275"/>
      <w:commentRangeEnd w:id="276"/>
      <w:r w:rsidR="00F871E0">
        <w:rPr>
          <w:rStyle w:val="CommentReference"/>
          <w:caps w:val="0"/>
          <w:color w:val="auto"/>
          <w:spacing w:val="0"/>
        </w:rPr>
        <w:commentReference w:id="276"/>
      </w:r>
      <w:r>
        <w:rPr>
          <w:b/>
          <w:bCs/>
          <w:smallCaps/>
          <w:color w:val="2F5496"/>
        </w:rPr>
        <w:t xml:space="preserve"> </w:t>
      </w:r>
    </w:p>
    <w:p w:rsidR="0034146A" w:rsidP="0034146A" w:rsidRDefault="0034146A" w14:paraId="099A9794" w14:textId="77777777">
      <w:pPr>
        <w:pStyle w:val="NormalWeb"/>
      </w:pPr>
      <w:r>
        <w:rPr>
          <w:rFonts w:ascii="Calibri" w:hAnsi="Calibri" w:cs="Calibri"/>
          <w:color w:val="000000"/>
          <w:sz w:val="20"/>
          <w:szCs w:val="20"/>
        </w:rPr>
        <w:t>Subject:  ${</w:t>
      </w:r>
      <w:proofErr w:type="gramStart"/>
      <w:r>
        <w:rPr>
          <w:rFonts w:ascii="Calibri" w:hAnsi="Calibri" w:cs="Calibri"/>
          <w:color w:val="000000"/>
          <w:sz w:val="20"/>
          <w:szCs w:val="20"/>
        </w:rPr>
        <w:t>user.&lt;</w:t>
      </w:r>
      <w:proofErr w:type="spellStart"/>
      <w:proofErr w:type="gramEnd"/>
      <w:r>
        <w:rPr>
          <w:rFonts w:ascii="Calibri" w:hAnsi="Calibri" w:cs="Calibri"/>
          <w:color w:val="000000"/>
          <w:sz w:val="20"/>
          <w:szCs w:val="20"/>
        </w:rPr>
        <w:t>uniqueSystemLogin</w:t>
      </w:r>
      <w:proofErr w:type="spellEnd"/>
      <w:r>
        <w:rPr>
          <w:rFonts w:ascii="Calibri" w:hAnsi="Calibri" w:cs="Calibri"/>
          <w:color w:val="000000"/>
          <w:sz w:val="20"/>
          <w:szCs w:val="20"/>
        </w:rPr>
        <w:t>&gt;} Account has expired</w:t>
      </w:r>
    </w:p>
    <w:p w:rsidR="0034146A" w:rsidP="0034146A" w:rsidRDefault="0034146A" w14:paraId="0AB5BD98" w14:textId="77777777">
      <w:pPr>
        <w:pStyle w:val="NormalWeb"/>
      </w:pPr>
      <w:r>
        <w:rPr>
          <w:rFonts w:ascii="Calibri" w:hAnsi="Calibri" w:cs="Calibri"/>
          <w:color w:val="000000"/>
          <w:sz w:val="20"/>
          <w:szCs w:val="20"/>
        </w:rPr>
        <w:t>Message</w:t>
      </w:r>
    </w:p>
    <w:p w:rsidR="0034146A" w:rsidP="0034146A" w:rsidRDefault="0034146A" w14:paraId="793725DD" w14:textId="77777777">
      <w:pPr>
        <w:pStyle w:val="NormalWeb"/>
      </w:pPr>
      <w:r>
        <w:rPr>
          <w:rFonts w:ascii="Calibri" w:hAnsi="Calibri" w:cs="Calibri"/>
          <w:color w:val="000000"/>
          <w:sz w:val="20"/>
          <w:szCs w:val="20"/>
        </w:rPr>
        <w:t>The relationship of type ${</w:t>
      </w:r>
      <w:proofErr w:type="spellStart"/>
      <w:proofErr w:type="gramStart"/>
      <w:r>
        <w:rPr>
          <w:rFonts w:ascii="Calibri" w:hAnsi="Calibri" w:cs="Calibri"/>
          <w:color w:val="000000"/>
          <w:sz w:val="20"/>
          <w:szCs w:val="20"/>
        </w:rPr>
        <w:t>user.CP</w:t>
      </w:r>
      <w:r>
        <w:rPr>
          <w:rFonts w:ascii="Calibri" w:hAnsi="Calibri" w:cs="Calibri"/>
          <w:b/>
          <w:bCs/>
          <w:color w:val="000000"/>
          <w:sz w:val="20"/>
          <w:szCs w:val="20"/>
        </w:rPr>
        <w:t>relationship</w:t>
      </w:r>
      <w:proofErr w:type="spellEnd"/>
      <w:proofErr w:type="gramEnd"/>
      <w:r>
        <w:rPr>
          <w:rFonts w:ascii="Calibri" w:hAnsi="Calibri" w:cs="Calibri"/>
          <w:color w:val="000000"/>
          <w:sz w:val="20"/>
          <w:szCs w:val="20"/>
        </w:rPr>
        <w:t>}  for ${</w:t>
      </w:r>
      <w:proofErr w:type="spellStart"/>
      <w:r>
        <w:rPr>
          <w:rFonts w:ascii="Calibri" w:hAnsi="Calibri" w:cs="Calibri"/>
          <w:color w:val="000000"/>
          <w:sz w:val="20"/>
          <w:szCs w:val="20"/>
        </w:rPr>
        <w:t>user.firstname</w:t>
      </w:r>
      <w:proofErr w:type="spellEnd"/>
      <w:r>
        <w:rPr>
          <w:rFonts w:ascii="Calibri" w:hAnsi="Calibri" w:cs="Calibri"/>
          <w:color w:val="000000"/>
          <w:sz w:val="20"/>
          <w:szCs w:val="20"/>
        </w:rPr>
        <w:t>} ${</w:t>
      </w:r>
      <w:proofErr w:type="spellStart"/>
      <w:r>
        <w:rPr>
          <w:rFonts w:ascii="Calibri" w:hAnsi="Calibri" w:cs="Calibri"/>
          <w:color w:val="000000"/>
          <w:sz w:val="20"/>
          <w:szCs w:val="20"/>
        </w:rPr>
        <w:t>user.middlename</w:t>
      </w:r>
      <w:proofErr w:type="spellEnd"/>
      <w:r>
        <w:rPr>
          <w:rFonts w:ascii="Calibri" w:hAnsi="Calibri" w:cs="Calibri"/>
          <w:color w:val="000000"/>
          <w:sz w:val="20"/>
          <w:szCs w:val="20"/>
        </w:rPr>
        <w:t>} ${</w:t>
      </w:r>
      <w:proofErr w:type="spellStart"/>
      <w:r>
        <w:rPr>
          <w:rFonts w:ascii="Calibri" w:hAnsi="Calibri" w:cs="Calibri"/>
          <w:color w:val="000000"/>
          <w:sz w:val="20"/>
          <w:szCs w:val="20"/>
        </w:rPr>
        <w:t>user.lastname</w:t>
      </w:r>
      <w:proofErr w:type="spellEnd"/>
      <w:r>
        <w:rPr>
          <w:rFonts w:ascii="Calibri" w:hAnsi="Calibri" w:cs="Calibri"/>
          <w:color w:val="000000"/>
          <w:sz w:val="20"/>
          <w:szCs w:val="20"/>
        </w:rPr>
        <w:t>} (${user.&lt;</w:t>
      </w:r>
      <w:proofErr w:type="spellStart"/>
      <w:r>
        <w:rPr>
          <w:rFonts w:ascii="Calibri" w:hAnsi="Calibri" w:cs="Calibri"/>
          <w:color w:val="000000"/>
          <w:sz w:val="20"/>
          <w:szCs w:val="20"/>
        </w:rPr>
        <w:t>uniqueSystemLogin</w:t>
      </w:r>
      <w:proofErr w:type="spellEnd"/>
      <w:r>
        <w:rPr>
          <w:rFonts w:ascii="Calibri" w:hAnsi="Calibri" w:cs="Calibri"/>
          <w:color w:val="000000"/>
          <w:sz w:val="20"/>
          <w:szCs w:val="20"/>
        </w:rPr>
        <w:t>&gt;})  has expired. All roles and groups have been removed.</w:t>
      </w:r>
    </w:p>
    <w:p w:rsidR="0034146A" w:rsidP="0034146A" w:rsidRDefault="0034146A" w14:paraId="7373E09B" w14:textId="77777777"/>
    <w:p w:rsidR="0034146A" w:rsidP="0034146A" w:rsidRDefault="0034146A" w14:paraId="3F7C9D5C" w14:textId="77777777">
      <w:pPr>
        <w:pStyle w:val="NormalWeb"/>
      </w:pPr>
      <w:r>
        <w:rPr>
          <w:rFonts w:ascii="Calibri" w:hAnsi="Calibri" w:cs="Calibri"/>
          <w:color w:val="000000"/>
          <w:sz w:val="20"/>
          <w:szCs w:val="20"/>
        </w:rPr>
        <w:t>If access is still required, please contact the (Manager Group) Team to request a new invitation for access. The account will no longer be usable in 30 days.</w:t>
      </w:r>
    </w:p>
    <w:p w:rsidR="0034146A" w:rsidRDefault="0034146A" w14:paraId="7DD9682B" w14:textId="77777777">
      <w:pPr>
        <w:spacing w:before="240" w:after="60"/>
        <w:jc w:val="both"/>
      </w:pPr>
    </w:p>
    <w:p w:rsidR="00A7143A" w:rsidRDefault="00A7143A" w14:paraId="00000575" w14:textId="77777777">
      <w:pPr>
        <w:spacing w:before="240" w:after="60"/>
        <w:jc w:val="both"/>
      </w:pPr>
    </w:p>
    <w:p w:rsidR="00A7143A" w:rsidRDefault="00A7143A" w14:paraId="00000576" w14:textId="77777777">
      <w:pPr>
        <w:spacing w:before="240" w:after="60"/>
        <w:jc w:val="both"/>
      </w:pPr>
    </w:p>
    <w:p w:rsidR="00A7143A" w:rsidRDefault="00A7143A" w14:paraId="00000577" w14:textId="77777777">
      <w:pPr>
        <w:spacing w:before="240" w:after="60"/>
        <w:jc w:val="both"/>
      </w:pPr>
    </w:p>
    <w:p w:rsidR="008F7A39" w:rsidP="008F7A39" w:rsidRDefault="00BF7BE3" w14:paraId="23E1568E" w14:textId="5D9C6ECD">
      <w:pPr>
        <w:pStyle w:val="Heading1"/>
        <w:numPr>
          <w:ilvl w:val="0"/>
          <w:numId w:val="38"/>
        </w:numPr>
      </w:pPr>
      <w:bookmarkStart w:name="_Toc167026998" w:id="277"/>
      <w:r>
        <w:t>Appendix</w:t>
      </w:r>
      <w:bookmarkEnd w:id="277"/>
    </w:p>
    <w:p w:rsidR="00A7143A" w:rsidRDefault="00A7143A" w14:paraId="00000578" w14:textId="77777777"/>
    <w:p w:rsidR="00A7143A" w:rsidRDefault="00A7143A" w14:paraId="00000579" w14:textId="77777777"/>
    <w:p w:rsidR="00A7143A" w:rsidRDefault="4C5D20E6" w14:paraId="0000057A" w14:textId="555AE711">
      <w:proofErr w:type="spellStart"/>
      <w:ins w:author="SHINE THOMAS" w:date="2024-06-14T19:43:00Z" w:id="278">
        <w:r>
          <w:t>ALl</w:t>
        </w:r>
        <w:proofErr w:type="spellEnd"/>
        <w:r>
          <w:t xml:space="preserve"> the</w:t>
        </w:r>
      </w:ins>
      <w:ins w:author="SHINE THOMAS" w:date="2024-06-14T19:44:00Z" w:id="279">
        <w:r>
          <w:t xml:space="preserve"> attributes that are needed for the Phase 2/Wave 2 implementation can be found in the master attribute list  in </w:t>
        </w:r>
      </w:ins>
      <w:ins w:author="SHINE THOMAS" w:date="2024-06-14T19:45:00Z" w:id="280">
        <w:r w:rsidR="00A7143A">
          <w:fldChar w:fldCharType="begin"/>
        </w:r>
        <w:r w:rsidR="00A7143A">
          <w:instrText xml:space="preserve">HYPERLINK "https://azureadminprodsentara.sharepoint.com/:x:/r/teams/IAMProject2022-20224/Shared%20Documents/General/Design/MasterList_SentaraAttributes.xlsx?d=w76e917e1530747aa924865db81fec45c&amp;csf=1&amp;web=1&amp;e=3pI4cJ" </w:instrText>
        </w:r>
        <w:r w:rsidR="00A7143A">
          <w:fldChar w:fldCharType="separate"/>
        </w:r>
        <w:r w:rsidRPr="1B7DC4E2">
          <w:rPr>
            <w:rStyle w:val="Hyperlink"/>
          </w:rPr>
          <w:t>Teams</w:t>
        </w:r>
        <w:r w:rsidR="00A7143A">
          <w:fldChar w:fldCharType="end"/>
        </w:r>
      </w:ins>
    </w:p>
    <w:tbl>
      <w:tblPr>
        <w:tblStyle w:val="TableGrid"/>
        <w:tblW w:w="0" w:type="auto"/>
        <w:tblLook w:val="04A0" w:firstRow="1" w:lastRow="0" w:firstColumn="1" w:lastColumn="0" w:noHBand="0" w:noVBand="1"/>
      </w:tblPr>
      <w:tblGrid>
        <w:gridCol w:w="1128"/>
        <w:gridCol w:w="660"/>
        <w:gridCol w:w="623"/>
        <w:gridCol w:w="858"/>
        <w:gridCol w:w="1327"/>
        <w:gridCol w:w="351"/>
        <w:gridCol w:w="844"/>
        <w:gridCol w:w="723"/>
        <w:gridCol w:w="700"/>
        <w:gridCol w:w="571"/>
        <w:gridCol w:w="446"/>
        <w:gridCol w:w="555"/>
        <w:gridCol w:w="282"/>
        <w:gridCol w:w="282"/>
      </w:tblGrid>
      <w:tr w:rsidRPr="00923683" w:rsidR="00923683" w:rsidTr="00923683" w14:paraId="79912154" w14:textId="77777777">
        <w:trPr>
          <w:trHeight w:val="828"/>
        </w:trPr>
        <w:tc>
          <w:tcPr>
            <w:tcW w:w="1793" w:type="dxa"/>
            <w:hideMark/>
          </w:tcPr>
          <w:p w:rsidRPr="00923683" w:rsidR="00923683" w:rsidRDefault="00923683" w14:paraId="5C092D79" w14:textId="77777777">
            <w:pPr>
              <w:rPr>
                <w:b/>
                <w:bCs/>
              </w:rPr>
            </w:pPr>
            <w:r w:rsidRPr="00923683">
              <w:rPr>
                <w:b/>
                <w:bCs/>
              </w:rPr>
              <w:t>Workday Attribute</w:t>
            </w:r>
          </w:p>
        </w:tc>
        <w:tc>
          <w:tcPr>
            <w:tcW w:w="873" w:type="dxa"/>
            <w:hideMark/>
          </w:tcPr>
          <w:p w:rsidRPr="00923683" w:rsidR="00923683" w:rsidRDefault="00923683" w14:paraId="6722510C" w14:textId="77777777">
            <w:pPr>
              <w:rPr>
                <w:b/>
                <w:bCs/>
              </w:rPr>
            </w:pPr>
            <w:proofErr w:type="spellStart"/>
            <w:r w:rsidRPr="00923683">
              <w:rPr>
                <w:b/>
                <w:bCs/>
              </w:rPr>
              <w:t>SecZetta</w:t>
            </w:r>
            <w:proofErr w:type="spellEnd"/>
            <w:r w:rsidRPr="00923683">
              <w:rPr>
                <w:b/>
                <w:bCs/>
              </w:rPr>
              <w:t xml:space="preserve"> Attribute</w:t>
            </w:r>
          </w:p>
        </w:tc>
        <w:tc>
          <w:tcPr>
            <w:tcW w:w="807" w:type="dxa"/>
            <w:hideMark/>
          </w:tcPr>
          <w:p w:rsidRPr="00923683" w:rsidR="00923683" w:rsidRDefault="00923683" w14:paraId="2A8C2E40" w14:textId="77777777">
            <w:pPr>
              <w:rPr>
                <w:b/>
                <w:bCs/>
              </w:rPr>
            </w:pPr>
            <w:r w:rsidRPr="00923683">
              <w:rPr>
                <w:b/>
                <w:bCs/>
              </w:rPr>
              <w:t>Echo Attribute</w:t>
            </w:r>
          </w:p>
        </w:tc>
        <w:tc>
          <w:tcPr>
            <w:tcW w:w="1266" w:type="dxa"/>
            <w:hideMark/>
          </w:tcPr>
          <w:p w:rsidRPr="00923683" w:rsidR="00923683" w:rsidRDefault="00923683" w14:paraId="5ED70E83" w14:textId="77777777">
            <w:pPr>
              <w:rPr>
                <w:b/>
                <w:bCs/>
              </w:rPr>
            </w:pPr>
            <w:r w:rsidRPr="00923683">
              <w:rPr>
                <w:b/>
                <w:bCs/>
              </w:rPr>
              <w:t>Saviynt Attribute</w:t>
            </w:r>
          </w:p>
        </w:tc>
        <w:tc>
          <w:tcPr>
            <w:tcW w:w="2169" w:type="dxa"/>
            <w:hideMark/>
          </w:tcPr>
          <w:p w:rsidRPr="00923683" w:rsidR="00923683" w:rsidRDefault="00923683" w14:paraId="7B549971" w14:textId="77777777">
            <w:pPr>
              <w:rPr>
                <w:b/>
                <w:bCs/>
              </w:rPr>
            </w:pPr>
            <w:r w:rsidRPr="00923683">
              <w:rPr>
                <w:b/>
                <w:bCs/>
              </w:rPr>
              <w:t>PSDB Attribute</w:t>
            </w:r>
          </w:p>
        </w:tc>
        <w:tc>
          <w:tcPr>
            <w:tcW w:w="304" w:type="dxa"/>
            <w:hideMark/>
          </w:tcPr>
          <w:p w:rsidRPr="00923683" w:rsidR="00923683" w:rsidRDefault="00923683" w14:paraId="778F8CCB" w14:textId="77777777">
            <w:pPr>
              <w:rPr>
                <w:b/>
                <w:bCs/>
              </w:rPr>
            </w:pPr>
            <w:r w:rsidRPr="00923683">
              <w:rPr>
                <w:b/>
                <w:bCs/>
              </w:rPr>
              <w:t>PSDB Notes</w:t>
            </w:r>
          </w:p>
        </w:tc>
        <w:tc>
          <w:tcPr>
            <w:tcW w:w="1239" w:type="dxa"/>
            <w:hideMark/>
          </w:tcPr>
          <w:p w:rsidRPr="00923683" w:rsidR="00923683" w:rsidRDefault="00923683" w14:paraId="5919349E" w14:textId="77777777">
            <w:pPr>
              <w:rPr>
                <w:b/>
                <w:bCs/>
              </w:rPr>
            </w:pPr>
            <w:r w:rsidRPr="00923683">
              <w:rPr>
                <w:b/>
                <w:bCs/>
              </w:rPr>
              <w:t>AD Attribute</w:t>
            </w:r>
          </w:p>
        </w:tc>
        <w:tc>
          <w:tcPr>
            <w:tcW w:w="1133" w:type="dxa"/>
            <w:hideMark/>
          </w:tcPr>
          <w:p w:rsidRPr="00923683" w:rsidR="00923683" w:rsidRDefault="00923683" w14:paraId="37046864" w14:textId="77777777">
            <w:pPr>
              <w:rPr>
                <w:b/>
                <w:bCs/>
              </w:rPr>
            </w:pPr>
            <w:r w:rsidRPr="00923683">
              <w:rPr>
                <w:b/>
                <w:bCs/>
              </w:rPr>
              <w:t>AD Transformation/notes</w:t>
            </w:r>
          </w:p>
        </w:tc>
        <w:tc>
          <w:tcPr>
            <w:tcW w:w="953" w:type="dxa"/>
            <w:hideMark/>
          </w:tcPr>
          <w:p w:rsidRPr="00923683" w:rsidR="00923683" w:rsidRDefault="00923683" w14:paraId="3F2599BF" w14:textId="77777777">
            <w:pPr>
              <w:rPr>
                <w:b/>
                <w:bCs/>
              </w:rPr>
            </w:pPr>
            <w:r w:rsidRPr="00923683">
              <w:rPr>
                <w:b/>
                <w:bCs/>
              </w:rPr>
              <w:t>SNOW Attribute</w:t>
            </w:r>
          </w:p>
        </w:tc>
        <w:tc>
          <w:tcPr>
            <w:tcW w:w="794" w:type="dxa"/>
            <w:hideMark/>
          </w:tcPr>
          <w:p w:rsidRPr="00923683" w:rsidR="00923683" w:rsidRDefault="00923683" w14:paraId="208810ED" w14:textId="77777777">
            <w:pPr>
              <w:rPr>
                <w:b/>
                <w:bCs/>
              </w:rPr>
            </w:pPr>
            <w:r w:rsidRPr="00923683">
              <w:rPr>
                <w:b/>
                <w:bCs/>
              </w:rPr>
              <w:t>SNOW Transformation</w:t>
            </w:r>
          </w:p>
        </w:tc>
        <w:tc>
          <w:tcPr>
            <w:tcW w:w="459" w:type="dxa"/>
            <w:hideMark/>
          </w:tcPr>
          <w:p w:rsidRPr="00923683" w:rsidR="00923683" w:rsidRDefault="00923683" w14:paraId="1EFE1417" w14:textId="77777777">
            <w:r w:rsidRPr="00923683">
              <w:t>DUO Attribute</w:t>
            </w:r>
          </w:p>
        </w:tc>
        <w:tc>
          <w:tcPr>
            <w:tcW w:w="1328" w:type="dxa"/>
            <w:noWrap/>
            <w:hideMark/>
          </w:tcPr>
          <w:p w:rsidRPr="00923683" w:rsidR="00923683" w:rsidRDefault="00923683" w14:paraId="14556E7B" w14:textId="77777777">
            <w:r w:rsidRPr="00923683">
              <w:t> </w:t>
            </w:r>
          </w:p>
        </w:tc>
        <w:tc>
          <w:tcPr>
            <w:tcW w:w="456" w:type="dxa"/>
            <w:noWrap/>
            <w:hideMark/>
          </w:tcPr>
          <w:p w:rsidRPr="00923683" w:rsidR="00923683" w:rsidRDefault="00923683" w14:paraId="2C7C1A09" w14:textId="77777777">
            <w:r w:rsidRPr="00923683">
              <w:t> </w:t>
            </w:r>
          </w:p>
        </w:tc>
        <w:tc>
          <w:tcPr>
            <w:tcW w:w="456" w:type="dxa"/>
            <w:noWrap/>
            <w:hideMark/>
          </w:tcPr>
          <w:p w:rsidRPr="00923683" w:rsidR="00923683" w:rsidRDefault="00923683" w14:paraId="2FFF8B56" w14:textId="77777777">
            <w:r w:rsidRPr="00923683">
              <w:t> </w:t>
            </w:r>
          </w:p>
        </w:tc>
      </w:tr>
      <w:tr w:rsidRPr="00923683" w:rsidR="00923683" w:rsidTr="00923683" w14:paraId="0B37B703" w14:textId="77777777">
        <w:trPr>
          <w:trHeight w:val="288"/>
        </w:trPr>
        <w:tc>
          <w:tcPr>
            <w:tcW w:w="1793" w:type="dxa"/>
            <w:hideMark/>
          </w:tcPr>
          <w:p w:rsidRPr="00923683" w:rsidR="00923683" w:rsidRDefault="00923683" w14:paraId="4FB89178" w14:textId="77777777">
            <w:proofErr w:type="spellStart"/>
            <w:r w:rsidRPr="00923683">
              <w:t>EmplID</w:t>
            </w:r>
            <w:proofErr w:type="spellEnd"/>
          </w:p>
        </w:tc>
        <w:tc>
          <w:tcPr>
            <w:tcW w:w="873" w:type="dxa"/>
            <w:hideMark/>
          </w:tcPr>
          <w:p w:rsidRPr="00923683" w:rsidR="00923683" w:rsidRDefault="00923683" w14:paraId="76B18F78" w14:textId="77777777">
            <w:r w:rsidRPr="00923683">
              <w:t>&lt;TBD&gt;</w:t>
            </w:r>
          </w:p>
        </w:tc>
        <w:tc>
          <w:tcPr>
            <w:tcW w:w="807" w:type="dxa"/>
            <w:hideMark/>
          </w:tcPr>
          <w:p w:rsidRPr="00923683" w:rsidR="00923683" w:rsidRDefault="00923683" w14:paraId="14D9D77F" w14:textId="77777777">
            <w:r w:rsidRPr="00923683">
              <w:t>N/A</w:t>
            </w:r>
          </w:p>
        </w:tc>
        <w:tc>
          <w:tcPr>
            <w:tcW w:w="1266" w:type="dxa"/>
            <w:hideMark/>
          </w:tcPr>
          <w:p w:rsidRPr="00923683" w:rsidR="00923683" w:rsidRDefault="00923683" w14:paraId="042CE201" w14:textId="77777777">
            <w:r w:rsidRPr="00923683">
              <w:t>Employee ID</w:t>
            </w:r>
          </w:p>
        </w:tc>
        <w:tc>
          <w:tcPr>
            <w:tcW w:w="2169" w:type="dxa"/>
            <w:hideMark/>
          </w:tcPr>
          <w:p w:rsidRPr="00923683" w:rsidR="00923683" w:rsidRDefault="00923683" w14:paraId="48E7030D" w14:textId="77777777">
            <w:proofErr w:type="spellStart"/>
            <w:r w:rsidRPr="00923683">
              <w:t>Job.EmplID</w:t>
            </w:r>
            <w:proofErr w:type="spellEnd"/>
            <w:r w:rsidRPr="00923683">
              <w:t xml:space="preserve"> (</w:t>
            </w:r>
            <w:proofErr w:type="gramStart"/>
            <w:r w:rsidRPr="00923683">
              <w:t>varchar(</w:t>
            </w:r>
            <w:proofErr w:type="gramEnd"/>
            <w:r w:rsidRPr="00923683">
              <w:t>20), not null)</w:t>
            </w:r>
          </w:p>
        </w:tc>
        <w:tc>
          <w:tcPr>
            <w:tcW w:w="304" w:type="dxa"/>
            <w:hideMark/>
          </w:tcPr>
          <w:p w:rsidRPr="00923683" w:rsidR="00923683" w:rsidRDefault="00923683" w14:paraId="616CD686" w14:textId="77777777">
            <w:r w:rsidRPr="00923683">
              <w:t> </w:t>
            </w:r>
          </w:p>
        </w:tc>
        <w:tc>
          <w:tcPr>
            <w:tcW w:w="1239" w:type="dxa"/>
            <w:hideMark/>
          </w:tcPr>
          <w:p w:rsidRPr="00923683" w:rsidR="00923683" w:rsidRDefault="00923683" w14:paraId="276EB37D" w14:textId="77777777">
            <w:proofErr w:type="spellStart"/>
            <w:r w:rsidRPr="00923683">
              <w:t>employeeNumber</w:t>
            </w:r>
            <w:proofErr w:type="spellEnd"/>
          </w:p>
        </w:tc>
        <w:tc>
          <w:tcPr>
            <w:tcW w:w="1133" w:type="dxa"/>
            <w:hideMark/>
          </w:tcPr>
          <w:p w:rsidRPr="00923683" w:rsidR="00923683" w:rsidRDefault="00923683" w14:paraId="5CE88FF6" w14:textId="77777777">
            <w:r w:rsidRPr="00923683">
              <w:t> </w:t>
            </w:r>
          </w:p>
        </w:tc>
        <w:tc>
          <w:tcPr>
            <w:tcW w:w="953" w:type="dxa"/>
            <w:hideMark/>
          </w:tcPr>
          <w:p w:rsidRPr="00923683" w:rsidR="00923683" w:rsidRDefault="00923683" w14:paraId="60E7AA21" w14:textId="77777777">
            <w:proofErr w:type="spellStart"/>
            <w:r w:rsidRPr="00923683">
              <w:t>employee_number</w:t>
            </w:r>
            <w:proofErr w:type="spellEnd"/>
          </w:p>
        </w:tc>
        <w:tc>
          <w:tcPr>
            <w:tcW w:w="794" w:type="dxa"/>
            <w:hideMark/>
          </w:tcPr>
          <w:p w:rsidRPr="00923683" w:rsidR="00923683" w:rsidRDefault="00923683" w14:paraId="3276A50E" w14:textId="77777777">
            <w:r w:rsidRPr="00923683">
              <w:t> </w:t>
            </w:r>
          </w:p>
        </w:tc>
        <w:tc>
          <w:tcPr>
            <w:tcW w:w="459" w:type="dxa"/>
            <w:hideMark/>
          </w:tcPr>
          <w:p w:rsidRPr="00923683" w:rsidR="00923683" w:rsidRDefault="00923683" w14:paraId="0CA6E79A" w14:textId="77777777">
            <w:r w:rsidRPr="00923683">
              <w:t> </w:t>
            </w:r>
          </w:p>
        </w:tc>
        <w:tc>
          <w:tcPr>
            <w:tcW w:w="1328" w:type="dxa"/>
            <w:noWrap/>
            <w:hideMark/>
          </w:tcPr>
          <w:p w:rsidRPr="00923683" w:rsidR="00923683" w:rsidRDefault="00923683" w14:paraId="7A0FA66E" w14:textId="77777777">
            <w:r w:rsidRPr="00923683">
              <w:t> </w:t>
            </w:r>
          </w:p>
        </w:tc>
        <w:tc>
          <w:tcPr>
            <w:tcW w:w="456" w:type="dxa"/>
            <w:noWrap/>
            <w:hideMark/>
          </w:tcPr>
          <w:p w:rsidRPr="00923683" w:rsidR="00923683" w:rsidRDefault="00923683" w14:paraId="4570BF99" w14:textId="77777777">
            <w:r w:rsidRPr="00923683">
              <w:t> </w:t>
            </w:r>
          </w:p>
        </w:tc>
        <w:tc>
          <w:tcPr>
            <w:tcW w:w="456" w:type="dxa"/>
            <w:noWrap/>
            <w:hideMark/>
          </w:tcPr>
          <w:p w:rsidRPr="00923683" w:rsidR="00923683" w:rsidRDefault="00923683" w14:paraId="11733151" w14:textId="77777777">
            <w:r w:rsidRPr="00923683">
              <w:t> </w:t>
            </w:r>
          </w:p>
        </w:tc>
      </w:tr>
      <w:tr w:rsidRPr="00923683" w:rsidR="00923683" w:rsidTr="00923683" w14:paraId="5E95E42A" w14:textId="77777777">
        <w:trPr>
          <w:trHeight w:val="288"/>
        </w:trPr>
        <w:tc>
          <w:tcPr>
            <w:tcW w:w="1793" w:type="dxa"/>
            <w:hideMark/>
          </w:tcPr>
          <w:p w:rsidRPr="00923683" w:rsidR="00923683" w:rsidRDefault="00923683" w14:paraId="7374A59C" w14:textId="77777777">
            <w:proofErr w:type="spellStart"/>
            <w:r w:rsidRPr="00923683">
              <w:t>BirthDate</w:t>
            </w:r>
            <w:proofErr w:type="spellEnd"/>
          </w:p>
        </w:tc>
        <w:tc>
          <w:tcPr>
            <w:tcW w:w="873" w:type="dxa"/>
            <w:hideMark/>
          </w:tcPr>
          <w:p w:rsidRPr="00923683" w:rsidR="00923683" w:rsidRDefault="00923683" w14:paraId="5D02425D" w14:textId="77777777">
            <w:r w:rsidRPr="00923683">
              <w:t>DOB</w:t>
            </w:r>
          </w:p>
        </w:tc>
        <w:tc>
          <w:tcPr>
            <w:tcW w:w="807" w:type="dxa"/>
            <w:hideMark/>
          </w:tcPr>
          <w:p w:rsidRPr="00923683" w:rsidR="00923683" w:rsidRDefault="00923683" w14:paraId="3AB8CAD1" w14:textId="77777777">
            <w:r w:rsidRPr="00923683">
              <w:t> </w:t>
            </w:r>
          </w:p>
        </w:tc>
        <w:tc>
          <w:tcPr>
            <w:tcW w:w="1266" w:type="dxa"/>
            <w:hideMark/>
          </w:tcPr>
          <w:p w:rsidRPr="00923683" w:rsidR="00923683" w:rsidRDefault="00923683" w14:paraId="5E499661" w14:textId="77777777">
            <w:r w:rsidRPr="00923683">
              <w:t>Date of Birth</w:t>
            </w:r>
          </w:p>
        </w:tc>
        <w:tc>
          <w:tcPr>
            <w:tcW w:w="2169" w:type="dxa"/>
            <w:hideMark/>
          </w:tcPr>
          <w:p w:rsidRPr="00923683" w:rsidR="00923683" w:rsidRDefault="00923683" w14:paraId="481AFB01" w14:textId="77777777">
            <w:proofErr w:type="spellStart"/>
            <w:r w:rsidRPr="00923683">
              <w:t>Person.DOB</w:t>
            </w:r>
            <w:proofErr w:type="spellEnd"/>
            <w:r w:rsidRPr="00923683">
              <w:t xml:space="preserve"> (datetime, null)</w:t>
            </w:r>
          </w:p>
        </w:tc>
        <w:tc>
          <w:tcPr>
            <w:tcW w:w="304" w:type="dxa"/>
            <w:hideMark/>
          </w:tcPr>
          <w:p w:rsidRPr="00923683" w:rsidR="00923683" w:rsidRDefault="00923683" w14:paraId="4E1C2131" w14:textId="77777777">
            <w:r w:rsidRPr="00923683">
              <w:t> </w:t>
            </w:r>
          </w:p>
        </w:tc>
        <w:tc>
          <w:tcPr>
            <w:tcW w:w="1239" w:type="dxa"/>
            <w:hideMark/>
          </w:tcPr>
          <w:p w:rsidRPr="00923683" w:rsidR="00923683" w:rsidRDefault="00923683" w14:paraId="283227C0" w14:textId="77777777">
            <w:r w:rsidRPr="00923683">
              <w:t>N/A</w:t>
            </w:r>
          </w:p>
        </w:tc>
        <w:tc>
          <w:tcPr>
            <w:tcW w:w="1133" w:type="dxa"/>
            <w:hideMark/>
          </w:tcPr>
          <w:p w:rsidRPr="00923683" w:rsidR="00923683" w:rsidRDefault="00923683" w14:paraId="272BA726" w14:textId="77777777">
            <w:r w:rsidRPr="00923683">
              <w:t> </w:t>
            </w:r>
          </w:p>
        </w:tc>
        <w:tc>
          <w:tcPr>
            <w:tcW w:w="953" w:type="dxa"/>
            <w:hideMark/>
          </w:tcPr>
          <w:p w:rsidRPr="00923683" w:rsidR="00923683" w:rsidRDefault="00923683" w14:paraId="50B831B3" w14:textId="77777777">
            <w:r w:rsidRPr="00923683">
              <w:t> </w:t>
            </w:r>
          </w:p>
        </w:tc>
        <w:tc>
          <w:tcPr>
            <w:tcW w:w="794" w:type="dxa"/>
            <w:hideMark/>
          </w:tcPr>
          <w:p w:rsidRPr="00923683" w:rsidR="00923683" w:rsidRDefault="00923683" w14:paraId="45577226" w14:textId="77777777">
            <w:r w:rsidRPr="00923683">
              <w:t> </w:t>
            </w:r>
          </w:p>
        </w:tc>
        <w:tc>
          <w:tcPr>
            <w:tcW w:w="459" w:type="dxa"/>
            <w:hideMark/>
          </w:tcPr>
          <w:p w:rsidRPr="00923683" w:rsidR="00923683" w:rsidRDefault="00923683" w14:paraId="46C2F8A4" w14:textId="77777777">
            <w:r w:rsidRPr="00923683">
              <w:t> </w:t>
            </w:r>
          </w:p>
        </w:tc>
        <w:tc>
          <w:tcPr>
            <w:tcW w:w="1328" w:type="dxa"/>
            <w:noWrap/>
            <w:hideMark/>
          </w:tcPr>
          <w:p w:rsidRPr="00923683" w:rsidR="00923683" w:rsidRDefault="00923683" w14:paraId="40C98771" w14:textId="77777777">
            <w:r w:rsidRPr="00923683">
              <w:t> </w:t>
            </w:r>
          </w:p>
        </w:tc>
        <w:tc>
          <w:tcPr>
            <w:tcW w:w="456" w:type="dxa"/>
            <w:noWrap/>
            <w:hideMark/>
          </w:tcPr>
          <w:p w:rsidRPr="00923683" w:rsidR="00923683" w:rsidRDefault="00923683" w14:paraId="0E5DC80E" w14:textId="77777777">
            <w:r w:rsidRPr="00923683">
              <w:t> </w:t>
            </w:r>
          </w:p>
        </w:tc>
        <w:tc>
          <w:tcPr>
            <w:tcW w:w="456" w:type="dxa"/>
            <w:noWrap/>
            <w:hideMark/>
          </w:tcPr>
          <w:p w:rsidRPr="00923683" w:rsidR="00923683" w:rsidRDefault="00923683" w14:paraId="3ED077EF" w14:textId="77777777">
            <w:r w:rsidRPr="00923683">
              <w:t> </w:t>
            </w:r>
          </w:p>
        </w:tc>
      </w:tr>
      <w:tr w:rsidRPr="00923683" w:rsidR="00923683" w:rsidTr="00923683" w14:paraId="148F6503" w14:textId="77777777">
        <w:trPr>
          <w:trHeight w:val="288"/>
        </w:trPr>
        <w:tc>
          <w:tcPr>
            <w:tcW w:w="1793" w:type="dxa"/>
            <w:vMerge w:val="restart"/>
            <w:hideMark/>
          </w:tcPr>
          <w:p w:rsidRPr="00923683" w:rsidR="00923683" w:rsidRDefault="00923683" w14:paraId="375EFF04" w14:textId="77777777">
            <w:proofErr w:type="spellStart"/>
            <w:r w:rsidRPr="00923683">
              <w:t>RecordType</w:t>
            </w:r>
            <w:proofErr w:type="spellEnd"/>
          </w:p>
        </w:tc>
        <w:tc>
          <w:tcPr>
            <w:tcW w:w="873" w:type="dxa"/>
            <w:vMerge w:val="restart"/>
            <w:hideMark/>
          </w:tcPr>
          <w:p w:rsidRPr="00923683" w:rsidR="00923683" w:rsidRDefault="00923683" w14:paraId="526A1B89" w14:textId="77777777">
            <w:r w:rsidRPr="00923683">
              <w:t>Relationship</w:t>
            </w:r>
          </w:p>
        </w:tc>
        <w:tc>
          <w:tcPr>
            <w:tcW w:w="807" w:type="dxa"/>
            <w:vMerge w:val="restart"/>
            <w:hideMark/>
          </w:tcPr>
          <w:p w:rsidRPr="00923683" w:rsidR="00923683" w:rsidRDefault="00923683" w14:paraId="4BAF43DD" w14:textId="77777777">
            <w:r w:rsidRPr="00923683">
              <w:t> </w:t>
            </w:r>
          </w:p>
        </w:tc>
        <w:tc>
          <w:tcPr>
            <w:tcW w:w="1266" w:type="dxa"/>
            <w:vMerge w:val="restart"/>
            <w:hideMark/>
          </w:tcPr>
          <w:p w:rsidRPr="00923683" w:rsidR="00923683" w:rsidRDefault="00923683" w14:paraId="1DCB611C" w14:textId="77777777">
            <w:r w:rsidRPr="00923683">
              <w:t>Relationship</w:t>
            </w:r>
          </w:p>
        </w:tc>
        <w:tc>
          <w:tcPr>
            <w:tcW w:w="2169" w:type="dxa"/>
            <w:hideMark/>
          </w:tcPr>
          <w:p w:rsidRPr="00923683" w:rsidR="00923683" w:rsidRDefault="00923683" w14:paraId="1E593143" w14:textId="77777777">
            <w:proofErr w:type="spellStart"/>
            <w:r w:rsidRPr="00923683">
              <w:t>Instance.ItemId</w:t>
            </w:r>
            <w:proofErr w:type="spellEnd"/>
            <w:r w:rsidRPr="00923683">
              <w:t xml:space="preserve"> (int, not null, FK)</w:t>
            </w:r>
          </w:p>
        </w:tc>
        <w:tc>
          <w:tcPr>
            <w:tcW w:w="304" w:type="dxa"/>
            <w:hideMark/>
          </w:tcPr>
          <w:p w:rsidRPr="00923683" w:rsidR="00923683" w:rsidRDefault="00923683" w14:paraId="5EC392C2" w14:textId="77777777">
            <w:r w:rsidRPr="00923683">
              <w:t> </w:t>
            </w:r>
          </w:p>
        </w:tc>
        <w:tc>
          <w:tcPr>
            <w:tcW w:w="1239" w:type="dxa"/>
            <w:vMerge w:val="restart"/>
            <w:hideMark/>
          </w:tcPr>
          <w:p w:rsidRPr="00923683" w:rsidR="00923683" w:rsidRDefault="00923683" w14:paraId="0FE1F7E4" w14:textId="77777777">
            <w:r w:rsidRPr="00923683">
              <w:t> </w:t>
            </w:r>
          </w:p>
        </w:tc>
        <w:tc>
          <w:tcPr>
            <w:tcW w:w="1133" w:type="dxa"/>
            <w:vMerge w:val="restart"/>
            <w:hideMark/>
          </w:tcPr>
          <w:p w:rsidRPr="00923683" w:rsidR="00923683" w:rsidRDefault="00923683" w14:paraId="6AEFB061" w14:textId="77777777">
            <w:r w:rsidRPr="00923683">
              <w:t> </w:t>
            </w:r>
          </w:p>
        </w:tc>
        <w:tc>
          <w:tcPr>
            <w:tcW w:w="953" w:type="dxa"/>
            <w:vMerge w:val="restart"/>
            <w:hideMark/>
          </w:tcPr>
          <w:p w:rsidRPr="00923683" w:rsidR="00923683" w:rsidRDefault="00923683" w14:paraId="084E6F2E" w14:textId="77777777">
            <w:r w:rsidRPr="00923683">
              <w:t> </w:t>
            </w:r>
          </w:p>
        </w:tc>
        <w:tc>
          <w:tcPr>
            <w:tcW w:w="794" w:type="dxa"/>
            <w:vMerge w:val="restart"/>
            <w:hideMark/>
          </w:tcPr>
          <w:p w:rsidRPr="00923683" w:rsidR="00923683" w:rsidRDefault="00923683" w14:paraId="440BE797" w14:textId="77777777">
            <w:r w:rsidRPr="00923683">
              <w:t> </w:t>
            </w:r>
          </w:p>
        </w:tc>
        <w:tc>
          <w:tcPr>
            <w:tcW w:w="459" w:type="dxa"/>
            <w:vMerge w:val="restart"/>
            <w:hideMark/>
          </w:tcPr>
          <w:p w:rsidRPr="00923683" w:rsidR="00923683" w:rsidRDefault="00923683" w14:paraId="17C06852" w14:textId="77777777">
            <w:r w:rsidRPr="00923683">
              <w:t> </w:t>
            </w:r>
          </w:p>
        </w:tc>
        <w:tc>
          <w:tcPr>
            <w:tcW w:w="1328" w:type="dxa"/>
            <w:noWrap/>
            <w:hideMark/>
          </w:tcPr>
          <w:p w:rsidRPr="00923683" w:rsidR="00923683" w:rsidRDefault="00923683" w14:paraId="4B6ECACF" w14:textId="77777777">
            <w:r w:rsidRPr="00923683">
              <w:t> </w:t>
            </w:r>
          </w:p>
        </w:tc>
        <w:tc>
          <w:tcPr>
            <w:tcW w:w="456" w:type="dxa"/>
            <w:noWrap/>
            <w:hideMark/>
          </w:tcPr>
          <w:p w:rsidRPr="00923683" w:rsidR="00923683" w:rsidRDefault="00923683" w14:paraId="746749CD" w14:textId="77777777">
            <w:r w:rsidRPr="00923683">
              <w:t> </w:t>
            </w:r>
          </w:p>
        </w:tc>
        <w:tc>
          <w:tcPr>
            <w:tcW w:w="456" w:type="dxa"/>
            <w:noWrap/>
            <w:hideMark/>
          </w:tcPr>
          <w:p w:rsidRPr="00923683" w:rsidR="00923683" w:rsidRDefault="00923683" w14:paraId="39873F2D" w14:textId="77777777">
            <w:r w:rsidRPr="00923683">
              <w:t> </w:t>
            </w:r>
          </w:p>
        </w:tc>
      </w:tr>
      <w:tr w:rsidRPr="00923683" w:rsidR="00923683" w:rsidTr="00923683" w14:paraId="229E6B28" w14:textId="77777777">
        <w:trPr>
          <w:trHeight w:val="288"/>
        </w:trPr>
        <w:tc>
          <w:tcPr>
            <w:tcW w:w="1793" w:type="dxa"/>
            <w:vMerge/>
            <w:hideMark/>
          </w:tcPr>
          <w:p w:rsidRPr="00923683" w:rsidR="00923683" w:rsidRDefault="00923683" w14:paraId="5C22D863" w14:textId="77777777"/>
        </w:tc>
        <w:tc>
          <w:tcPr>
            <w:tcW w:w="873" w:type="dxa"/>
            <w:vMerge/>
            <w:hideMark/>
          </w:tcPr>
          <w:p w:rsidRPr="00923683" w:rsidR="00923683" w:rsidRDefault="00923683" w14:paraId="3FD445ED" w14:textId="77777777"/>
        </w:tc>
        <w:tc>
          <w:tcPr>
            <w:tcW w:w="807" w:type="dxa"/>
            <w:vMerge/>
            <w:hideMark/>
          </w:tcPr>
          <w:p w:rsidRPr="00923683" w:rsidR="00923683" w:rsidRDefault="00923683" w14:paraId="4D8B6785" w14:textId="77777777"/>
        </w:tc>
        <w:tc>
          <w:tcPr>
            <w:tcW w:w="1266" w:type="dxa"/>
            <w:vMerge/>
            <w:hideMark/>
          </w:tcPr>
          <w:p w:rsidRPr="00923683" w:rsidR="00923683" w:rsidRDefault="00923683" w14:paraId="780F2BA9" w14:textId="77777777"/>
        </w:tc>
        <w:tc>
          <w:tcPr>
            <w:tcW w:w="2169" w:type="dxa"/>
            <w:hideMark/>
          </w:tcPr>
          <w:p w:rsidRPr="00923683" w:rsidR="00923683" w:rsidRDefault="00923683" w14:paraId="790AE422" w14:textId="77777777">
            <w:proofErr w:type="spellStart"/>
            <w:r w:rsidRPr="00923683">
              <w:t>Instance.RecordStatus</w:t>
            </w:r>
            <w:proofErr w:type="spellEnd"/>
            <w:r w:rsidRPr="00923683">
              <w:t xml:space="preserve"> (</w:t>
            </w:r>
            <w:proofErr w:type="spellStart"/>
            <w:r w:rsidRPr="00923683">
              <w:t>tinyint</w:t>
            </w:r>
            <w:proofErr w:type="spellEnd"/>
            <w:r w:rsidRPr="00923683">
              <w:t>, not null, FK)</w:t>
            </w:r>
          </w:p>
        </w:tc>
        <w:tc>
          <w:tcPr>
            <w:tcW w:w="304" w:type="dxa"/>
            <w:hideMark/>
          </w:tcPr>
          <w:p w:rsidRPr="00923683" w:rsidR="00923683" w:rsidRDefault="00923683" w14:paraId="31DEE25D" w14:textId="77777777">
            <w:r w:rsidRPr="00923683">
              <w:t> </w:t>
            </w:r>
          </w:p>
        </w:tc>
        <w:tc>
          <w:tcPr>
            <w:tcW w:w="1239" w:type="dxa"/>
            <w:vMerge/>
            <w:hideMark/>
          </w:tcPr>
          <w:p w:rsidRPr="00923683" w:rsidR="00923683" w:rsidRDefault="00923683" w14:paraId="4E9EE6EC" w14:textId="77777777"/>
        </w:tc>
        <w:tc>
          <w:tcPr>
            <w:tcW w:w="1133" w:type="dxa"/>
            <w:vMerge/>
            <w:hideMark/>
          </w:tcPr>
          <w:p w:rsidRPr="00923683" w:rsidR="00923683" w:rsidRDefault="00923683" w14:paraId="410DBD1B" w14:textId="77777777"/>
        </w:tc>
        <w:tc>
          <w:tcPr>
            <w:tcW w:w="953" w:type="dxa"/>
            <w:vMerge/>
            <w:hideMark/>
          </w:tcPr>
          <w:p w:rsidRPr="00923683" w:rsidR="00923683" w:rsidRDefault="00923683" w14:paraId="471C98B0" w14:textId="77777777"/>
        </w:tc>
        <w:tc>
          <w:tcPr>
            <w:tcW w:w="794" w:type="dxa"/>
            <w:vMerge/>
            <w:hideMark/>
          </w:tcPr>
          <w:p w:rsidRPr="00923683" w:rsidR="00923683" w:rsidRDefault="00923683" w14:paraId="2F1A76A6" w14:textId="77777777"/>
        </w:tc>
        <w:tc>
          <w:tcPr>
            <w:tcW w:w="459" w:type="dxa"/>
            <w:vMerge/>
            <w:hideMark/>
          </w:tcPr>
          <w:p w:rsidRPr="00923683" w:rsidR="00923683" w:rsidRDefault="00923683" w14:paraId="25468890" w14:textId="77777777"/>
        </w:tc>
        <w:tc>
          <w:tcPr>
            <w:tcW w:w="1328" w:type="dxa"/>
            <w:noWrap/>
            <w:hideMark/>
          </w:tcPr>
          <w:p w:rsidRPr="00923683" w:rsidR="00923683" w:rsidRDefault="00923683" w14:paraId="1DF1B004" w14:textId="77777777">
            <w:r w:rsidRPr="00923683">
              <w:t> </w:t>
            </w:r>
          </w:p>
        </w:tc>
        <w:tc>
          <w:tcPr>
            <w:tcW w:w="456" w:type="dxa"/>
            <w:noWrap/>
            <w:hideMark/>
          </w:tcPr>
          <w:p w:rsidRPr="00923683" w:rsidR="00923683" w:rsidRDefault="00923683" w14:paraId="5BFA49AA" w14:textId="77777777">
            <w:r w:rsidRPr="00923683">
              <w:t> </w:t>
            </w:r>
          </w:p>
        </w:tc>
        <w:tc>
          <w:tcPr>
            <w:tcW w:w="456" w:type="dxa"/>
            <w:noWrap/>
            <w:hideMark/>
          </w:tcPr>
          <w:p w:rsidRPr="00923683" w:rsidR="00923683" w:rsidRDefault="00923683" w14:paraId="2BE8F226" w14:textId="77777777">
            <w:r w:rsidRPr="00923683">
              <w:t> </w:t>
            </w:r>
          </w:p>
        </w:tc>
      </w:tr>
      <w:tr w:rsidRPr="00923683" w:rsidR="00923683" w:rsidTr="00923683" w14:paraId="66FF72EA" w14:textId="77777777">
        <w:trPr>
          <w:trHeight w:val="288"/>
        </w:trPr>
        <w:tc>
          <w:tcPr>
            <w:tcW w:w="1793" w:type="dxa"/>
            <w:vMerge/>
            <w:hideMark/>
          </w:tcPr>
          <w:p w:rsidRPr="00923683" w:rsidR="00923683" w:rsidRDefault="00923683" w14:paraId="32819EB8" w14:textId="77777777"/>
        </w:tc>
        <w:tc>
          <w:tcPr>
            <w:tcW w:w="873" w:type="dxa"/>
            <w:vMerge/>
            <w:hideMark/>
          </w:tcPr>
          <w:p w:rsidRPr="00923683" w:rsidR="00923683" w:rsidRDefault="00923683" w14:paraId="31B2D3BC" w14:textId="77777777"/>
        </w:tc>
        <w:tc>
          <w:tcPr>
            <w:tcW w:w="807" w:type="dxa"/>
            <w:vMerge/>
            <w:hideMark/>
          </w:tcPr>
          <w:p w:rsidRPr="00923683" w:rsidR="00923683" w:rsidRDefault="00923683" w14:paraId="34719370" w14:textId="77777777"/>
        </w:tc>
        <w:tc>
          <w:tcPr>
            <w:tcW w:w="1266" w:type="dxa"/>
            <w:vMerge/>
            <w:hideMark/>
          </w:tcPr>
          <w:p w:rsidRPr="00923683" w:rsidR="00923683" w:rsidRDefault="00923683" w14:paraId="0431F5C0" w14:textId="77777777"/>
        </w:tc>
        <w:tc>
          <w:tcPr>
            <w:tcW w:w="2169" w:type="dxa"/>
            <w:hideMark/>
          </w:tcPr>
          <w:p w:rsidRPr="00923683" w:rsidR="00923683" w:rsidRDefault="00923683" w14:paraId="0BAD73DC" w14:textId="77777777">
            <w:proofErr w:type="spellStart"/>
            <w:r w:rsidRPr="00923683">
              <w:t>Job.LastAction</w:t>
            </w:r>
            <w:proofErr w:type="spellEnd"/>
            <w:r w:rsidRPr="00923683">
              <w:t xml:space="preserve"> (datetime, null)</w:t>
            </w:r>
          </w:p>
        </w:tc>
        <w:tc>
          <w:tcPr>
            <w:tcW w:w="304" w:type="dxa"/>
            <w:hideMark/>
          </w:tcPr>
          <w:p w:rsidRPr="00923683" w:rsidR="00923683" w:rsidRDefault="00923683" w14:paraId="18427FBD" w14:textId="77777777">
            <w:r w:rsidRPr="00923683">
              <w:t> </w:t>
            </w:r>
          </w:p>
        </w:tc>
        <w:tc>
          <w:tcPr>
            <w:tcW w:w="1239" w:type="dxa"/>
            <w:vMerge/>
            <w:hideMark/>
          </w:tcPr>
          <w:p w:rsidRPr="00923683" w:rsidR="00923683" w:rsidRDefault="00923683" w14:paraId="4A2B2DB5" w14:textId="77777777"/>
        </w:tc>
        <w:tc>
          <w:tcPr>
            <w:tcW w:w="1133" w:type="dxa"/>
            <w:vMerge/>
            <w:hideMark/>
          </w:tcPr>
          <w:p w:rsidRPr="00923683" w:rsidR="00923683" w:rsidRDefault="00923683" w14:paraId="75854D7F" w14:textId="77777777"/>
        </w:tc>
        <w:tc>
          <w:tcPr>
            <w:tcW w:w="953" w:type="dxa"/>
            <w:vMerge/>
            <w:hideMark/>
          </w:tcPr>
          <w:p w:rsidRPr="00923683" w:rsidR="00923683" w:rsidRDefault="00923683" w14:paraId="15FAEBB0" w14:textId="77777777"/>
        </w:tc>
        <w:tc>
          <w:tcPr>
            <w:tcW w:w="794" w:type="dxa"/>
            <w:vMerge/>
            <w:hideMark/>
          </w:tcPr>
          <w:p w:rsidRPr="00923683" w:rsidR="00923683" w:rsidRDefault="00923683" w14:paraId="56307DCD" w14:textId="77777777"/>
        </w:tc>
        <w:tc>
          <w:tcPr>
            <w:tcW w:w="459" w:type="dxa"/>
            <w:vMerge/>
            <w:hideMark/>
          </w:tcPr>
          <w:p w:rsidRPr="00923683" w:rsidR="00923683" w:rsidRDefault="00923683" w14:paraId="1D570A86" w14:textId="77777777"/>
        </w:tc>
        <w:tc>
          <w:tcPr>
            <w:tcW w:w="1328" w:type="dxa"/>
            <w:noWrap/>
            <w:hideMark/>
          </w:tcPr>
          <w:p w:rsidRPr="00923683" w:rsidR="00923683" w:rsidRDefault="00923683" w14:paraId="2F3B837C" w14:textId="77777777">
            <w:r w:rsidRPr="00923683">
              <w:t> </w:t>
            </w:r>
          </w:p>
        </w:tc>
        <w:tc>
          <w:tcPr>
            <w:tcW w:w="456" w:type="dxa"/>
            <w:noWrap/>
            <w:hideMark/>
          </w:tcPr>
          <w:p w:rsidRPr="00923683" w:rsidR="00923683" w:rsidRDefault="00923683" w14:paraId="192FE67E" w14:textId="77777777">
            <w:r w:rsidRPr="00923683">
              <w:t> </w:t>
            </w:r>
          </w:p>
        </w:tc>
        <w:tc>
          <w:tcPr>
            <w:tcW w:w="456" w:type="dxa"/>
            <w:noWrap/>
            <w:hideMark/>
          </w:tcPr>
          <w:p w:rsidRPr="00923683" w:rsidR="00923683" w:rsidRDefault="00923683" w14:paraId="5DAA3D53" w14:textId="77777777">
            <w:r w:rsidRPr="00923683">
              <w:t> </w:t>
            </w:r>
          </w:p>
        </w:tc>
      </w:tr>
      <w:tr w:rsidRPr="00923683" w:rsidR="00923683" w:rsidTr="00923683" w14:paraId="47630E80" w14:textId="77777777">
        <w:trPr>
          <w:trHeight w:val="288"/>
        </w:trPr>
        <w:tc>
          <w:tcPr>
            <w:tcW w:w="1793" w:type="dxa"/>
            <w:vMerge/>
            <w:hideMark/>
          </w:tcPr>
          <w:p w:rsidRPr="00923683" w:rsidR="00923683" w:rsidRDefault="00923683" w14:paraId="70E86C12" w14:textId="77777777"/>
        </w:tc>
        <w:tc>
          <w:tcPr>
            <w:tcW w:w="873" w:type="dxa"/>
            <w:vMerge/>
            <w:hideMark/>
          </w:tcPr>
          <w:p w:rsidRPr="00923683" w:rsidR="00923683" w:rsidRDefault="00923683" w14:paraId="1F86F26A" w14:textId="77777777"/>
        </w:tc>
        <w:tc>
          <w:tcPr>
            <w:tcW w:w="807" w:type="dxa"/>
            <w:vMerge/>
            <w:hideMark/>
          </w:tcPr>
          <w:p w:rsidRPr="00923683" w:rsidR="00923683" w:rsidRDefault="00923683" w14:paraId="170E9A5C" w14:textId="77777777"/>
        </w:tc>
        <w:tc>
          <w:tcPr>
            <w:tcW w:w="1266" w:type="dxa"/>
            <w:vMerge/>
            <w:hideMark/>
          </w:tcPr>
          <w:p w:rsidRPr="00923683" w:rsidR="00923683" w:rsidRDefault="00923683" w14:paraId="26448AB3" w14:textId="77777777"/>
        </w:tc>
        <w:tc>
          <w:tcPr>
            <w:tcW w:w="2169" w:type="dxa"/>
            <w:hideMark/>
          </w:tcPr>
          <w:p w:rsidRPr="00923683" w:rsidR="00923683" w:rsidRDefault="00923683" w14:paraId="2E89AF3F" w14:textId="77777777">
            <w:proofErr w:type="spellStart"/>
            <w:r w:rsidRPr="00923683">
              <w:t>CorpPerson.TypeID</w:t>
            </w:r>
            <w:proofErr w:type="spellEnd"/>
            <w:r w:rsidRPr="00923683">
              <w:t xml:space="preserve"> (int, not null, FK)</w:t>
            </w:r>
          </w:p>
        </w:tc>
        <w:tc>
          <w:tcPr>
            <w:tcW w:w="304" w:type="dxa"/>
            <w:hideMark/>
          </w:tcPr>
          <w:p w:rsidRPr="00923683" w:rsidR="00923683" w:rsidRDefault="00923683" w14:paraId="7314E2E5" w14:textId="77777777">
            <w:r w:rsidRPr="00923683">
              <w:t> </w:t>
            </w:r>
          </w:p>
        </w:tc>
        <w:tc>
          <w:tcPr>
            <w:tcW w:w="1239" w:type="dxa"/>
            <w:vMerge/>
            <w:hideMark/>
          </w:tcPr>
          <w:p w:rsidRPr="00923683" w:rsidR="00923683" w:rsidRDefault="00923683" w14:paraId="03515153" w14:textId="77777777"/>
        </w:tc>
        <w:tc>
          <w:tcPr>
            <w:tcW w:w="1133" w:type="dxa"/>
            <w:vMerge/>
            <w:hideMark/>
          </w:tcPr>
          <w:p w:rsidRPr="00923683" w:rsidR="00923683" w:rsidRDefault="00923683" w14:paraId="61A98071" w14:textId="77777777"/>
        </w:tc>
        <w:tc>
          <w:tcPr>
            <w:tcW w:w="953" w:type="dxa"/>
            <w:vMerge/>
            <w:hideMark/>
          </w:tcPr>
          <w:p w:rsidRPr="00923683" w:rsidR="00923683" w:rsidRDefault="00923683" w14:paraId="3EB15E19" w14:textId="77777777"/>
        </w:tc>
        <w:tc>
          <w:tcPr>
            <w:tcW w:w="794" w:type="dxa"/>
            <w:vMerge/>
            <w:hideMark/>
          </w:tcPr>
          <w:p w:rsidRPr="00923683" w:rsidR="00923683" w:rsidRDefault="00923683" w14:paraId="3573B6E8" w14:textId="77777777"/>
        </w:tc>
        <w:tc>
          <w:tcPr>
            <w:tcW w:w="459" w:type="dxa"/>
            <w:vMerge/>
            <w:hideMark/>
          </w:tcPr>
          <w:p w:rsidRPr="00923683" w:rsidR="00923683" w:rsidRDefault="00923683" w14:paraId="333CA33F" w14:textId="77777777"/>
        </w:tc>
        <w:tc>
          <w:tcPr>
            <w:tcW w:w="1328" w:type="dxa"/>
            <w:noWrap/>
            <w:hideMark/>
          </w:tcPr>
          <w:p w:rsidRPr="00923683" w:rsidR="00923683" w:rsidRDefault="00923683" w14:paraId="384F6DDF" w14:textId="77777777">
            <w:r w:rsidRPr="00923683">
              <w:t> </w:t>
            </w:r>
          </w:p>
        </w:tc>
        <w:tc>
          <w:tcPr>
            <w:tcW w:w="456" w:type="dxa"/>
            <w:noWrap/>
            <w:hideMark/>
          </w:tcPr>
          <w:p w:rsidRPr="00923683" w:rsidR="00923683" w:rsidRDefault="00923683" w14:paraId="5A36D083" w14:textId="77777777">
            <w:r w:rsidRPr="00923683">
              <w:t> </w:t>
            </w:r>
          </w:p>
        </w:tc>
        <w:tc>
          <w:tcPr>
            <w:tcW w:w="456" w:type="dxa"/>
            <w:noWrap/>
            <w:hideMark/>
          </w:tcPr>
          <w:p w:rsidRPr="00923683" w:rsidR="00923683" w:rsidRDefault="00923683" w14:paraId="03EA1CE4" w14:textId="77777777">
            <w:r w:rsidRPr="00923683">
              <w:t> </w:t>
            </w:r>
          </w:p>
        </w:tc>
      </w:tr>
      <w:tr w:rsidRPr="00923683" w:rsidR="00923683" w:rsidTr="00923683" w14:paraId="6E6CB9B5" w14:textId="77777777">
        <w:trPr>
          <w:trHeight w:val="552"/>
        </w:trPr>
        <w:tc>
          <w:tcPr>
            <w:tcW w:w="1793" w:type="dxa"/>
            <w:hideMark/>
          </w:tcPr>
          <w:p w:rsidRPr="00923683" w:rsidR="00923683" w:rsidRDefault="00923683" w14:paraId="3E301CC4" w14:textId="77777777">
            <w:proofErr w:type="spellStart"/>
            <w:r w:rsidRPr="00923683">
              <w:t>EmployeeStatus</w:t>
            </w:r>
            <w:proofErr w:type="spellEnd"/>
            <w:r w:rsidRPr="00923683">
              <w:t xml:space="preserve"> (CF_-_INT0026_-_Eval_-_Employee_Status_-_On_-_Worker)</w:t>
            </w:r>
          </w:p>
        </w:tc>
        <w:tc>
          <w:tcPr>
            <w:tcW w:w="873" w:type="dxa"/>
            <w:hideMark/>
          </w:tcPr>
          <w:p w:rsidRPr="00923683" w:rsidR="00923683" w:rsidRDefault="00923683" w14:paraId="56CC63FE" w14:textId="77777777">
            <w:r w:rsidRPr="00923683">
              <w:t>Status</w:t>
            </w:r>
          </w:p>
        </w:tc>
        <w:tc>
          <w:tcPr>
            <w:tcW w:w="807" w:type="dxa"/>
            <w:hideMark/>
          </w:tcPr>
          <w:p w:rsidRPr="00923683" w:rsidR="00923683" w:rsidRDefault="00923683" w14:paraId="7A24EA7A" w14:textId="77777777">
            <w:r w:rsidRPr="00923683">
              <w:t>Status</w:t>
            </w:r>
          </w:p>
        </w:tc>
        <w:tc>
          <w:tcPr>
            <w:tcW w:w="1266" w:type="dxa"/>
            <w:hideMark/>
          </w:tcPr>
          <w:p w:rsidRPr="00923683" w:rsidR="00923683" w:rsidRDefault="00923683" w14:paraId="7544370A" w14:textId="77777777">
            <w:r w:rsidRPr="00923683">
              <w:t>Employment Status</w:t>
            </w:r>
          </w:p>
        </w:tc>
        <w:tc>
          <w:tcPr>
            <w:tcW w:w="2169" w:type="dxa"/>
            <w:hideMark/>
          </w:tcPr>
          <w:p w:rsidRPr="00923683" w:rsidR="00923683" w:rsidRDefault="00923683" w14:paraId="55006A0D" w14:textId="77777777">
            <w:proofErr w:type="spellStart"/>
            <w:r w:rsidRPr="00923683">
              <w:t>Instance.RecordStatus</w:t>
            </w:r>
            <w:proofErr w:type="spellEnd"/>
            <w:r w:rsidRPr="00923683">
              <w:t xml:space="preserve"> (</w:t>
            </w:r>
            <w:proofErr w:type="spellStart"/>
            <w:r w:rsidRPr="00923683">
              <w:t>tinyint</w:t>
            </w:r>
            <w:proofErr w:type="spellEnd"/>
            <w:r w:rsidRPr="00923683">
              <w:t>, not null, FK)</w:t>
            </w:r>
          </w:p>
        </w:tc>
        <w:tc>
          <w:tcPr>
            <w:tcW w:w="304" w:type="dxa"/>
            <w:hideMark/>
          </w:tcPr>
          <w:p w:rsidRPr="00923683" w:rsidR="00923683" w:rsidRDefault="00923683" w14:paraId="0BF15276" w14:textId="77777777">
            <w:r w:rsidRPr="00923683">
              <w:t> </w:t>
            </w:r>
          </w:p>
        </w:tc>
        <w:tc>
          <w:tcPr>
            <w:tcW w:w="1239" w:type="dxa"/>
            <w:hideMark/>
          </w:tcPr>
          <w:p w:rsidRPr="00923683" w:rsidR="00923683" w:rsidRDefault="00923683" w14:paraId="43F53542" w14:textId="77777777">
            <w:proofErr w:type="spellStart"/>
            <w:r w:rsidRPr="00923683">
              <w:t>userAccountControl</w:t>
            </w:r>
            <w:proofErr w:type="spellEnd"/>
          </w:p>
        </w:tc>
        <w:tc>
          <w:tcPr>
            <w:tcW w:w="1133" w:type="dxa"/>
            <w:hideMark/>
          </w:tcPr>
          <w:p w:rsidRPr="00923683" w:rsidR="00923683" w:rsidRDefault="00923683" w14:paraId="31090E41" w14:textId="77777777">
            <w:r w:rsidRPr="00923683">
              <w:t> </w:t>
            </w:r>
          </w:p>
        </w:tc>
        <w:tc>
          <w:tcPr>
            <w:tcW w:w="953" w:type="dxa"/>
            <w:hideMark/>
          </w:tcPr>
          <w:p w:rsidRPr="00923683" w:rsidR="00923683" w:rsidRDefault="00923683" w14:paraId="43748EF5" w14:textId="77777777">
            <w:r w:rsidRPr="00923683">
              <w:t xml:space="preserve">active, </w:t>
            </w:r>
            <w:proofErr w:type="spellStart"/>
            <w:r w:rsidRPr="00923683">
              <w:t>u_status</w:t>
            </w:r>
            <w:proofErr w:type="spellEnd"/>
          </w:p>
        </w:tc>
        <w:tc>
          <w:tcPr>
            <w:tcW w:w="794" w:type="dxa"/>
            <w:hideMark/>
          </w:tcPr>
          <w:p w:rsidRPr="00923683" w:rsidR="00923683" w:rsidRDefault="00923683" w14:paraId="699D2172" w14:textId="77777777">
            <w:r w:rsidRPr="00923683">
              <w:t> </w:t>
            </w:r>
          </w:p>
        </w:tc>
        <w:tc>
          <w:tcPr>
            <w:tcW w:w="459" w:type="dxa"/>
            <w:hideMark/>
          </w:tcPr>
          <w:p w:rsidRPr="00923683" w:rsidR="00923683" w:rsidRDefault="00923683" w14:paraId="4C190774" w14:textId="77777777">
            <w:r w:rsidRPr="00923683">
              <w:t>Status</w:t>
            </w:r>
          </w:p>
        </w:tc>
        <w:tc>
          <w:tcPr>
            <w:tcW w:w="1328" w:type="dxa"/>
            <w:noWrap/>
            <w:hideMark/>
          </w:tcPr>
          <w:p w:rsidRPr="00923683" w:rsidR="00923683" w:rsidRDefault="00923683" w14:paraId="773FBC56" w14:textId="77777777">
            <w:r w:rsidRPr="00923683">
              <w:t>no transformation to PSDB</w:t>
            </w:r>
          </w:p>
        </w:tc>
        <w:tc>
          <w:tcPr>
            <w:tcW w:w="456" w:type="dxa"/>
            <w:noWrap/>
            <w:hideMark/>
          </w:tcPr>
          <w:p w:rsidRPr="00923683" w:rsidR="00923683" w:rsidRDefault="00923683" w14:paraId="63292F38" w14:textId="77777777">
            <w:r w:rsidRPr="00923683">
              <w:t> </w:t>
            </w:r>
          </w:p>
        </w:tc>
        <w:tc>
          <w:tcPr>
            <w:tcW w:w="456" w:type="dxa"/>
            <w:noWrap/>
            <w:hideMark/>
          </w:tcPr>
          <w:p w:rsidRPr="00923683" w:rsidR="00923683" w:rsidRDefault="00923683" w14:paraId="3E055A79" w14:textId="77777777">
            <w:r w:rsidRPr="00923683">
              <w:t> </w:t>
            </w:r>
          </w:p>
        </w:tc>
      </w:tr>
      <w:tr w:rsidRPr="00923683" w:rsidR="00923683" w:rsidTr="00923683" w14:paraId="4EF27677" w14:textId="77777777">
        <w:trPr>
          <w:trHeight w:val="552"/>
        </w:trPr>
        <w:tc>
          <w:tcPr>
            <w:tcW w:w="1793" w:type="dxa"/>
            <w:hideMark/>
          </w:tcPr>
          <w:p w:rsidRPr="00923683" w:rsidR="00923683" w:rsidRDefault="00923683" w14:paraId="5C1D4838" w14:textId="77777777">
            <w:r w:rsidRPr="00923683">
              <w:t>FirstName</w:t>
            </w:r>
          </w:p>
        </w:tc>
        <w:tc>
          <w:tcPr>
            <w:tcW w:w="873" w:type="dxa"/>
            <w:hideMark/>
          </w:tcPr>
          <w:p w:rsidRPr="00923683" w:rsidR="00923683" w:rsidRDefault="00923683" w14:paraId="6A6862BC" w14:textId="77777777">
            <w:r w:rsidRPr="00923683">
              <w:t>First Name</w:t>
            </w:r>
          </w:p>
        </w:tc>
        <w:tc>
          <w:tcPr>
            <w:tcW w:w="807" w:type="dxa"/>
            <w:hideMark/>
          </w:tcPr>
          <w:p w:rsidRPr="00923683" w:rsidR="00923683" w:rsidRDefault="00923683" w14:paraId="41A0B0B2" w14:textId="77777777">
            <w:proofErr w:type="spellStart"/>
            <w:proofErr w:type="gramStart"/>
            <w:r w:rsidRPr="00923683">
              <w:t>drname.dr</w:t>
            </w:r>
            <w:proofErr w:type="gramEnd"/>
            <w:r w:rsidRPr="00923683">
              <w:t>_fname</w:t>
            </w:r>
            <w:proofErr w:type="spellEnd"/>
          </w:p>
        </w:tc>
        <w:tc>
          <w:tcPr>
            <w:tcW w:w="1266" w:type="dxa"/>
            <w:hideMark/>
          </w:tcPr>
          <w:p w:rsidRPr="00923683" w:rsidR="00923683" w:rsidRDefault="00923683" w14:paraId="4CA773CE" w14:textId="77777777">
            <w:r w:rsidRPr="00923683">
              <w:t>First Name</w:t>
            </w:r>
          </w:p>
        </w:tc>
        <w:tc>
          <w:tcPr>
            <w:tcW w:w="2169" w:type="dxa"/>
            <w:hideMark/>
          </w:tcPr>
          <w:p w:rsidRPr="00923683" w:rsidR="00923683" w:rsidRDefault="00923683" w14:paraId="4F128931" w14:textId="77777777">
            <w:proofErr w:type="spellStart"/>
            <w:r w:rsidRPr="00923683">
              <w:t>Person.FirstName</w:t>
            </w:r>
            <w:proofErr w:type="spellEnd"/>
            <w:r w:rsidRPr="00923683">
              <w:t xml:space="preserve"> (</w:t>
            </w:r>
            <w:proofErr w:type="gramStart"/>
            <w:r w:rsidRPr="00923683">
              <w:t>varchar(</w:t>
            </w:r>
            <w:proofErr w:type="gramEnd"/>
            <w:r w:rsidRPr="00923683">
              <w:t>30), not null)</w:t>
            </w:r>
          </w:p>
        </w:tc>
        <w:tc>
          <w:tcPr>
            <w:tcW w:w="304" w:type="dxa"/>
            <w:hideMark/>
          </w:tcPr>
          <w:p w:rsidRPr="00923683" w:rsidR="00923683" w:rsidRDefault="00923683" w14:paraId="1525F119" w14:textId="77777777">
            <w:r w:rsidRPr="00923683">
              <w:t> </w:t>
            </w:r>
          </w:p>
        </w:tc>
        <w:tc>
          <w:tcPr>
            <w:tcW w:w="1239" w:type="dxa"/>
            <w:hideMark/>
          </w:tcPr>
          <w:p w:rsidRPr="00923683" w:rsidR="00923683" w:rsidRDefault="00923683" w14:paraId="6B9F0CD1" w14:textId="77777777">
            <w:proofErr w:type="spellStart"/>
            <w:r w:rsidRPr="00923683">
              <w:t>givenName</w:t>
            </w:r>
            <w:proofErr w:type="spellEnd"/>
          </w:p>
        </w:tc>
        <w:tc>
          <w:tcPr>
            <w:tcW w:w="1133" w:type="dxa"/>
            <w:hideMark/>
          </w:tcPr>
          <w:p w:rsidRPr="00923683" w:rsidR="00923683" w:rsidRDefault="00923683" w14:paraId="4FBBABBB" w14:textId="77777777">
            <w:r w:rsidRPr="00923683">
              <w:t> </w:t>
            </w:r>
          </w:p>
        </w:tc>
        <w:tc>
          <w:tcPr>
            <w:tcW w:w="953" w:type="dxa"/>
            <w:hideMark/>
          </w:tcPr>
          <w:p w:rsidRPr="00923683" w:rsidR="00923683" w:rsidRDefault="00923683" w14:paraId="6DB7FDDF" w14:textId="77777777">
            <w:proofErr w:type="spellStart"/>
            <w:r w:rsidRPr="00923683">
              <w:t>first_name</w:t>
            </w:r>
            <w:proofErr w:type="spellEnd"/>
          </w:p>
        </w:tc>
        <w:tc>
          <w:tcPr>
            <w:tcW w:w="794" w:type="dxa"/>
            <w:hideMark/>
          </w:tcPr>
          <w:p w:rsidRPr="00923683" w:rsidR="00923683" w:rsidRDefault="00923683" w14:paraId="46934527" w14:textId="77777777">
            <w:proofErr w:type="spellStart"/>
            <w:r w:rsidRPr="00923683">
              <w:t>Camelcase</w:t>
            </w:r>
            <w:proofErr w:type="spellEnd"/>
            <w:r w:rsidRPr="00923683">
              <w:t>, no middle initial</w:t>
            </w:r>
          </w:p>
        </w:tc>
        <w:tc>
          <w:tcPr>
            <w:tcW w:w="459" w:type="dxa"/>
            <w:hideMark/>
          </w:tcPr>
          <w:p w:rsidRPr="00923683" w:rsidR="00923683" w:rsidRDefault="00923683" w14:paraId="1AD0CDCD" w14:textId="77777777">
            <w:r w:rsidRPr="00923683">
              <w:t>First Name</w:t>
            </w:r>
          </w:p>
        </w:tc>
        <w:tc>
          <w:tcPr>
            <w:tcW w:w="1328" w:type="dxa"/>
            <w:noWrap/>
            <w:hideMark/>
          </w:tcPr>
          <w:p w:rsidRPr="00923683" w:rsidR="00923683" w:rsidRDefault="00923683" w14:paraId="5773E2C6" w14:textId="77777777">
            <w:r w:rsidRPr="00923683">
              <w:t> </w:t>
            </w:r>
          </w:p>
        </w:tc>
        <w:tc>
          <w:tcPr>
            <w:tcW w:w="456" w:type="dxa"/>
            <w:noWrap/>
            <w:hideMark/>
          </w:tcPr>
          <w:p w:rsidRPr="00923683" w:rsidR="00923683" w:rsidRDefault="00923683" w14:paraId="13CFB3B4" w14:textId="77777777">
            <w:r w:rsidRPr="00923683">
              <w:t> </w:t>
            </w:r>
          </w:p>
        </w:tc>
        <w:tc>
          <w:tcPr>
            <w:tcW w:w="456" w:type="dxa"/>
            <w:noWrap/>
            <w:hideMark/>
          </w:tcPr>
          <w:p w:rsidRPr="00923683" w:rsidR="00923683" w:rsidRDefault="00923683" w14:paraId="222DB7D7" w14:textId="77777777">
            <w:r w:rsidRPr="00923683">
              <w:t> </w:t>
            </w:r>
          </w:p>
        </w:tc>
      </w:tr>
      <w:tr w:rsidRPr="00923683" w:rsidR="00923683" w:rsidTr="00923683" w14:paraId="14A1261C" w14:textId="77777777">
        <w:trPr>
          <w:trHeight w:val="552"/>
        </w:trPr>
        <w:tc>
          <w:tcPr>
            <w:tcW w:w="1793" w:type="dxa"/>
            <w:hideMark/>
          </w:tcPr>
          <w:p w:rsidRPr="00923683" w:rsidR="00923683" w:rsidRDefault="00923683" w14:paraId="46B79862" w14:textId="77777777">
            <w:r w:rsidRPr="00923683">
              <w:t>LastName</w:t>
            </w:r>
          </w:p>
        </w:tc>
        <w:tc>
          <w:tcPr>
            <w:tcW w:w="873" w:type="dxa"/>
            <w:hideMark/>
          </w:tcPr>
          <w:p w:rsidRPr="00923683" w:rsidR="00923683" w:rsidRDefault="00923683" w14:paraId="0C5DC9B0" w14:textId="77777777">
            <w:r w:rsidRPr="00923683">
              <w:t>Last Name</w:t>
            </w:r>
          </w:p>
        </w:tc>
        <w:tc>
          <w:tcPr>
            <w:tcW w:w="807" w:type="dxa"/>
            <w:hideMark/>
          </w:tcPr>
          <w:p w:rsidRPr="00923683" w:rsidR="00923683" w:rsidRDefault="00923683" w14:paraId="050F0F80" w14:textId="77777777">
            <w:proofErr w:type="spellStart"/>
            <w:proofErr w:type="gramStart"/>
            <w:r w:rsidRPr="00923683">
              <w:t>drname.dr</w:t>
            </w:r>
            <w:proofErr w:type="gramEnd"/>
            <w:r w:rsidRPr="00923683">
              <w:t>_fname</w:t>
            </w:r>
            <w:proofErr w:type="spellEnd"/>
          </w:p>
        </w:tc>
        <w:tc>
          <w:tcPr>
            <w:tcW w:w="1266" w:type="dxa"/>
            <w:hideMark/>
          </w:tcPr>
          <w:p w:rsidRPr="00923683" w:rsidR="00923683" w:rsidRDefault="00923683" w14:paraId="2DD25B92" w14:textId="77777777">
            <w:r w:rsidRPr="00923683">
              <w:t>Last Name</w:t>
            </w:r>
          </w:p>
        </w:tc>
        <w:tc>
          <w:tcPr>
            <w:tcW w:w="2169" w:type="dxa"/>
            <w:hideMark/>
          </w:tcPr>
          <w:p w:rsidRPr="00923683" w:rsidR="00923683" w:rsidRDefault="00923683" w14:paraId="7A0FC11C" w14:textId="77777777">
            <w:proofErr w:type="spellStart"/>
            <w:r w:rsidRPr="00923683">
              <w:t>Person.LastName</w:t>
            </w:r>
            <w:proofErr w:type="spellEnd"/>
            <w:r w:rsidRPr="00923683">
              <w:t xml:space="preserve"> (</w:t>
            </w:r>
            <w:proofErr w:type="gramStart"/>
            <w:r w:rsidRPr="00923683">
              <w:t>varchar(</w:t>
            </w:r>
            <w:proofErr w:type="gramEnd"/>
            <w:r w:rsidRPr="00923683">
              <w:t>30), not null)</w:t>
            </w:r>
          </w:p>
        </w:tc>
        <w:tc>
          <w:tcPr>
            <w:tcW w:w="304" w:type="dxa"/>
            <w:hideMark/>
          </w:tcPr>
          <w:p w:rsidRPr="00923683" w:rsidR="00923683" w:rsidRDefault="00923683" w14:paraId="49703D8A" w14:textId="77777777">
            <w:r w:rsidRPr="00923683">
              <w:t> </w:t>
            </w:r>
          </w:p>
        </w:tc>
        <w:tc>
          <w:tcPr>
            <w:tcW w:w="1239" w:type="dxa"/>
            <w:hideMark/>
          </w:tcPr>
          <w:p w:rsidRPr="00923683" w:rsidR="00923683" w:rsidRDefault="00923683" w14:paraId="71F5C666" w14:textId="77777777">
            <w:proofErr w:type="spellStart"/>
            <w:r w:rsidRPr="00923683">
              <w:t>sn</w:t>
            </w:r>
            <w:proofErr w:type="spellEnd"/>
          </w:p>
        </w:tc>
        <w:tc>
          <w:tcPr>
            <w:tcW w:w="1133" w:type="dxa"/>
            <w:hideMark/>
          </w:tcPr>
          <w:p w:rsidRPr="00923683" w:rsidR="00923683" w:rsidRDefault="00923683" w14:paraId="7CC92D23" w14:textId="77777777">
            <w:r w:rsidRPr="00923683">
              <w:t> </w:t>
            </w:r>
          </w:p>
        </w:tc>
        <w:tc>
          <w:tcPr>
            <w:tcW w:w="953" w:type="dxa"/>
            <w:hideMark/>
          </w:tcPr>
          <w:p w:rsidRPr="00923683" w:rsidR="00923683" w:rsidRDefault="00923683" w14:paraId="4CD5A21B" w14:textId="77777777">
            <w:proofErr w:type="spellStart"/>
            <w:r w:rsidRPr="00923683">
              <w:t>last_name</w:t>
            </w:r>
            <w:proofErr w:type="spellEnd"/>
          </w:p>
        </w:tc>
        <w:tc>
          <w:tcPr>
            <w:tcW w:w="794" w:type="dxa"/>
            <w:hideMark/>
          </w:tcPr>
          <w:p w:rsidRPr="00923683" w:rsidR="00923683" w:rsidRDefault="00923683" w14:paraId="3AB8D288" w14:textId="77777777">
            <w:proofErr w:type="spellStart"/>
            <w:r w:rsidRPr="00923683">
              <w:t>Camelcase</w:t>
            </w:r>
            <w:proofErr w:type="spellEnd"/>
          </w:p>
        </w:tc>
        <w:tc>
          <w:tcPr>
            <w:tcW w:w="459" w:type="dxa"/>
            <w:hideMark/>
          </w:tcPr>
          <w:p w:rsidRPr="00923683" w:rsidR="00923683" w:rsidRDefault="00923683" w14:paraId="5F717463" w14:textId="77777777">
            <w:r w:rsidRPr="00923683">
              <w:t>Last Name</w:t>
            </w:r>
          </w:p>
        </w:tc>
        <w:tc>
          <w:tcPr>
            <w:tcW w:w="1328" w:type="dxa"/>
            <w:noWrap/>
            <w:hideMark/>
          </w:tcPr>
          <w:p w:rsidRPr="00923683" w:rsidR="00923683" w:rsidRDefault="00923683" w14:paraId="1E8AD0A9" w14:textId="77777777">
            <w:r w:rsidRPr="00923683">
              <w:t> </w:t>
            </w:r>
          </w:p>
        </w:tc>
        <w:tc>
          <w:tcPr>
            <w:tcW w:w="456" w:type="dxa"/>
            <w:noWrap/>
            <w:hideMark/>
          </w:tcPr>
          <w:p w:rsidRPr="00923683" w:rsidR="00923683" w:rsidRDefault="00923683" w14:paraId="4E739CF0" w14:textId="77777777">
            <w:r w:rsidRPr="00923683">
              <w:t> </w:t>
            </w:r>
          </w:p>
        </w:tc>
        <w:tc>
          <w:tcPr>
            <w:tcW w:w="456" w:type="dxa"/>
            <w:noWrap/>
            <w:hideMark/>
          </w:tcPr>
          <w:p w:rsidRPr="00923683" w:rsidR="00923683" w:rsidRDefault="00923683" w14:paraId="44589035" w14:textId="77777777">
            <w:r w:rsidRPr="00923683">
              <w:t> </w:t>
            </w:r>
          </w:p>
        </w:tc>
      </w:tr>
      <w:tr w:rsidRPr="00923683" w:rsidR="00923683" w:rsidTr="00923683" w14:paraId="7BBABF4C" w14:textId="77777777">
        <w:trPr>
          <w:trHeight w:val="288"/>
        </w:trPr>
        <w:tc>
          <w:tcPr>
            <w:tcW w:w="1793" w:type="dxa"/>
            <w:hideMark/>
          </w:tcPr>
          <w:p w:rsidRPr="00923683" w:rsidR="00923683" w:rsidRDefault="00923683" w14:paraId="053FC662" w14:textId="77777777">
            <w:proofErr w:type="spellStart"/>
            <w:r w:rsidRPr="00923683">
              <w:t>MiddleName</w:t>
            </w:r>
            <w:proofErr w:type="spellEnd"/>
          </w:p>
        </w:tc>
        <w:tc>
          <w:tcPr>
            <w:tcW w:w="873" w:type="dxa"/>
            <w:hideMark/>
          </w:tcPr>
          <w:p w:rsidRPr="00923683" w:rsidR="00923683" w:rsidRDefault="00923683" w14:paraId="7AAA58A4" w14:textId="77777777">
            <w:r w:rsidRPr="00923683">
              <w:t> </w:t>
            </w:r>
          </w:p>
        </w:tc>
        <w:tc>
          <w:tcPr>
            <w:tcW w:w="807" w:type="dxa"/>
            <w:hideMark/>
          </w:tcPr>
          <w:p w:rsidRPr="00923683" w:rsidR="00923683" w:rsidRDefault="00923683" w14:paraId="741790DF" w14:textId="77777777">
            <w:r w:rsidRPr="00923683">
              <w:t> </w:t>
            </w:r>
          </w:p>
        </w:tc>
        <w:tc>
          <w:tcPr>
            <w:tcW w:w="1266" w:type="dxa"/>
            <w:hideMark/>
          </w:tcPr>
          <w:p w:rsidRPr="00923683" w:rsidR="00923683" w:rsidRDefault="00923683" w14:paraId="471DC09C" w14:textId="77777777">
            <w:r w:rsidRPr="00923683">
              <w:t>Middle Name</w:t>
            </w:r>
          </w:p>
        </w:tc>
        <w:tc>
          <w:tcPr>
            <w:tcW w:w="2169" w:type="dxa"/>
            <w:hideMark/>
          </w:tcPr>
          <w:p w:rsidRPr="00923683" w:rsidR="00923683" w:rsidRDefault="00923683" w14:paraId="5B72F56A" w14:textId="77777777">
            <w:proofErr w:type="spellStart"/>
            <w:r w:rsidRPr="00923683">
              <w:t>Person.MidName</w:t>
            </w:r>
            <w:proofErr w:type="spellEnd"/>
            <w:r w:rsidRPr="00923683">
              <w:t xml:space="preserve"> (</w:t>
            </w:r>
            <w:proofErr w:type="gramStart"/>
            <w:r w:rsidRPr="00923683">
              <w:t>varchar(</w:t>
            </w:r>
            <w:proofErr w:type="gramEnd"/>
            <w:r w:rsidRPr="00923683">
              <w:t>15), null)</w:t>
            </w:r>
          </w:p>
        </w:tc>
        <w:tc>
          <w:tcPr>
            <w:tcW w:w="304" w:type="dxa"/>
            <w:hideMark/>
          </w:tcPr>
          <w:p w:rsidRPr="00923683" w:rsidR="00923683" w:rsidRDefault="00923683" w14:paraId="643DCE0E" w14:textId="77777777">
            <w:r w:rsidRPr="00923683">
              <w:t> </w:t>
            </w:r>
          </w:p>
        </w:tc>
        <w:tc>
          <w:tcPr>
            <w:tcW w:w="1239" w:type="dxa"/>
            <w:hideMark/>
          </w:tcPr>
          <w:p w:rsidRPr="00923683" w:rsidR="00923683" w:rsidRDefault="00923683" w14:paraId="3216D42A" w14:textId="77777777">
            <w:r w:rsidRPr="00923683">
              <w:t>N/A</w:t>
            </w:r>
          </w:p>
        </w:tc>
        <w:tc>
          <w:tcPr>
            <w:tcW w:w="1133" w:type="dxa"/>
            <w:hideMark/>
          </w:tcPr>
          <w:p w:rsidRPr="00923683" w:rsidR="00923683" w:rsidRDefault="00923683" w14:paraId="30D62A5F" w14:textId="77777777">
            <w:r w:rsidRPr="00923683">
              <w:t> </w:t>
            </w:r>
          </w:p>
        </w:tc>
        <w:tc>
          <w:tcPr>
            <w:tcW w:w="953" w:type="dxa"/>
            <w:hideMark/>
          </w:tcPr>
          <w:p w:rsidRPr="00923683" w:rsidR="00923683" w:rsidRDefault="00923683" w14:paraId="2324538F" w14:textId="77777777">
            <w:proofErr w:type="spellStart"/>
            <w:r w:rsidRPr="00923683">
              <w:t>middle_name</w:t>
            </w:r>
            <w:proofErr w:type="spellEnd"/>
          </w:p>
        </w:tc>
        <w:tc>
          <w:tcPr>
            <w:tcW w:w="794" w:type="dxa"/>
            <w:hideMark/>
          </w:tcPr>
          <w:p w:rsidRPr="00923683" w:rsidR="00923683" w:rsidRDefault="00923683" w14:paraId="43A64EA5" w14:textId="77777777">
            <w:proofErr w:type="spellStart"/>
            <w:r w:rsidRPr="00923683">
              <w:t>Camelcase</w:t>
            </w:r>
            <w:proofErr w:type="spellEnd"/>
          </w:p>
        </w:tc>
        <w:tc>
          <w:tcPr>
            <w:tcW w:w="459" w:type="dxa"/>
            <w:hideMark/>
          </w:tcPr>
          <w:p w:rsidRPr="00923683" w:rsidR="00923683" w:rsidRDefault="00923683" w14:paraId="5E23E489" w14:textId="77777777">
            <w:r w:rsidRPr="00923683">
              <w:t> </w:t>
            </w:r>
          </w:p>
        </w:tc>
        <w:tc>
          <w:tcPr>
            <w:tcW w:w="1328" w:type="dxa"/>
            <w:noWrap/>
            <w:hideMark/>
          </w:tcPr>
          <w:p w:rsidRPr="00923683" w:rsidR="00923683" w:rsidRDefault="00923683" w14:paraId="22033862" w14:textId="77777777">
            <w:r w:rsidRPr="00923683">
              <w:t> </w:t>
            </w:r>
          </w:p>
        </w:tc>
        <w:tc>
          <w:tcPr>
            <w:tcW w:w="456" w:type="dxa"/>
            <w:noWrap/>
            <w:hideMark/>
          </w:tcPr>
          <w:p w:rsidRPr="00923683" w:rsidR="00923683" w:rsidRDefault="00923683" w14:paraId="7096CE8E" w14:textId="77777777">
            <w:r w:rsidRPr="00923683">
              <w:t> </w:t>
            </w:r>
          </w:p>
        </w:tc>
        <w:tc>
          <w:tcPr>
            <w:tcW w:w="456" w:type="dxa"/>
            <w:noWrap/>
            <w:hideMark/>
          </w:tcPr>
          <w:p w:rsidRPr="00923683" w:rsidR="00923683" w:rsidRDefault="00923683" w14:paraId="647F1E50" w14:textId="77777777">
            <w:r w:rsidRPr="00923683">
              <w:t> </w:t>
            </w:r>
          </w:p>
        </w:tc>
      </w:tr>
      <w:tr w:rsidRPr="00923683" w:rsidR="00923683" w:rsidTr="00923683" w14:paraId="695336E0" w14:textId="77777777">
        <w:trPr>
          <w:trHeight w:val="288"/>
        </w:trPr>
        <w:tc>
          <w:tcPr>
            <w:tcW w:w="1793" w:type="dxa"/>
            <w:hideMark/>
          </w:tcPr>
          <w:p w:rsidRPr="00923683" w:rsidR="00923683" w:rsidRDefault="00923683" w14:paraId="4649B774" w14:textId="77777777">
            <w:r w:rsidRPr="00923683">
              <w:t>Suffix</w:t>
            </w:r>
          </w:p>
        </w:tc>
        <w:tc>
          <w:tcPr>
            <w:tcW w:w="873" w:type="dxa"/>
            <w:hideMark/>
          </w:tcPr>
          <w:p w:rsidRPr="00923683" w:rsidR="00923683" w:rsidRDefault="00923683" w14:paraId="150FA5E6" w14:textId="77777777">
            <w:r w:rsidRPr="00923683">
              <w:t> </w:t>
            </w:r>
          </w:p>
        </w:tc>
        <w:tc>
          <w:tcPr>
            <w:tcW w:w="807" w:type="dxa"/>
            <w:hideMark/>
          </w:tcPr>
          <w:p w:rsidRPr="00923683" w:rsidR="00923683" w:rsidRDefault="00923683" w14:paraId="145C2A58" w14:textId="77777777">
            <w:r w:rsidRPr="00923683">
              <w:t> </w:t>
            </w:r>
          </w:p>
        </w:tc>
        <w:tc>
          <w:tcPr>
            <w:tcW w:w="1266" w:type="dxa"/>
            <w:hideMark/>
          </w:tcPr>
          <w:p w:rsidRPr="00923683" w:rsidR="00923683" w:rsidRDefault="00923683" w14:paraId="2ED137E1" w14:textId="77777777">
            <w:r w:rsidRPr="00923683">
              <w:t> </w:t>
            </w:r>
          </w:p>
        </w:tc>
        <w:tc>
          <w:tcPr>
            <w:tcW w:w="2169" w:type="dxa"/>
            <w:hideMark/>
          </w:tcPr>
          <w:p w:rsidRPr="00923683" w:rsidR="00923683" w:rsidRDefault="00923683" w14:paraId="2B597846" w14:textId="77777777">
            <w:proofErr w:type="spellStart"/>
            <w:r w:rsidRPr="00923683">
              <w:t>Person.Suffix</w:t>
            </w:r>
            <w:proofErr w:type="spellEnd"/>
            <w:r w:rsidRPr="00923683">
              <w:t xml:space="preserve"> (</w:t>
            </w:r>
            <w:proofErr w:type="gramStart"/>
            <w:r w:rsidRPr="00923683">
              <w:t>varchar(</w:t>
            </w:r>
            <w:proofErr w:type="gramEnd"/>
            <w:r w:rsidRPr="00923683">
              <w:t>3), null)</w:t>
            </w:r>
          </w:p>
        </w:tc>
        <w:tc>
          <w:tcPr>
            <w:tcW w:w="304" w:type="dxa"/>
            <w:hideMark/>
          </w:tcPr>
          <w:p w:rsidRPr="00923683" w:rsidR="00923683" w:rsidRDefault="00923683" w14:paraId="2267DE7D" w14:textId="77777777">
            <w:r w:rsidRPr="00923683">
              <w:t> </w:t>
            </w:r>
          </w:p>
        </w:tc>
        <w:tc>
          <w:tcPr>
            <w:tcW w:w="1239" w:type="dxa"/>
            <w:hideMark/>
          </w:tcPr>
          <w:p w:rsidRPr="00923683" w:rsidR="00923683" w:rsidRDefault="00923683" w14:paraId="05CF18B6" w14:textId="77777777">
            <w:r w:rsidRPr="00923683">
              <w:t>N/A</w:t>
            </w:r>
          </w:p>
        </w:tc>
        <w:tc>
          <w:tcPr>
            <w:tcW w:w="1133" w:type="dxa"/>
            <w:hideMark/>
          </w:tcPr>
          <w:p w:rsidRPr="00923683" w:rsidR="00923683" w:rsidRDefault="00923683" w14:paraId="74F3B38A" w14:textId="77777777">
            <w:r w:rsidRPr="00923683">
              <w:t> </w:t>
            </w:r>
          </w:p>
        </w:tc>
        <w:tc>
          <w:tcPr>
            <w:tcW w:w="953" w:type="dxa"/>
            <w:hideMark/>
          </w:tcPr>
          <w:p w:rsidRPr="00923683" w:rsidR="00923683" w:rsidRDefault="00923683" w14:paraId="443BA287" w14:textId="77777777">
            <w:r w:rsidRPr="00923683">
              <w:t> </w:t>
            </w:r>
          </w:p>
        </w:tc>
        <w:tc>
          <w:tcPr>
            <w:tcW w:w="794" w:type="dxa"/>
            <w:hideMark/>
          </w:tcPr>
          <w:p w:rsidRPr="00923683" w:rsidR="00923683" w:rsidRDefault="00923683" w14:paraId="3ED6F660" w14:textId="77777777">
            <w:r w:rsidRPr="00923683">
              <w:t> </w:t>
            </w:r>
          </w:p>
        </w:tc>
        <w:tc>
          <w:tcPr>
            <w:tcW w:w="459" w:type="dxa"/>
            <w:hideMark/>
          </w:tcPr>
          <w:p w:rsidRPr="00923683" w:rsidR="00923683" w:rsidRDefault="00923683" w14:paraId="57B698D7" w14:textId="77777777">
            <w:r w:rsidRPr="00923683">
              <w:t> </w:t>
            </w:r>
          </w:p>
        </w:tc>
        <w:tc>
          <w:tcPr>
            <w:tcW w:w="1328" w:type="dxa"/>
            <w:noWrap/>
            <w:hideMark/>
          </w:tcPr>
          <w:p w:rsidRPr="00923683" w:rsidR="00923683" w:rsidRDefault="00923683" w14:paraId="13125363" w14:textId="77777777">
            <w:r w:rsidRPr="00923683">
              <w:t> </w:t>
            </w:r>
          </w:p>
        </w:tc>
        <w:tc>
          <w:tcPr>
            <w:tcW w:w="456" w:type="dxa"/>
            <w:noWrap/>
            <w:hideMark/>
          </w:tcPr>
          <w:p w:rsidRPr="00923683" w:rsidR="00923683" w:rsidRDefault="00923683" w14:paraId="4115CA4B" w14:textId="77777777">
            <w:r w:rsidRPr="00923683">
              <w:t> </w:t>
            </w:r>
          </w:p>
        </w:tc>
        <w:tc>
          <w:tcPr>
            <w:tcW w:w="456" w:type="dxa"/>
            <w:noWrap/>
            <w:hideMark/>
          </w:tcPr>
          <w:p w:rsidRPr="00923683" w:rsidR="00923683" w:rsidRDefault="00923683" w14:paraId="7BFE641A" w14:textId="77777777">
            <w:r w:rsidRPr="00923683">
              <w:t> </w:t>
            </w:r>
          </w:p>
        </w:tc>
      </w:tr>
      <w:tr w:rsidRPr="00923683" w:rsidR="00923683" w:rsidTr="00923683" w14:paraId="71347930" w14:textId="77777777">
        <w:trPr>
          <w:trHeight w:val="288"/>
        </w:trPr>
        <w:tc>
          <w:tcPr>
            <w:tcW w:w="1793" w:type="dxa"/>
            <w:vMerge w:val="restart"/>
            <w:hideMark/>
          </w:tcPr>
          <w:p w:rsidRPr="00923683" w:rsidR="00923683" w:rsidRDefault="00923683" w14:paraId="386D0BEA" w14:textId="77777777">
            <w:proofErr w:type="spellStart"/>
            <w:proofErr w:type="gramStart"/>
            <w:r w:rsidRPr="00923683">
              <w:t>PreferredFirstName,PrefrerredLastName</w:t>
            </w:r>
            <w:proofErr w:type="spellEnd"/>
            <w:proofErr w:type="gramEnd"/>
          </w:p>
        </w:tc>
        <w:tc>
          <w:tcPr>
            <w:tcW w:w="873" w:type="dxa"/>
            <w:hideMark/>
          </w:tcPr>
          <w:p w:rsidRPr="00923683" w:rsidR="00923683" w:rsidRDefault="00923683" w14:paraId="4A6ECFFF" w14:textId="77777777">
            <w:proofErr w:type="spellStart"/>
            <w:r w:rsidRPr="00923683">
              <w:t>PreferredFirstName</w:t>
            </w:r>
            <w:proofErr w:type="spellEnd"/>
          </w:p>
        </w:tc>
        <w:tc>
          <w:tcPr>
            <w:tcW w:w="807" w:type="dxa"/>
            <w:vMerge w:val="restart"/>
            <w:hideMark/>
          </w:tcPr>
          <w:p w:rsidRPr="00923683" w:rsidR="00923683" w:rsidRDefault="00923683" w14:paraId="182E4820" w14:textId="77777777">
            <w:r w:rsidRPr="00923683">
              <w:t> </w:t>
            </w:r>
          </w:p>
        </w:tc>
        <w:tc>
          <w:tcPr>
            <w:tcW w:w="1266" w:type="dxa"/>
            <w:hideMark/>
          </w:tcPr>
          <w:p w:rsidRPr="00923683" w:rsidR="00923683" w:rsidRDefault="00923683" w14:paraId="4291A8F9" w14:textId="77777777">
            <w:r w:rsidRPr="00923683">
              <w:t>Preferred First Name</w:t>
            </w:r>
          </w:p>
        </w:tc>
        <w:tc>
          <w:tcPr>
            <w:tcW w:w="2169" w:type="dxa"/>
            <w:hideMark/>
          </w:tcPr>
          <w:p w:rsidRPr="00923683" w:rsidR="00923683" w:rsidRDefault="00923683" w14:paraId="690C3EE2" w14:textId="77777777">
            <w:proofErr w:type="spellStart"/>
            <w:r w:rsidRPr="00923683">
              <w:t>CorpPerson.NickName</w:t>
            </w:r>
            <w:proofErr w:type="spellEnd"/>
            <w:r w:rsidRPr="00923683">
              <w:t xml:space="preserve"> (</w:t>
            </w:r>
            <w:proofErr w:type="gramStart"/>
            <w:r w:rsidRPr="00923683">
              <w:t>varchar(</w:t>
            </w:r>
            <w:proofErr w:type="gramEnd"/>
            <w:r w:rsidRPr="00923683">
              <w:t>20), null)</w:t>
            </w:r>
          </w:p>
        </w:tc>
        <w:tc>
          <w:tcPr>
            <w:tcW w:w="304" w:type="dxa"/>
            <w:hideMark/>
          </w:tcPr>
          <w:p w:rsidRPr="00923683" w:rsidR="00923683" w:rsidRDefault="00923683" w14:paraId="15D5498F" w14:textId="77777777">
            <w:r w:rsidRPr="00923683">
              <w:t> </w:t>
            </w:r>
          </w:p>
        </w:tc>
        <w:tc>
          <w:tcPr>
            <w:tcW w:w="1239" w:type="dxa"/>
            <w:vMerge w:val="restart"/>
            <w:hideMark/>
          </w:tcPr>
          <w:p w:rsidRPr="00923683" w:rsidR="00923683" w:rsidRDefault="00923683" w14:paraId="3273A42E" w14:textId="77777777">
            <w:proofErr w:type="spellStart"/>
            <w:r w:rsidRPr="00923683">
              <w:t>displayName</w:t>
            </w:r>
            <w:proofErr w:type="spellEnd"/>
          </w:p>
        </w:tc>
        <w:tc>
          <w:tcPr>
            <w:tcW w:w="1133" w:type="dxa"/>
            <w:hideMark/>
          </w:tcPr>
          <w:p w:rsidRPr="00923683" w:rsidR="00923683" w:rsidRDefault="00923683" w14:paraId="196E3927" w14:textId="77777777">
            <w:r w:rsidRPr="00923683">
              <w:t> </w:t>
            </w:r>
          </w:p>
        </w:tc>
        <w:tc>
          <w:tcPr>
            <w:tcW w:w="953" w:type="dxa"/>
            <w:hideMark/>
          </w:tcPr>
          <w:p w:rsidRPr="00923683" w:rsidR="00923683" w:rsidRDefault="00923683" w14:paraId="349348BD" w14:textId="77777777">
            <w:r w:rsidRPr="00923683">
              <w:t>Preferred Name</w:t>
            </w:r>
          </w:p>
        </w:tc>
        <w:tc>
          <w:tcPr>
            <w:tcW w:w="794" w:type="dxa"/>
            <w:hideMark/>
          </w:tcPr>
          <w:p w:rsidRPr="00923683" w:rsidR="00923683" w:rsidRDefault="00923683" w14:paraId="115A3DA6" w14:textId="77777777">
            <w:r w:rsidRPr="00923683">
              <w:t> </w:t>
            </w:r>
          </w:p>
        </w:tc>
        <w:tc>
          <w:tcPr>
            <w:tcW w:w="459" w:type="dxa"/>
            <w:hideMark/>
          </w:tcPr>
          <w:p w:rsidRPr="00923683" w:rsidR="00923683" w:rsidRDefault="00923683" w14:paraId="4DFBCB9E" w14:textId="77777777">
            <w:r w:rsidRPr="00923683">
              <w:t> </w:t>
            </w:r>
          </w:p>
        </w:tc>
        <w:tc>
          <w:tcPr>
            <w:tcW w:w="1328" w:type="dxa"/>
            <w:noWrap/>
            <w:hideMark/>
          </w:tcPr>
          <w:p w:rsidRPr="00923683" w:rsidR="00923683" w:rsidRDefault="00923683" w14:paraId="4FBF3CB9" w14:textId="77777777">
            <w:r w:rsidRPr="00923683">
              <w:t> </w:t>
            </w:r>
          </w:p>
        </w:tc>
        <w:tc>
          <w:tcPr>
            <w:tcW w:w="456" w:type="dxa"/>
            <w:noWrap/>
            <w:hideMark/>
          </w:tcPr>
          <w:p w:rsidRPr="00923683" w:rsidR="00923683" w:rsidRDefault="00923683" w14:paraId="76895441" w14:textId="77777777">
            <w:r w:rsidRPr="00923683">
              <w:t> </w:t>
            </w:r>
          </w:p>
        </w:tc>
        <w:tc>
          <w:tcPr>
            <w:tcW w:w="456" w:type="dxa"/>
            <w:noWrap/>
            <w:hideMark/>
          </w:tcPr>
          <w:p w:rsidRPr="00923683" w:rsidR="00923683" w:rsidRDefault="00923683" w14:paraId="0D7233A8" w14:textId="77777777">
            <w:r w:rsidRPr="00923683">
              <w:t> </w:t>
            </w:r>
          </w:p>
        </w:tc>
      </w:tr>
      <w:tr w:rsidRPr="00923683" w:rsidR="00923683" w:rsidTr="00923683" w14:paraId="430DC4BA" w14:textId="77777777">
        <w:trPr>
          <w:trHeight w:val="288"/>
        </w:trPr>
        <w:tc>
          <w:tcPr>
            <w:tcW w:w="1793" w:type="dxa"/>
            <w:vMerge/>
            <w:hideMark/>
          </w:tcPr>
          <w:p w:rsidRPr="00923683" w:rsidR="00923683" w:rsidRDefault="00923683" w14:paraId="051A1962" w14:textId="77777777"/>
        </w:tc>
        <w:tc>
          <w:tcPr>
            <w:tcW w:w="873" w:type="dxa"/>
            <w:hideMark/>
          </w:tcPr>
          <w:p w:rsidRPr="00923683" w:rsidR="00923683" w:rsidRDefault="00923683" w14:paraId="554C6A4A" w14:textId="77777777">
            <w:proofErr w:type="spellStart"/>
            <w:r w:rsidRPr="00923683">
              <w:t>PreferredLastName</w:t>
            </w:r>
            <w:proofErr w:type="spellEnd"/>
          </w:p>
        </w:tc>
        <w:tc>
          <w:tcPr>
            <w:tcW w:w="807" w:type="dxa"/>
            <w:vMerge/>
            <w:hideMark/>
          </w:tcPr>
          <w:p w:rsidRPr="00923683" w:rsidR="00923683" w:rsidRDefault="00923683" w14:paraId="6F9680BB" w14:textId="77777777"/>
        </w:tc>
        <w:tc>
          <w:tcPr>
            <w:tcW w:w="1266" w:type="dxa"/>
            <w:hideMark/>
          </w:tcPr>
          <w:p w:rsidRPr="00923683" w:rsidR="00923683" w:rsidRDefault="00923683" w14:paraId="7BD57CB1" w14:textId="77777777">
            <w:r w:rsidRPr="00923683">
              <w:t>Preferred Lirst Name</w:t>
            </w:r>
          </w:p>
        </w:tc>
        <w:tc>
          <w:tcPr>
            <w:tcW w:w="2169" w:type="dxa"/>
            <w:hideMark/>
          </w:tcPr>
          <w:p w:rsidRPr="00923683" w:rsidR="00923683" w:rsidRDefault="00923683" w14:paraId="481D8EC2" w14:textId="77777777">
            <w:proofErr w:type="spellStart"/>
            <w:r w:rsidRPr="00923683">
              <w:t>Person.NickName</w:t>
            </w:r>
            <w:proofErr w:type="spellEnd"/>
            <w:r w:rsidRPr="00923683">
              <w:t xml:space="preserve"> (</w:t>
            </w:r>
            <w:proofErr w:type="gramStart"/>
            <w:r w:rsidRPr="00923683">
              <w:t>varchar(</w:t>
            </w:r>
            <w:proofErr w:type="gramEnd"/>
            <w:r w:rsidRPr="00923683">
              <w:t>30), null)</w:t>
            </w:r>
          </w:p>
        </w:tc>
        <w:tc>
          <w:tcPr>
            <w:tcW w:w="304" w:type="dxa"/>
            <w:hideMark/>
          </w:tcPr>
          <w:p w:rsidRPr="00923683" w:rsidR="00923683" w:rsidRDefault="00923683" w14:paraId="30FA7714" w14:textId="77777777">
            <w:r w:rsidRPr="00923683">
              <w:t> </w:t>
            </w:r>
          </w:p>
        </w:tc>
        <w:tc>
          <w:tcPr>
            <w:tcW w:w="1239" w:type="dxa"/>
            <w:vMerge/>
            <w:hideMark/>
          </w:tcPr>
          <w:p w:rsidRPr="00923683" w:rsidR="00923683" w:rsidRDefault="00923683" w14:paraId="13B70280" w14:textId="77777777"/>
        </w:tc>
        <w:tc>
          <w:tcPr>
            <w:tcW w:w="1133" w:type="dxa"/>
            <w:hideMark/>
          </w:tcPr>
          <w:p w:rsidRPr="00923683" w:rsidR="00923683" w:rsidRDefault="00923683" w14:paraId="6EE79FDF" w14:textId="77777777">
            <w:r w:rsidRPr="00923683">
              <w:t> </w:t>
            </w:r>
          </w:p>
        </w:tc>
        <w:tc>
          <w:tcPr>
            <w:tcW w:w="953" w:type="dxa"/>
            <w:hideMark/>
          </w:tcPr>
          <w:p w:rsidRPr="00923683" w:rsidR="00923683" w:rsidRDefault="00923683" w14:paraId="46ED10C4" w14:textId="77777777">
            <w:r w:rsidRPr="00923683">
              <w:t xml:space="preserve"> </w:t>
            </w:r>
          </w:p>
        </w:tc>
        <w:tc>
          <w:tcPr>
            <w:tcW w:w="794" w:type="dxa"/>
            <w:hideMark/>
          </w:tcPr>
          <w:p w:rsidRPr="00923683" w:rsidR="00923683" w:rsidRDefault="00923683" w14:paraId="0FA918A1" w14:textId="77777777">
            <w:r w:rsidRPr="00923683">
              <w:t> </w:t>
            </w:r>
          </w:p>
        </w:tc>
        <w:tc>
          <w:tcPr>
            <w:tcW w:w="459" w:type="dxa"/>
            <w:hideMark/>
          </w:tcPr>
          <w:p w:rsidRPr="00923683" w:rsidR="00923683" w:rsidRDefault="00923683" w14:paraId="6522A1C4" w14:textId="77777777">
            <w:r w:rsidRPr="00923683">
              <w:t> </w:t>
            </w:r>
          </w:p>
        </w:tc>
        <w:tc>
          <w:tcPr>
            <w:tcW w:w="1328" w:type="dxa"/>
            <w:noWrap/>
            <w:hideMark/>
          </w:tcPr>
          <w:p w:rsidRPr="00923683" w:rsidR="00923683" w:rsidRDefault="00923683" w14:paraId="7CA4CEC4" w14:textId="77777777">
            <w:r w:rsidRPr="00923683">
              <w:t> </w:t>
            </w:r>
          </w:p>
        </w:tc>
        <w:tc>
          <w:tcPr>
            <w:tcW w:w="456" w:type="dxa"/>
            <w:noWrap/>
            <w:hideMark/>
          </w:tcPr>
          <w:p w:rsidRPr="00923683" w:rsidR="00923683" w:rsidRDefault="00923683" w14:paraId="599D2AFD" w14:textId="77777777">
            <w:r w:rsidRPr="00923683">
              <w:t> </w:t>
            </w:r>
          </w:p>
        </w:tc>
        <w:tc>
          <w:tcPr>
            <w:tcW w:w="456" w:type="dxa"/>
            <w:noWrap/>
            <w:hideMark/>
          </w:tcPr>
          <w:p w:rsidRPr="00923683" w:rsidR="00923683" w:rsidRDefault="00923683" w14:paraId="7D871A6D" w14:textId="77777777">
            <w:r w:rsidRPr="00923683">
              <w:t> </w:t>
            </w:r>
          </w:p>
        </w:tc>
      </w:tr>
      <w:tr w:rsidRPr="00923683" w:rsidR="00923683" w:rsidTr="00923683" w14:paraId="5DEA3295" w14:textId="77777777">
        <w:trPr>
          <w:trHeight w:val="288"/>
        </w:trPr>
        <w:tc>
          <w:tcPr>
            <w:tcW w:w="1793" w:type="dxa"/>
            <w:hideMark/>
          </w:tcPr>
          <w:p w:rsidRPr="00923683" w:rsidR="00923683" w:rsidRDefault="00923683" w14:paraId="0240FA9A" w14:textId="77777777">
            <w:r w:rsidRPr="00923683">
              <w:t>Gender</w:t>
            </w:r>
          </w:p>
        </w:tc>
        <w:tc>
          <w:tcPr>
            <w:tcW w:w="873" w:type="dxa"/>
            <w:hideMark/>
          </w:tcPr>
          <w:p w:rsidRPr="00923683" w:rsidR="00923683" w:rsidRDefault="00923683" w14:paraId="11DA900F" w14:textId="77777777">
            <w:r w:rsidRPr="00923683">
              <w:t> </w:t>
            </w:r>
          </w:p>
        </w:tc>
        <w:tc>
          <w:tcPr>
            <w:tcW w:w="807" w:type="dxa"/>
            <w:hideMark/>
          </w:tcPr>
          <w:p w:rsidRPr="00923683" w:rsidR="00923683" w:rsidRDefault="00923683" w14:paraId="08D54614" w14:textId="77777777">
            <w:r w:rsidRPr="00923683">
              <w:t> </w:t>
            </w:r>
          </w:p>
        </w:tc>
        <w:tc>
          <w:tcPr>
            <w:tcW w:w="1266" w:type="dxa"/>
            <w:hideMark/>
          </w:tcPr>
          <w:p w:rsidRPr="00923683" w:rsidR="00923683" w:rsidRDefault="00923683" w14:paraId="78EE2156" w14:textId="77777777">
            <w:r w:rsidRPr="00923683">
              <w:t>Gender</w:t>
            </w:r>
          </w:p>
        </w:tc>
        <w:tc>
          <w:tcPr>
            <w:tcW w:w="2169" w:type="dxa"/>
            <w:hideMark/>
          </w:tcPr>
          <w:p w:rsidRPr="00923683" w:rsidR="00923683" w:rsidRDefault="00923683" w14:paraId="6281E9A9" w14:textId="77777777">
            <w:proofErr w:type="spellStart"/>
            <w:r w:rsidRPr="00923683">
              <w:t>Person.Gender</w:t>
            </w:r>
            <w:proofErr w:type="spellEnd"/>
            <w:r w:rsidRPr="00923683">
              <w:t xml:space="preserve"> (</w:t>
            </w:r>
            <w:proofErr w:type="gramStart"/>
            <w:r w:rsidRPr="00923683">
              <w:t>char(</w:t>
            </w:r>
            <w:proofErr w:type="gramEnd"/>
            <w:r w:rsidRPr="00923683">
              <w:t>1), null)</w:t>
            </w:r>
          </w:p>
        </w:tc>
        <w:tc>
          <w:tcPr>
            <w:tcW w:w="304" w:type="dxa"/>
            <w:hideMark/>
          </w:tcPr>
          <w:p w:rsidRPr="00923683" w:rsidR="00923683" w:rsidRDefault="00923683" w14:paraId="2CEDD755" w14:textId="77777777">
            <w:r w:rsidRPr="00923683">
              <w:t> </w:t>
            </w:r>
          </w:p>
        </w:tc>
        <w:tc>
          <w:tcPr>
            <w:tcW w:w="1239" w:type="dxa"/>
            <w:hideMark/>
          </w:tcPr>
          <w:p w:rsidRPr="00923683" w:rsidR="00923683" w:rsidRDefault="00923683" w14:paraId="3B6A90AD" w14:textId="77777777">
            <w:r w:rsidRPr="00923683">
              <w:t>N/A</w:t>
            </w:r>
          </w:p>
        </w:tc>
        <w:tc>
          <w:tcPr>
            <w:tcW w:w="1133" w:type="dxa"/>
            <w:hideMark/>
          </w:tcPr>
          <w:p w:rsidRPr="00923683" w:rsidR="00923683" w:rsidRDefault="00923683" w14:paraId="023D0A8D" w14:textId="77777777">
            <w:r w:rsidRPr="00923683">
              <w:t> </w:t>
            </w:r>
          </w:p>
        </w:tc>
        <w:tc>
          <w:tcPr>
            <w:tcW w:w="953" w:type="dxa"/>
            <w:hideMark/>
          </w:tcPr>
          <w:p w:rsidRPr="00923683" w:rsidR="00923683" w:rsidRDefault="00923683" w14:paraId="7ACA848F" w14:textId="77777777">
            <w:r w:rsidRPr="00923683">
              <w:t> </w:t>
            </w:r>
          </w:p>
        </w:tc>
        <w:tc>
          <w:tcPr>
            <w:tcW w:w="794" w:type="dxa"/>
            <w:hideMark/>
          </w:tcPr>
          <w:p w:rsidRPr="00923683" w:rsidR="00923683" w:rsidRDefault="00923683" w14:paraId="464C4AC7" w14:textId="77777777">
            <w:r w:rsidRPr="00923683">
              <w:t> </w:t>
            </w:r>
          </w:p>
        </w:tc>
        <w:tc>
          <w:tcPr>
            <w:tcW w:w="459" w:type="dxa"/>
            <w:hideMark/>
          </w:tcPr>
          <w:p w:rsidRPr="00923683" w:rsidR="00923683" w:rsidRDefault="00923683" w14:paraId="77DD8330" w14:textId="77777777">
            <w:r w:rsidRPr="00923683">
              <w:t> </w:t>
            </w:r>
          </w:p>
        </w:tc>
        <w:tc>
          <w:tcPr>
            <w:tcW w:w="1328" w:type="dxa"/>
            <w:noWrap/>
            <w:hideMark/>
          </w:tcPr>
          <w:p w:rsidRPr="00923683" w:rsidR="00923683" w:rsidRDefault="00923683" w14:paraId="07FED2E9" w14:textId="77777777">
            <w:r w:rsidRPr="00923683">
              <w:t> </w:t>
            </w:r>
          </w:p>
        </w:tc>
        <w:tc>
          <w:tcPr>
            <w:tcW w:w="456" w:type="dxa"/>
            <w:noWrap/>
            <w:hideMark/>
          </w:tcPr>
          <w:p w:rsidRPr="00923683" w:rsidR="00923683" w:rsidRDefault="00923683" w14:paraId="55EDDB88" w14:textId="77777777">
            <w:r w:rsidRPr="00923683">
              <w:t> </w:t>
            </w:r>
          </w:p>
        </w:tc>
        <w:tc>
          <w:tcPr>
            <w:tcW w:w="456" w:type="dxa"/>
            <w:noWrap/>
            <w:hideMark/>
          </w:tcPr>
          <w:p w:rsidRPr="00923683" w:rsidR="00923683" w:rsidRDefault="00923683" w14:paraId="210BD4AA" w14:textId="77777777">
            <w:r w:rsidRPr="00923683">
              <w:t> </w:t>
            </w:r>
          </w:p>
        </w:tc>
      </w:tr>
      <w:tr w:rsidRPr="00923683" w:rsidR="00923683" w:rsidTr="00923683" w14:paraId="23D266F7" w14:textId="77777777">
        <w:trPr>
          <w:trHeight w:val="552"/>
        </w:trPr>
        <w:tc>
          <w:tcPr>
            <w:tcW w:w="1793" w:type="dxa"/>
            <w:hideMark/>
          </w:tcPr>
          <w:p w:rsidRPr="00923683" w:rsidR="00923683" w:rsidRDefault="00923683" w14:paraId="7CA35A23" w14:textId="77777777">
            <w:proofErr w:type="spellStart"/>
            <w:r w:rsidRPr="00923683">
              <w:t>PhoneType</w:t>
            </w:r>
            <w:proofErr w:type="spellEnd"/>
          </w:p>
        </w:tc>
        <w:tc>
          <w:tcPr>
            <w:tcW w:w="873" w:type="dxa"/>
            <w:hideMark/>
          </w:tcPr>
          <w:p w:rsidRPr="00923683" w:rsidR="00923683" w:rsidRDefault="00923683" w14:paraId="21C5F304" w14:textId="77777777">
            <w:r w:rsidRPr="00923683">
              <w:t> </w:t>
            </w:r>
          </w:p>
        </w:tc>
        <w:tc>
          <w:tcPr>
            <w:tcW w:w="807" w:type="dxa"/>
            <w:hideMark/>
          </w:tcPr>
          <w:p w:rsidRPr="00923683" w:rsidR="00923683" w:rsidRDefault="00923683" w14:paraId="4208B57F" w14:textId="77777777">
            <w:r w:rsidRPr="00923683">
              <w:t> </w:t>
            </w:r>
          </w:p>
        </w:tc>
        <w:tc>
          <w:tcPr>
            <w:tcW w:w="1266" w:type="dxa"/>
            <w:hideMark/>
          </w:tcPr>
          <w:p w:rsidRPr="00923683" w:rsidR="00923683" w:rsidRDefault="00923683" w14:paraId="6327A931" w14:textId="77777777">
            <w:proofErr w:type="spellStart"/>
            <w:r w:rsidRPr="00923683">
              <w:t>PhoneType</w:t>
            </w:r>
            <w:proofErr w:type="spellEnd"/>
          </w:p>
        </w:tc>
        <w:tc>
          <w:tcPr>
            <w:tcW w:w="2169" w:type="dxa"/>
            <w:hideMark/>
          </w:tcPr>
          <w:p w:rsidRPr="00923683" w:rsidR="00923683" w:rsidRDefault="00923683" w14:paraId="0392B7C3" w14:textId="77777777">
            <w:proofErr w:type="spellStart"/>
            <w:r w:rsidRPr="00923683">
              <w:t>PersonPhone.PhoneTypeId</w:t>
            </w:r>
            <w:proofErr w:type="spellEnd"/>
            <w:r w:rsidRPr="00923683">
              <w:t xml:space="preserve"> (int, not null, FK)</w:t>
            </w:r>
          </w:p>
        </w:tc>
        <w:tc>
          <w:tcPr>
            <w:tcW w:w="304" w:type="dxa"/>
            <w:hideMark/>
          </w:tcPr>
          <w:p w:rsidRPr="00923683" w:rsidR="00923683" w:rsidRDefault="00923683" w14:paraId="2EA06A17" w14:textId="77777777">
            <w:r w:rsidRPr="00923683">
              <w:t> </w:t>
            </w:r>
          </w:p>
        </w:tc>
        <w:tc>
          <w:tcPr>
            <w:tcW w:w="1239" w:type="dxa"/>
            <w:hideMark/>
          </w:tcPr>
          <w:p w:rsidRPr="00923683" w:rsidR="00923683" w:rsidRDefault="00923683" w14:paraId="5B12BB50" w14:textId="77777777">
            <w:r w:rsidRPr="00923683">
              <w:t>N/A</w:t>
            </w:r>
          </w:p>
        </w:tc>
        <w:tc>
          <w:tcPr>
            <w:tcW w:w="1133" w:type="dxa"/>
            <w:hideMark/>
          </w:tcPr>
          <w:p w:rsidRPr="00923683" w:rsidR="00923683" w:rsidRDefault="00923683" w14:paraId="78A8C66C" w14:textId="77777777">
            <w:r w:rsidRPr="00923683">
              <w:t> </w:t>
            </w:r>
          </w:p>
        </w:tc>
        <w:tc>
          <w:tcPr>
            <w:tcW w:w="953" w:type="dxa"/>
            <w:hideMark/>
          </w:tcPr>
          <w:p w:rsidRPr="00923683" w:rsidR="00923683" w:rsidRDefault="00923683" w14:paraId="7DD11FAE" w14:textId="77777777">
            <w:r w:rsidRPr="00923683">
              <w:t> </w:t>
            </w:r>
          </w:p>
        </w:tc>
        <w:tc>
          <w:tcPr>
            <w:tcW w:w="794" w:type="dxa"/>
            <w:hideMark/>
          </w:tcPr>
          <w:p w:rsidRPr="00923683" w:rsidR="00923683" w:rsidRDefault="00923683" w14:paraId="5AB95F8E" w14:textId="77777777">
            <w:r w:rsidRPr="00923683">
              <w:t> </w:t>
            </w:r>
          </w:p>
        </w:tc>
        <w:tc>
          <w:tcPr>
            <w:tcW w:w="459" w:type="dxa"/>
            <w:hideMark/>
          </w:tcPr>
          <w:p w:rsidRPr="00923683" w:rsidR="00923683" w:rsidRDefault="00923683" w14:paraId="1493A27B" w14:textId="77777777">
            <w:r w:rsidRPr="00923683">
              <w:t> </w:t>
            </w:r>
          </w:p>
        </w:tc>
        <w:tc>
          <w:tcPr>
            <w:tcW w:w="1328" w:type="dxa"/>
            <w:noWrap/>
            <w:hideMark/>
          </w:tcPr>
          <w:p w:rsidRPr="00923683" w:rsidR="00923683" w:rsidRDefault="00923683" w14:paraId="7ECCFEA1" w14:textId="77777777">
            <w:r w:rsidRPr="00923683">
              <w:t> </w:t>
            </w:r>
          </w:p>
        </w:tc>
        <w:tc>
          <w:tcPr>
            <w:tcW w:w="456" w:type="dxa"/>
            <w:noWrap/>
            <w:hideMark/>
          </w:tcPr>
          <w:p w:rsidRPr="00923683" w:rsidR="00923683" w:rsidRDefault="00923683" w14:paraId="19515E4D" w14:textId="77777777">
            <w:r w:rsidRPr="00923683">
              <w:t> </w:t>
            </w:r>
          </w:p>
        </w:tc>
        <w:tc>
          <w:tcPr>
            <w:tcW w:w="456" w:type="dxa"/>
            <w:noWrap/>
            <w:hideMark/>
          </w:tcPr>
          <w:p w:rsidRPr="00923683" w:rsidR="00923683" w:rsidRDefault="00923683" w14:paraId="619B7488" w14:textId="77777777">
            <w:r w:rsidRPr="00923683">
              <w:t> </w:t>
            </w:r>
          </w:p>
        </w:tc>
      </w:tr>
      <w:tr w:rsidRPr="00923683" w:rsidR="00923683" w:rsidTr="00923683" w14:paraId="72508063" w14:textId="77777777">
        <w:trPr>
          <w:trHeight w:val="288"/>
        </w:trPr>
        <w:tc>
          <w:tcPr>
            <w:tcW w:w="1793" w:type="dxa"/>
            <w:hideMark/>
          </w:tcPr>
          <w:p w:rsidRPr="00923683" w:rsidR="00923683" w:rsidRDefault="00923683" w14:paraId="59C4D83D" w14:textId="77777777">
            <w:proofErr w:type="spellStart"/>
            <w:r w:rsidRPr="00923683">
              <w:t>PhoneNumber</w:t>
            </w:r>
            <w:proofErr w:type="spellEnd"/>
          </w:p>
        </w:tc>
        <w:tc>
          <w:tcPr>
            <w:tcW w:w="873" w:type="dxa"/>
            <w:hideMark/>
          </w:tcPr>
          <w:p w:rsidRPr="00923683" w:rsidR="00923683" w:rsidRDefault="00923683" w14:paraId="6FA87313" w14:textId="77777777">
            <w:r w:rsidRPr="00923683">
              <w:t> </w:t>
            </w:r>
          </w:p>
        </w:tc>
        <w:tc>
          <w:tcPr>
            <w:tcW w:w="807" w:type="dxa"/>
            <w:hideMark/>
          </w:tcPr>
          <w:p w:rsidRPr="00923683" w:rsidR="00923683" w:rsidRDefault="00923683" w14:paraId="2C5394B8" w14:textId="77777777">
            <w:r w:rsidRPr="00923683">
              <w:t> </w:t>
            </w:r>
          </w:p>
        </w:tc>
        <w:tc>
          <w:tcPr>
            <w:tcW w:w="1266" w:type="dxa"/>
            <w:hideMark/>
          </w:tcPr>
          <w:p w:rsidRPr="00923683" w:rsidR="00923683" w:rsidRDefault="00923683" w14:paraId="1D7D1137" w14:textId="77777777">
            <w:proofErr w:type="spellStart"/>
            <w:r w:rsidRPr="00923683">
              <w:t>PhoneNumber</w:t>
            </w:r>
            <w:proofErr w:type="spellEnd"/>
          </w:p>
        </w:tc>
        <w:tc>
          <w:tcPr>
            <w:tcW w:w="2169" w:type="dxa"/>
            <w:hideMark/>
          </w:tcPr>
          <w:p w:rsidRPr="00923683" w:rsidR="00923683" w:rsidRDefault="00923683" w14:paraId="620A3190" w14:textId="77777777">
            <w:proofErr w:type="spellStart"/>
            <w:r w:rsidRPr="00923683">
              <w:t>Phone.PhoneNbr</w:t>
            </w:r>
            <w:proofErr w:type="spellEnd"/>
            <w:r w:rsidRPr="00923683">
              <w:t xml:space="preserve"> (</w:t>
            </w:r>
            <w:proofErr w:type="gramStart"/>
            <w:r w:rsidRPr="00923683">
              <w:t>char(</w:t>
            </w:r>
            <w:proofErr w:type="gramEnd"/>
            <w:r w:rsidRPr="00923683">
              <w:t>20), not null)</w:t>
            </w:r>
          </w:p>
        </w:tc>
        <w:tc>
          <w:tcPr>
            <w:tcW w:w="304" w:type="dxa"/>
            <w:hideMark/>
          </w:tcPr>
          <w:p w:rsidRPr="00923683" w:rsidR="00923683" w:rsidRDefault="00923683" w14:paraId="3C1C3F33" w14:textId="77777777">
            <w:r w:rsidRPr="00923683">
              <w:t> </w:t>
            </w:r>
          </w:p>
        </w:tc>
        <w:tc>
          <w:tcPr>
            <w:tcW w:w="1239" w:type="dxa"/>
            <w:hideMark/>
          </w:tcPr>
          <w:p w:rsidRPr="00923683" w:rsidR="00923683" w:rsidRDefault="00923683" w14:paraId="22B151DC" w14:textId="77777777">
            <w:proofErr w:type="spellStart"/>
            <w:r w:rsidRPr="00923683">
              <w:t>telephoneNumber</w:t>
            </w:r>
            <w:proofErr w:type="spellEnd"/>
          </w:p>
        </w:tc>
        <w:tc>
          <w:tcPr>
            <w:tcW w:w="1133" w:type="dxa"/>
            <w:hideMark/>
          </w:tcPr>
          <w:p w:rsidRPr="00923683" w:rsidR="00923683" w:rsidRDefault="00923683" w14:paraId="079E1F98" w14:textId="77777777">
            <w:r w:rsidRPr="00923683">
              <w:t> </w:t>
            </w:r>
          </w:p>
        </w:tc>
        <w:tc>
          <w:tcPr>
            <w:tcW w:w="953" w:type="dxa"/>
            <w:hideMark/>
          </w:tcPr>
          <w:p w:rsidRPr="00923683" w:rsidR="00923683" w:rsidRDefault="00923683" w14:paraId="582EC64F" w14:textId="77777777">
            <w:r w:rsidRPr="00923683">
              <w:t>phone</w:t>
            </w:r>
          </w:p>
        </w:tc>
        <w:tc>
          <w:tcPr>
            <w:tcW w:w="794" w:type="dxa"/>
            <w:hideMark/>
          </w:tcPr>
          <w:p w:rsidRPr="00923683" w:rsidR="00923683" w:rsidRDefault="00923683" w14:paraId="157AB877" w14:textId="77777777">
            <w:r w:rsidRPr="00923683">
              <w:t> </w:t>
            </w:r>
          </w:p>
        </w:tc>
        <w:tc>
          <w:tcPr>
            <w:tcW w:w="459" w:type="dxa"/>
            <w:hideMark/>
          </w:tcPr>
          <w:p w:rsidRPr="00923683" w:rsidR="00923683" w:rsidRDefault="00923683" w14:paraId="2003790F" w14:textId="77777777">
            <w:r w:rsidRPr="00923683">
              <w:t> </w:t>
            </w:r>
          </w:p>
        </w:tc>
        <w:tc>
          <w:tcPr>
            <w:tcW w:w="1328" w:type="dxa"/>
            <w:noWrap/>
            <w:hideMark/>
          </w:tcPr>
          <w:p w:rsidRPr="00923683" w:rsidR="00923683" w:rsidRDefault="00923683" w14:paraId="40480765" w14:textId="77777777">
            <w:r w:rsidRPr="00923683">
              <w:t> </w:t>
            </w:r>
          </w:p>
        </w:tc>
        <w:tc>
          <w:tcPr>
            <w:tcW w:w="456" w:type="dxa"/>
            <w:noWrap/>
            <w:hideMark/>
          </w:tcPr>
          <w:p w:rsidRPr="00923683" w:rsidR="00923683" w:rsidRDefault="00923683" w14:paraId="26508A74" w14:textId="77777777">
            <w:r w:rsidRPr="00923683">
              <w:t> </w:t>
            </w:r>
          </w:p>
        </w:tc>
        <w:tc>
          <w:tcPr>
            <w:tcW w:w="456" w:type="dxa"/>
            <w:noWrap/>
            <w:hideMark/>
          </w:tcPr>
          <w:p w:rsidRPr="00923683" w:rsidR="00923683" w:rsidRDefault="00923683" w14:paraId="7ADC5908" w14:textId="77777777">
            <w:r w:rsidRPr="00923683">
              <w:t> </w:t>
            </w:r>
          </w:p>
        </w:tc>
      </w:tr>
      <w:tr w:rsidRPr="00923683" w:rsidR="00923683" w:rsidTr="00923683" w14:paraId="2093A956" w14:textId="77777777">
        <w:trPr>
          <w:trHeight w:val="288"/>
        </w:trPr>
        <w:tc>
          <w:tcPr>
            <w:tcW w:w="1793" w:type="dxa"/>
            <w:vMerge w:val="restart"/>
            <w:hideMark/>
          </w:tcPr>
          <w:p w:rsidRPr="00923683" w:rsidR="00923683" w:rsidRDefault="00923683" w14:paraId="155A592B" w14:textId="77777777">
            <w:proofErr w:type="spellStart"/>
            <w:r w:rsidRPr="00923683">
              <w:t>JobCode</w:t>
            </w:r>
            <w:proofErr w:type="spellEnd"/>
          </w:p>
        </w:tc>
        <w:tc>
          <w:tcPr>
            <w:tcW w:w="873" w:type="dxa"/>
            <w:vMerge w:val="restart"/>
            <w:hideMark/>
          </w:tcPr>
          <w:p w:rsidRPr="00923683" w:rsidR="00923683" w:rsidRDefault="00923683" w14:paraId="461B7C32" w14:textId="77777777">
            <w:r w:rsidRPr="00923683">
              <w:t> </w:t>
            </w:r>
          </w:p>
        </w:tc>
        <w:tc>
          <w:tcPr>
            <w:tcW w:w="807" w:type="dxa"/>
            <w:vMerge w:val="restart"/>
            <w:hideMark/>
          </w:tcPr>
          <w:p w:rsidRPr="00923683" w:rsidR="00923683" w:rsidRDefault="00923683" w14:paraId="27785F22" w14:textId="77777777">
            <w:r w:rsidRPr="00923683">
              <w:t> </w:t>
            </w:r>
          </w:p>
        </w:tc>
        <w:tc>
          <w:tcPr>
            <w:tcW w:w="1266" w:type="dxa"/>
            <w:vMerge w:val="restart"/>
            <w:hideMark/>
          </w:tcPr>
          <w:p w:rsidRPr="00923683" w:rsidR="00923683" w:rsidRDefault="00923683" w14:paraId="4FE67471" w14:textId="77777777">
            <w:proofErr w:type="spellStart"/>
            <w:r w:rsidRPr="00923683">
              <w:t>JobCode</w:t>
            </w:r>
            <w:proofErr w:type="spellEnd"/>
          </w:p>
        </w:tc>
        <w:tc>
          <w:tcPr>
            <w:tcW w:w="2169" w:type="dxa"/>
            <w:hideMark/>
          </w:tcPr>
          <w:p w:rsidRPr="00923683" w:rsidR="00923683" w:rsidRDefault="00923683" w14:paraId="570DEBC4" w14:textId="77777777">
            <w:proofErr w:type="spellStart"/>
            <w:r w:rsidRPr="00923683">
              <w:t>Job.JobCode</w:t>
            </w:r>
            <w:proofErr w:type="spellEnd"/>
            <w:r w:rsidRPr="00923683">
              <w:t xml:space="preserve"> (</w:t>
            </w:r>
            <w:proofErr w:type="gramStart"/>
            <w:r w:rsidRPr="00923683">
              <w:t>varchar(</w:t>
            </w:r>
            <w:proofErr w:type="gramEnd"/>
            <w:r w:rsidRPr="00923683">
              <w:t>10), null)</w:t>
            </w:r>
          </w:p>
        </w:tc>
        <w:tc>
          <w:tcPr>
            <w:tcW w:w="304" w:type="dxa"/>
            <w:vMerge w:val="restart"/>
            <w:hideMark/>
          </w:tcPr>
          <w:p w:rsidRPr="00923683" w:rsidR="00923683" w:rsidRDefault="00923683" w14:paraId="4C1A9A70" w14:textId="77777777">
            <w:r w:rsidRPr="00923683">
              <w:t> </w:t>
            </w:r>
          </w:p>
        </w:tc>
        <w:tc>
          <w:tcPr>
            <w:tcW w:w="1239" w:type="dxa"/>
            <w:vMerge w:val="restart"/>
            <w:hideMark/>
          </w:tcPr>
          <w:p w:rsidRPr="00923683" w:rsidR="00923683" w:rsidRDefault="00923683" w14:paraId="33A3AB88" w14:textId="77777777">
            <w:r w:rsidRPr="00923683">
              <w:t>N/A</w:t>
            </w:r>
          </w:p>
        </w:tc>
        <w:tc>
          <w:tcPr>
            <w:tcW w:w="1133" w:type="dxa"/>
            <w:vMerge w:val="restart"/>
            <w:hideMark/>
          </w:tcPr>
          <w:p w:rsidRPr="00923683" w:rsidR="00923683" w:rsidRDefault="00923683" w14:paraId="28F84903" w14:textId="77777777">
            <w:r w:rsidRPr="00923683">
              <w:t> </w:t>
            </w:r>
          </w:p>
        </w:tc>
        <w:tc>
          <w:tcPr>
            <w:tcW w:w="953" w:type="dxa"/>
            <w:vMerge w:val="restart"/>
            <w:hideMark/>
          </w:tcPr>
          <w:p w:rsidRPr="00923683" w:rsidR="00923683" w:rsidRDefault="00923683" w14:paraId="5815D24D" w14:textId="77777777">
            <w:proofErr w:type="spellStart"/>
            <w:r w:rsidRPr="00923683">
              <w:t>u_job_code</w:t>
            </w:r>
            <w:proofErr w:type="spellEnd"/>
          </w:p>
        </w:tc>
        <w:tc>
          <w:tcPr>
            <w:tcW w:w="794" w:type="dxa"/>
            <w:vMerge w:val="restart"/>
            <w:hideMark/>
          </w:tcPr>
          <w:p w:rsidRPr="00923683" w:rsidR="00923683" w:rsidRDefault="00923683" w14:paraId="5831C87C" w14:textId="77777777">
            <w:r w:rsidRPr="00923683">
              <w:t> </w:t>
            </w:r>
          </w:p>
        </w:tc>
        <w:tc>
          <w:tcPr>
            <w:tcW w:w="459" w:type="dxa"/>
            <w:hideMark/>
          </w:tcPr>
          <w:p w:rsidRPr="00923683" w:rsidR="00923683" w:rsidRDefault="00923683" w14:paraId="08E52833" w14:textId="77777777">
            <w:r w:rsidRPr="00923683">
              <w:t> </w:t>
            </w:r>
          </w:p>
        </w:tc>
        <w:tc>
          <w:tcPr>
            <w:tcW w:w="1328" w:type="dxa"/>
            <w:noWrap/>
            <w:hideMark/>
          </w:tcPr>
          <w:p w:rsidRPr="00923683" w:rsidR="00923683" w:rsidRDefault="00923683" w14:paraId="5A43D643" w14:textId="77777777">
            <w:r w:rsidRPr="00923683">
              <w:t> </w:t>
            </w:r>
          </w:p>
        </w:tc>
        <w:tc>
          <w:tcPr>
            <w:tcW w:w="456" w:type="dxa"/>
            <w:noWrap/>
            <w:hideMark/>
          </w:tcPr>
          <w:p w:rsidRPr="00923683" w:rsidR="00923683" w:rsidRDefault="00923683" w14:paraId="777FA8D8" w14:textId="77777777">
            <w:r w:rsidRPr="00923683">
              <w:t> </w:t>
            </w:r>
          </w:p>
        </w:tc>
        <w:tc>
          <w:tcPr>
            <w:tcW w:w="456" w:type="dxa"/>
            <w:noWrap/>
            <w:hideMark/>
          </w:tcPr>
          <w:p w:rsidRPr="00923683" w:rsidR="00923683" w:rsidRDefault="00923683" w14:paraId="777D64DF" w14:textId="77777777">
            <w:r w:rsidRPr="00923683">
              <w:t> </w:t>
            </w:r>
          </w:p>
        </w:tc>
      </w:tr>
      <w:tr w:rsidRPr="00923683" w:rsidR="00923683" w:rsidTr="00923683" w14:paraId="32821F91" w14:textId="77777777">
        <w:trPr>
          <w:trHeight w:val="288"/>
        </w:trPr>
        <w:tc>
          <w:tcPr>
            <w:tcW w:w="1793" w:type="dxa"/>
            <w:vMerge/>
            <w:hideMark/>
          </w:tcPr>
          <w:p w:rsidRPr="00923683" w:rsidR="00923683" w:rsidRDefault="00923683" w14:paraId="5BD4187D" w14:textId="77777777"/>
        </w:tc>
        <w:tc>
          <w:tcPr>
            <w:tcW w:w="873" w:type="dxa"/>
            <w:vMerge/>
            <w:hideMark/>
          </w:tcPr>
          <w:p w:rsidRPr="00923683" w:rsidR="00923683" w:rsidRDefault="00923683" w14:paraId="72BC61DA" w14:textId="77777777"/>
        </w:tc>
        <w:tc>
          <w:tcPr>
            <w:tcW w:w="807" w:type="dxa"/>
            <w:vMerge/>
            <w:hideMark/>
          </w:tcPr>
          <w:p w:rsidRPr="00923683" w:rsidR="00923683" w:rsidRDefault="00923683" w14:paraId="4002DE5C" w14:textId="77777777"/>
        </w:tc>
        <w:tc>
          <w:tcPr>
            <w:tcW w:w="1266" w:type="dxa"/>
            <w:vMerge/>
            <w:hideMark/>
          </w:tcPr>
          <w:p w:rsidRPr="00923683" w:rsidR="00923683" w:rsidRDefault="00923683" w14:paraId="49193422" w14:textId="77777777"/>
        </w:tc>
        <w:tc>
          <w:tcPr>
            <w:tcW w:w="2169" w:type="dxa"/>
            <w:hideMark/>
          </w:tcPr>
          <w:p w:rsidRPr="00923683" w:rsidR="00923683" w:rsidRDefault="00923683" w14:paraId="66F1C57B" w14:textId="77777777">
            <w:proofErr w:type="spellStart"/>
            <w:r w:rsidRPr="00923683">
              <w:t>JobInfo_</w:t>
            </w:r>
            <w:proofErr w:type="gramStart"/>
            <w:r w:rsidRPr="00923683">
              <w:t>PS.JOBCODE</w:t>
            </w:r>
            <w:proofErr w:type="spellEnd"/>
            <w:proofErr w:type="gramEnd"/>
            <w:r w:rsidRPr="00923683">
              <w:t xml:space="preserve"> (varchar(8), not null)</w:t>
            </w:r>
          </w:p>
        </w:tc>
        <w:tc>
          <w:tcPr>
            <w:tcW w:w="304" w:type="dxa"/>
            <w:vMerge/>
            <w:hideMark/>
          </w:tcPr>
          <w:p w:rsidRPr="00923683" w:rsidR="00923683" w:rsidRDefault="00923683" w14:paraId="6431E44F" w14:textId="77777777"/>
        </w:tc>
        <w:tc>
          <w:tcPr>
            <w:tcW w:w="1239" w:type="dxa"/>
            <w:vMerge/>
            <w:hideMark/>
          </w:tcPr>
          <w:p w:rsidRPr="00923683" w:rsidR="00923683" w:rsidRDefault="00923683" w14:paraId="6910A8BA" w14:textId="77777777"/>
        </w:tc>
        <w:tc>
          <w:tcPr>
            <w:tcW w:w="1133" w:type="dxa"/>
            <w:vMerge/>
            <w:hideMark/>
          </w:tcPr>
          <w:p w:rsidRPr="00923683" w:rsidR="00923683" w:rsidRDefault="00923683" w14:paraId="3F25D557" w14:textId="77777777"/>
        </w:tc>
        <w:tc>
          <w:tcPr>
            <w:tcW w:w="953" w:type="dxa"/>
            <w:vMerge/>
            <w:hideMark/>
          </w:tcPr>
          <w:p w:rsidRPr="00923683" w:rsidR="00923683" w:rsidRDefault="00923683" w14:paraId="2976486B" w14:textId="77777777"/>
        </w:tc>
        <w:tc>
          <w:tcPr>
            <w:tcW w:w="794" w:type="dxa"/>
            <w:vMerge/>
            <w:hideMark/>
          </w:tcPr>
          <w:p w:rsidRPr="00923683" w:rsidR="00923683" w:rsidRDefault="00923683" w14:paraId="39C4F43B" w14:textId="77777777"/>
        </w:tc>
        <w:tc>
          <w:tcPr>
            <w:tcW w:w="459" w:type="dxa"/>
            <w:hideMark/>
          </w:tcPr>
          <w:p w:rsidRPr="00923683" w:rsidR="00923683" w:rsidRDefault="00923683" w14:paraId="53DA6096" w14:textId="77777777">
            <w:r w:rsidRPr="00923683">
              <w:t> </w:t>
            </w:r>
          </w:p>
        </w:tc>
        <w:tc>
          <w:tcPr>
            <w:tcW w:w="1328" w:type="dxa"/>
            <w:noWrap/>
            <w:hideMark/>
          </w:tcPr>
          <w:p w:rsidRPr="00923683" w:rsidR="00923683" w:rsidRDefault="00923683" w14:paraId="7BB83C92" w14:textId="77777777">
            <w:r w:rsidRPr="00923683">
              <w:t> </w:t>
            </w:r>
          </w:p>
        </w:tc>
        <w:tc>
          <w:tcPr>
            <w:tcW w:w="456" w:type="dxa"/>
            <w:noWrap/>
            <w:hideMark/>
          </w:tcPr>
          <w:p w:rsidRPr="00923683" w:rsidR="00923683" w:rsidRDefault="00923683" w14:paraId="65F8A453" w14:textId="77777777">
            <w:r w:rsidRPr="00923683">
              <w:t> </w:t>
            </w:r>
          </w:p>
        </w:tc>
        <w:tc>
          <w:tcPr>
            <w:tcW w:w="456" w:type="dxa"/>
            <w:noWrap/>
            <w:hideMark/>
          </w:tcPr>
          <w:p w:rsidRPr="00923683" w:rsidR="00923683" w:rsidRDefault="00923683" w14:paraId="0EC4E497" w14:textId="77777777">
            <w:r w:rsidRPr="00923683">
              <w:t> </w:t>
            </w:r>
          </w:p>
        </w:tc>
      </w:tr>
      <w:tr w:rsidRPr="00923683" w:rsidR="00923683" w:rsidTr="00923683" w14:paraId="41A18C2F" w14:textId="77777777">
        <w:trPr>
          <w:trHeight w:val="288"/>
        </w:trPr>
        <w:tc>
          <w:tcPr>
            <w:tcW w:w="1793" w:type="dxa"/>
            <w:vMerge w:val="restart"/>
            <w:hideMark/>
          </w:tcPr>
          <w:p w:rsidRPr="00923683" w:rsidR="00923683" w:rsidRDefault="00923683" w14:paraId="4501C5AF" w14:textId="77777777">
            <w:proofErr w:type="spellStart"/>
            <w:r w:rsidRPr="00923683">
              <w:t>JobTitle</w:t>
            </w:r>
            <w:proofErr w:type="spellEnd"/>
            <w:r w:rsidRPr="00923683">
              <w:t xml:space="preserve"> =Position title for position</w:t>
            </w:r>
            <w:r w:rsidRPr="00923683">
              <w:br/>
            </w:r>
            <w:r w:rsidRPr="00923683">
              <w:t>if its blank its job profile title</w:t>
            </w:r>
          </w:p>
        </w:tc>
        <w:tc>
          <w:tcPr>
            <w:tcW w:w="873" w:type="dxa"/>
            <w:vMerge w:val="restart"/>
            <w:hideMark/>
          </w:tcPr>
          <w:p w:rsidRPr="00923683" w:rsidR="00923683" w:rsidRDefault="00923683" w14:paraId="70099367" w14:textId="77777777">
            <w:r w:rsidRPr="00923683">
              <w:t> </w:t>
            </w:r>
          </w:p>
        </w:tc>
        <w:tc>
          <w:tcPr>
            <w:tcW w:w="807" w:type="dxa"/>
            <w:vMerge w:val="restart"/>
            <w:hideMark/>
          </w:tcPr>
          <w:p w:rsidRPr="00923683" w:rsidR="00923683" w:rsidRDefault="00923683" w14:paraId="3A68C58A" w14:textId="77777777">
            <w:r w:rsidRPr="00923683">
              <w:t> </w:t>
            </w:r>
          </w:p>
        </w:tc>
        <w:tc>
          <w:tcPr>
            <w:tcW w:w="1266" w:type="dxa"/>
            <w:vMerge w:val="restart"/>
            <w:hideMark/>
          </w:tcPr>
          <w:p w:rsidRPr="00923683" w:rsidR="00923683" w:rsidRDefault="00923683" w14:paraId="606F00FE" w14:textId="77777777">
            <w:proofErr w:type="spellStart"/>
            <w:r w:rsidRPr="00923683">
              <w:t>JobTitle</w:t>
            </w:r>
            <w:proofErr w:type="spellEnd"/>
          </w:p>
        </w:tc>
        <w:tc>
          <w:tcPr>
            <w:tcW w:w="2169" w:type="dxa"/>
            <w:hideMark/>
          </w:tcPr>
          <w:p w:rsidRPr="00923683" w:rsidR="00923683" w:rsidRDefault="00923683" w14:paraId="1D860384" w14:textId="77777777">
            <w:proofErr w:type="spellStart"/>
            <w:r w:rsidRPr="00923683">
              <w:t>Job.JobTitle</w:t>
            </w:r>
            <w:proofErr w:type="spellEnd"/>
            <w:r w:rsidRPr="00923683">
              <w:t xml:space="preserve"> (</w:t>
            </w:r>
            <w:proofErr w:type="gramStart"/>
            <w:r w:rsidRPr="00923683">
              <w:t>varchar(</w:t>
            </w:r>
            <w:proofErr w:type="gramEnd"/>
            <w:r w:rsidRPr="00923683">
              <w:t>40), null)</w:t>
            </w:r>
          </w:p>
        </w:tc>
        <w:tc>
          <w:tcPr>
            <w:tcW w:w="304" w:type="dxa"/>
            <w:hideMark/>
          </w:tcPr>
          <w:p w:rsidRPr="00923683" w:rsidR="00923683" w:rsidRDefault="00923683" w14:paraId="3941A05E" w14:textId="77777777">
            <w:r w:rsidRPr="00923683">
              <w:t> </w:t>
            </w:r>
          </w:p>
        </w:tc>
        <w:tc>
          <w:tcPr>
            <w:tcW w:w="1239" w:type="dxa"/>
            <w:vMerge w:val="restart"/>
            <w:hideMark/>
          </w:tcPr>
          <w:p w:rsidRPr="00923683" w:rsidR="00923683" w:rsidRDefault="00923683" w14:paraId="25B1FF95" w14:textId="77777777">
            <w:r w:rsidRPr="00923683">
              <w:t>Title</w:t>
            </w:r>
          </w:p>
        </w:tc>
        <w:tc>
          <w:tcPr>
            <w:tcW w:w="1133" w:type="dxa"/>
            <w:vMerge w:val="restart"/>
            <w:hideMark/>
          </w:tcPr>
          <w:p w:rsidRPr="00923683" w:rsidR="00923683" w:rsidRDefault="00923683" w14:paraId="38A6AAE8" w14:textId="77777777">
            <w:r w:rsidRPr="00923683">
              <w:t> </w:t>
            </w:r>
          </w:p>
        </w:tc>
        <w:tc>
          <w:tcPr>
            <w:tcW w:w="953" w:type="dxa"/>
            <w:hideMark/>
          </w:tcPr>
          <w:p w:rsidRPr="00923683" w:rsidR="00923683" w:rsidRDefault="00923683" w14:paraId="6CF74D76" w14:textId="77777777">
            <w:r w:rsidRPr="00923683">
              <w:t>title</w:t>
            </w:r>
          </w:p>
        </w:tc>
        <w:tc>
          <w:tcPr>
            <w:tcW w:w="794" w:type="dxa"/>
            <w:vMerge w:val="restart"/>
            <w:hideMark/>
          </w:tcPr>
          <w:p w:rsidRPr="00923683" w:rsidR="00923683" w:rsidRDefault="00923683" w14:paraId="66639722" w14:textId="77777777">
            <w:r w:rsidRPr="00923683">
              <w:t> </w:t>
            </w:r>
          </w:p>
        </w:tc>
        <w:tc>
          <w:tcPr>
            <w:tcW w:w="459" w:type="dxa"/>
            <w:vMerge w:val="restart"/>
            <w:hideMark/>
          </w:tcPr>
          <w:p w:rsidRPr="00923683" w:rsidR="00923683" w:rsidRDefault="00923683" w14:paraId="15A9E984" w14:textId="77777777">
            <w:r w:rsidRPr="00923683">
              <w:t> </w:t>
            </w:r>
          </w:p>
        </w:tc>
        <w:tc>
          <w:tcPr>
            <w:tcW w:w="1328" w:type="dxa"/>
            <w:noWrap/>
            <w:hideMark/>
          </w:tcPr>
          <w:p w:rsidRPr="00923683" w:rsidR="00923683" w:rsidRDefault="00923683" w14:paraId="32703197" w14:textId="77777777">
            <w:r w:rsidRPr="00923683">
              <w:t> </w:t>
            </w:r>
          </w:p>
        </w:tc>
        <w:tc>
          <w:tcPr>
            <w:tcW w:w="456" w:type="dxa"/>
            <w:noWrap/>
            <w:hideMark/>
          </w:tcPr>
          <w:p w:rsidRPr="00923683" w:rsidR="00923683" w:rsidRDefault="00923683" w14:paraId="152B3005" w14:textId="77777777">
            <w:r w:rsidRPr="00923683">
              <w:t> </w:t>
            </w:r>
          </w:p>
        </w:tc>
        <w:tc>
          <w:tcPr>
            <w:tcW w:w="456" w:type="dxa"/>
            <w:noWrap/>
            <w:hideMark/>
          </w:tcPr>
          <w:p w:rsidRPr="00923683" w:rsidR="00923683" w:rsidRDefault="00923683" w14:paraId="34DDF234" w14:textId="77777777">
            <w:r w:rsidRPr="00923683">
              <w:t> </w:t>
            </w:r>
          </w:p>
        </w:tc>
      </w:tr>
      <w:tr w:rsidRPr="00923683" w:rsidR="00923683" w:rsidTr="00923683" w14:paraId="6DE51E42" w14:textId="77777777">
        <w:trPr>
          <w:trHeight w:val="288"/>
        </w:trPr>
        <w:tc>
          <w:tcPr>
            <w:tcW w:w="1793" w:type="dxa"/>
            <w:vMerge/>
            <w:hideMark/>
          </w:tcPr>
          <w:p w:rsidRPr="00923683" w:rsidR="00923683" w:rsidRDefault="00923683" w14:paraId="6D8BB200" w14:textId="77777777"/>
        </w:tc>
        <w:tc>
          <w:tcPr>
            <w:tcW w:w="873" w:type="dxa"/>
            <w:vMerge/>
            <w:hideMark/>
          </w:tcPr>
          <w:p w:rsidRPr="00923683" w:rsidR="00923683" w:rsidRDefault="00923683" w14:paraId="23389C6B" w14:textId="77777777"/>
        </w:tc>
        <w:tc>
          <w:tcPr>
            <w:tcW w:w="807" w:type="dxa"/>
            <w:vMerge/>
            <w:hideMark/>
          </w:tcPr>
          <w:p w:rsidRPr="00923683" w:rsidR="00923683" w:rsidRDefault="00923683" w14:paraId="4DD5766F" w14:textId="77777777"/>
        </w:tc>
        <w:tc>
          <w:tcPr>
            <w:tcW w:w="1266" w:type="dxa"/>
            <w:vMerge/>
            <w:hideMark/>
          </w:tcPr>
          <w:p w:rsidRPr="00923683" w:rsidR="00923683" w:rsidRDefault="00923683" w14:paraId="112D57B2" w14:textId="77777777"/>
        </w:tc>
        <w:tc>
          <w:tcPr>
            <w:tcW w:w="2169" w:type="dxa"/>
            <w:hideMark/>
          </w:tcPr>
          <w:p w:rsidRPr="00923683" w:rsidR="00923683" w:rsidRDefault="00923683" w14:paraId="1389F333" w14:textId="77777777">
            <w:proofErr w:type="spellStart"/>
            <w:r w:rsidRPr="00923683">
              <w:t>JobInfo_</w:t>
            </w:r>
            <w:proofErr w:type="gramStart"/>
            <w:r w:rsidRPr="00923683">
              <w:t>PS.DESCR</w:t>
            </w:r>
            <w:proofErr w:type="spellEnd"/>
            <w:proofErr w:type="gramEnd"/>
            <w:r w:rsidRPr="00923683">
              <w:t xml:space="preserve"> (varchar(50), not null)</w:t>
            </w:r>
          </w:p>
        </w:tc>
        <w:tc>
          <w:tcPr>
            <w:tcW w:w="304" w:type="dxa"/>
            <w:hideMark/>
          </w:tcPr>
          <w:p w:rsidRPr="00923683" w:rsidR="00923683" w:rsidRDefault="00923683" w14:paraId="2E43B376" w14:textId="77777777">
            <w:r w:rsidRPr="00923683">
              <w:t> </w:t>
            </w:r>
          </w:p>
        </w:tc>
        <w:tc>
          <w:tcPr>
            <w:tcW w:w="1239" w:type="dxa"/>
            <w:vMerge/>
            <w:hideMark/>
          </w:tcPr>
          <w:p w:rsidRPr="00923683" w:rsidR="00923683" w:rsidRDefault="00923683" w14:paraId="764877BA" w14:textId="77777777"/>
        </w:tc>
        <w:tc>
          <w:tcPr>
            <w:tcW w:w="1133" w:type="dxa"/>
            <w:vMerge/>
            <w:hideMark/>
          </w:tcPr>
          <w:p w:rsidRPr="00923683" w:rsidR="00923683" w:rsidRDefault="00923683" w14:paraId="55260DCF" w14:textId="77777777"/>
        </w:tc>
        <w:tc>
          <w:tcPr>
            <w:tcW w:w="953" w:type="dxa"/>
            <w:hideMark/>
          </w:tcPr>
          <w:p w:rsidRPr="00923683" w:rsidR="00923683" w:rsidRDefault="00923683" w14:paraId="2FECA620" w14:textId="77777777">
            <w:r w:rsidRPr="00923683">
              <w:t> </w:t>
            </w:r>
          </w:p>
        </w:tc>
        <w:tc>
          <w:tcPr>
            <w:tcW w:w="794" w:type="dxa"/>
            <w:vMerge/>
            <w:hideMark/>
          </w:tcPr>
          <w:p w:rsidRPr="00923683" w:rsidR="00923683" w:rsidRDefault="00923683" w14:paraId="24ADF0FE" w14:textId="77777777"/>
        </w:tc>
        <w:tc>
          <w:tcPr>
            <w:tcW w:w="459" w:type="dxa"/>
            <w:vMerge/>
            <w:hideMark/>
          </w:tcPr>
          <w:p w:rsidRPr="00923683" w:rsidR="00923683" w:rsidRDefault="00923683" w14:paraId="4003122C" w14:textId="77777777"/>
        </w:tc>
        <w:tc>
          <w:tcPr>
            <w:tcW w:w="1328" w:type="dxa"/>
            <w:noWrap/>
            <w:hideMark/>
          </w:tcPr>
          <w:p w:rsidRPr="00923683" w:rsidR="00923683" w:rsidRDefault="00923683" w14:paraId="50DCE9EA" w14:textId="77777777">
            <w:r w:rsidRPr="00923683">
              <w:t> </w:t>
            </w:r>
          </w:p>
        </w:tc>
        <w:tc>
          <w:tcPr>
            <w:tcW w:w="456" w:type="dxa"/>
            <w:noWrap/>
            <w:hideMark/>
          </w:tcPr>
          <w:p w:rsidRPr="00923683" w:rsidR="00923683" w:rsidRDefault="00923683" w14:paraId="46069E3C" w14:textId="77777777">
            <w:r w:rsidRPr="00923683">
              <w:t> </w:t>
            </w:r>
          </w:p>
        </w:tc>
        <w:tc>
          <w:tcPr>
            <w:tcW w:w="456" w:type="dxa"/>
            <w:noWrap/>
            <w:hideMark/>
          </w:tcPr>
          <w:p w:rsidRPr="00923683" w:rsidR="00923683" w:rsidRDefault="00923683" w14:paraId="06F130AD" w14:textId="77777777">
            <w:r w:rsidRPr="00923683">
              <w:t> </w:t>
            </w:r>
          </w:p>
        </w:tc>
      </w:tr>
      <w:tr w:rsidRPr="00923683" w:rsidR="00923683" w:rsidTr="00923683" w14:paraId="4287488D" w14:textId="77777777">
        <w:trPr>
          <w:trHeight w:val="288"/>
        </w:trPr>
        <w:tc>
          <w:tcPr>
            <w:tcW w:w="1793" w:type="dxa"/>
            <w:hideMark/>
          </w:tcPr>
          <w:p w:rsidRPr="00923683" w:rsidR="00923683" w:rsidRDefault="00923683" w14:paraId="09C6B9C6" w14:textId="77777777">
            <w:proofErr w:type="spellStart"/>
            <w:r w:rsidRPr="00923683">
              <w:t>CompanyID</w:t>
            </w:r>
            <w:proofErr w:type="spellEnd"/>
          </w:p>
        </w:tc>
        <w:tc>
          <w:tcPr>
            <w:tcW w:w="873" w:type="dxa"/>
            <w:hideMark/>
          </w:tcPr>
          <w:p w:rsidRPr="00923683" w:rsidR="00923683" w:rsidRDefault="00923683" w14:paraId="27D194B5" w14:textId="77777777">
            <w:r w:rsidRPr="00923683">
              <w:t> </w:t>
            </w:r>
          </w:p>
        </w:tc>
        <w:tc>
          <w:tcPr>
            <w:tcW w:w="807" w:type="dxa"/>
            <w:hideMark/>
          </w:tcPr>
          <w:p w:rsidRPr="00923683" w:rsidR="00923683" w:rsidRDefault="00923683" w14:paraId="2E42AAF0" w14:textId="77777777">
            <w:r w:rsidRPr="00923683">
              <w:t> </w:t>
            </w:r>
          </w:p>
        </w:tc>
        <w:tc>
          <w:tcPr>
            <w:tcW w:w="1266" w:type="dxa"/>
            <w:hideMark/>
          </w:tcPr>
          <w:p w:rsidRPr="00923683" w:rsidR="00923683" w:rsidRDefault="00923683" w14:paraId="4EA48218" w14:textId="77777777">
            <w:proofErr w:type="spellStart"/>
            <w:r w:rsidRPr="00923683">
              <w:t>CompanyID</w:t>
            </w:r>
            <w:proofErr w:type="spellEnd"/>
          </w:p>
        </w:tc>
        <w:tc>
          <w:tcPr>
            <w:tcW w:w="2169" w:type="dxa"/>
            <w:hideMark/>
          </w:tcPr>
          <w:p w:rsidRPr="00923683" w:rsidR="00923683" w:rsidRDefault="00923683" w14:paraId="181FA272" w14:textId="77777777">
            <w:proofErr w:type="spellStart"/>
            <w:r w:rsidRPr="00923683">
              <w:t>UDAKEntity.EntityTextID</w:t>
            </w:r>
            <w:proofErr w:type="spellEnd"/>
            <w:r w:rsidRPr="00923683">
              <w:t xml:space="preserve"> (</w:t>
            </w:r>
            <w:proofErr w:type="gramStart"/>
            <w:r w:rsidRPr="00923683">
              <w:t>varchar(</w:t>
            </w:r>
            <w:proofErr w:type="gramEnd"/>
            <w:r w:rsidRPr="00923683">
              <w:t>12), null)</w:t>
            </w:r>
          </w:p>
        </w:tc>
        <w:tc>
          <w:tcPr>
            <w:tcW w:w="304" w:type="dxa"/>
            <w:hideMark/>
          </w:tcPr>
          <w:p w:rsidRPr="00923683" w:rsidR="00923683" w:rsidRDefault="00923683" w14:paraId="10A7AD15" w14:textId="77777777">
            <w:r w:rsidRPr="00923683">
              <w:t> </w:t>
            </w:r>
          </w:p>
        </w:tc>
        <w:tc>
          <w:tcPr>
            <w:tcW w:w="1239" w:type="dxa"/>
            <w:hideMark/>
          </w:tcPr>
          <w:p w:rsidRPr="00923683" w:rsidR="00923683" w:rsidRDefault="00923683" w14:paraId="0BA7C4EA" w14:textId="77777777">
            <w:proofErr w:type="spellStart"/>
            <w:r w:rsidRPr="00923683">
              <w:t>departmentNumber</w:t>
            </w:r>
            <w:proofErr w:type="spellEnd"/>
          </w:p>
        </w:tc>
        <w:tc>
          <w:tcPr>
            <w:tcW w:w="1133" w:type="dxa"/>
            <w:hideMark/>
          </w:tcPr>
          <w:p w:rsidRPr="00923683" w:rsidR="00923683" w:rsidRDefault="00923683" w14:paraId="3E3A0705" w14:textId="77777777">
            <w:r w:rsidRPr="00923683">
              <w:t> </w:t>
            </w:r>
          </w:p>
        </w:tc>
        <w:tc>
          <w:tcPr>
            <w:tcW w:w="953" w:type="dxa"/>
            <w:hideMark/>
          </w:tcPr>
          <w:p w:rsidRPr="00923683" w:rsidR="00923683" w:rsidRDefault="00923683" w14:paraId="532C25A1" w14:textId="77777777">
            <w:proofErr w:type="spellStart"/>
            <w:r w:rsidRPr="00923683">
              <w:t>u_company_id</w:t>
            </w:r>
            <w:proofErr w:type="spellEnd"/>
          </w:p>
        </w:tc>
        <w:tc>
          <w:tcPr>
            <w:tcW w:w="794" w:type="dxa"/>
            <w:hideMark/>
          </w:tcPr>
          <w:p w:rsidRPr="00923683" w:rsidR="00923683" w:rsidRDefault="00923683" w14:paraId="5FAC7105" w14:textId="77777777">
            <w:r w:rsidRPr="00923683">
              <w:t> </w:t>
            </w:r>
          </w:p>
        </w:tc>
        <w:tc>
          <w:tcPr>
            <w:tcW w:w="459" w:type="dxa"/>
            <w:hideMark/>
          </w:tcPr>
          <w:p w:rsidRPr="00923683" w:rsidR="00923683" w:rsidRDefault="00923683" w14:paraId="7578BD5B" w14:textId="77777777">
            <w:r w:rsidRPr="00923683">
              <w:t> </w:t>
            </w:r>
          </w:p>
        </w:tc>
        <w:tc>
          <w:tcPr>
            <w:tcW w:w="1328" w:type="dxa"/>
            <w:noWrap/>
            <w:hideMark/>
          </w:tcPr>
          <w:p w:rsidRPr="00923683" w:rsidR="00923683" w:rsidRDefault="00923683" w14:paraId="34054585" w14:textId="77777777">
            <w:r w:rsidRPr="00923683">
              <w:t> </w:t>
            </w:r>
          </w:p>
        </w:tc>
        <w:tc>
          <w:tcPr>
            <w:tcW w:w="456" w:type="dxa"/>
            <w:noWrap/>
            <w:hideMark/>
          </w:tcPr>
          <w:p w:rsidRPr="00923683" w:rsidR="00923683" w:rsidRDefault="00923683" w14:paraId="4948C3BA" w14:textId="77777777">
            <w:r w:rsidRPr="00923683">
              <w:t> </w:t>
            </w:r>
          </w:p>
        </w:tc>
        <w:tc>
          <w:tcPr>
            <w:tcW w:w="456" w:type="dxa"/>
            <w:noWrap/>
            <w:hideMark/>
          </w:tcPr>
          <w:p w:rsidRPr="00923683" w:rsidR="00923683" w:rsidRDefault="00923683" w14:paraId="07898A32" w14:textId="77777777">
            <w:r w:rsidRPr="00923683">
              <w:t> </w:t>
            </w:r>
          </w:p>
        </w:tc>
      </w:tr>
      <w:tr w:rsidRPr="00923683" w:rsidR="00923683" w:rsidTr="00923683" w14:paraId="0B504C5E" w14:textId="77777777">
        <w:trPr>
          <w:trHeight w:val="552"/>
        </w:trPr>
        <w:tc>
          <w:tcPr>
            <w:tcW w:w="1793" w:type="dxa"/>
            <w:hideMark/>
          </w:tcPr>
          <w:p w:rsidRPr="00923683" w:rsidR="00923683" w:rsidRDefault="00923683" w14:paraId="5AF71F64" w14:textId="77777777">
            <w:proofErr w:type="spellStart"/>
            <w:r w:rsidRPr="00923683">
              <w:t>CompanyDescription</w:t>
            </w:r>
            <w:proofErr w:type="spellEnd"/>
            <w:r w:rsidRPr="00923683">
              <w:t xml:space="preserve"> (Company_-_Name)</w:t>
            </w:r>
          </w:p>
        </w:tc>
        <w:tc>
          <w:tcPr>
            <w:tcW w:w="873" w:type="dxa"/>
            <w:hideMark/>
          </w:tcPr>
          <w:p w:rsidRPr="00923683" w:rsidR="00923683" w:rsidRDefault="00923683" w14:paraId="557C14D2" w14:textId="77777777">
            <w:r w:rsidRPr="00923683">
              <w:t> </w:t>
            </w:r>
          </w:p>
        </w:tc>
        <w:tc>
          <w:tcPr>
            <w:tcW w:w="807" w:type="dxa"/>
            <w:hideMark/>
          </w:tcPr>
          <w:p w:rsidRPr="00923683" w:rsidR="00923683" w:rsidRDefault="00923683" w14:paraId="14379FCC" w14:textId="77777777">
            <w:r w:rsidRPr="00923683">
              <w:t> </w:t>
            </w:r>
          </w:p>
        </w:tc>
        <w:tc>
          <w:tcPr>
            <w:tcW w:w="1266" w:type="dxa"/>
            <w:hideMark/>
          </w:tcPr>
          <w:p w:rsidRPr="00923683" w:rsidR="00923683" w:rsidRDefault="00923683" w14:paraId="34FA10FA" w14:textId="77777777">
            <w:proofErr w:type="spellStart"/>
            <w:r w:rsidRPr="00923683">
              <w:t>CompanyDescription</w:t>
            </w:r>
            <w:proofErr w:type="spellEnd"/>
            <w:r w:rsidRPr="00923683">
              <w:t xml:space="preserve"> (Company_-_Name)</w:t>
            </w:r>
          </w:p>
        </w:tc>
        <w:tc>
          <w:tcPr>
            <w:tcW w:w="2169" w:type="dxa"/>
            <w:hideMark/>
          </w:tcPr>
          <w:p w:rsidRPr="00923683" w:rsidR="00923683" w:rsidRDefault="00923683" w14:paraId="786A25AD" w14:textId="77777777">
            <w:proofErr w:type="spellStart"/>
            <w:r w:rsidRPr="00923683">
              <w:t>UDAKEntity.EntityDescr</w:t>
            </w:r>
            <w:proofErr w:type="spellEnd"/>
            <w:r w:rsidRPr="00923683">
              <w:t xml:space="preserve"> (</w:t>
            </w:r>
            <w:proofErr w:type="gramStart"/>
            <w:r w:rsidRPr="00923683">
              <w:t>varchar(</w:t>
            </w:r>
            <w:proofErr w:type="gramEnd"/>
            <w:r w:rsidRPr="00923683">
              <w:t>120), null)</w:t>
            </w:r>
          </w:p>
        </w:tc>
        <w:tc>
          <w:tcPr>
            <w:tcW w:w="304" w:type="dxa"/>
            <w:hideMark/>
          </w:tcPr>
          <w:p w:rsidRPr="00923683" w:rsidR="00923683" w:rsidRDefault="00923683" w14:paraId="1B345C67" w14:textId="77777777">
            <w:r w:rsidRPr="00923683">
              <w:t> </w:t>
            </w:r>
          </w:p>
        </w:tc>
        <w:tc>
          <w:tcPr>
            <w:tcW w:w="1239" w:type="dxa"/>
            <w:hideMark/>
          </w:tcPr>
          <w:p w:rsidRPr="00923683" w:rsidR="00923683" w:rsidRDefault="00923683" w14:paraId="42C9AD51" w14:textId="77777777">
            <w:r w:rsidRPr="00923683">
              <w:t> </w:t>
            </w:r>
          </w:p>
        </w:tc>
        <w:tc>
          <w:tcPr>
            <w:tcW w:w="1133" w:type="dxa"/>
            <w:hideMark/>
          </w:tcPr>
          <w:p w:rsidRPr="00923683" w:rsidR="00923683" w:rsidRDefault="00923683" w14:paraId="4E0AC45B" w14:textId="77777777">
            <w:r w:rsidRPr="00923683">
              <w:t> </w:t>
            </w:r>
          </w:p>
        </w:tc>
        <w:tc>
          <w:tcPr>
            <w:tcW w:w="953" w:type="dxa"/>
            <w:hideMark/>
          </w:tcPr>
          <w:p w:rsidRPr="00923683" w:rsidR="00923683" w:rsidRDefault="00923683" w14:paraId="0E1BBF4A" w14:textId="77777777">
            <w:r w:rsidRPr="00923683">
              <w:t> </w:t>
            </w:r>
          </w:p>
        </w:tc>
        <w:tc>
          <w:tcPr>
            <w:tcW w:w="794" w:type="dxa"/>
            <w:hideMark/>
          </w:tcPr>
          <w:p w:rsidRPr="00923683" w:rsidR="00923683" w:rsidRDefault="00923683" w14:paraId="59862065" w14:textId="77777777">
            <w:r w:rsidRPr="00923683">
              <w:t> </w:t>
            </w:r>
          </w:p>
        </w:tc>
        <w:tc>
          <w:tcPr>
            <w:tcW w:w="459" w:type="dxa"/>
            <w:hideMark/>
          </w:tcPr>
          <w:p w:rsidRPr="00923683" w:rsidR="00923683" w:rsidRDefault="00923683" w14:paraId="0995AA79" w14:textId="77777777">
            <w:r w:rsidRPr="00923683">
              <w:t> </w:t>
            </w:r>
          </w:p>
        </w:tc>
        <w:tc>
          <w:tcPr>
            <w:tcW w:w="1328" w:type="dxa"/>
            <w:noWrap/>
            <w:hideMark/>
          </w:tcPr>
          <w:p w:rsidRPr="00923683" w:rsidR="00923683" w:rsidRDefault="00923683" w14:paraId="4DB98706" w14:textId="77777777">
            <w:r w:rsidRPr="00923683">
              <w:t> </w:t>
            </w:r>
          </w:p>
        </w:tc>
        <w:tc>
          <w:tcPr>
            <w:tcW w:w="456" w:type="dxa"/>
            <w:noWrap/>
            <w:hideMark/>
          </w:tcPr>
          <w:p w:rsidRPr="00923683" w:rsidR="00923683" w:rsidRDefault="00923683" w14:paraId="617DCB51" w14:textId="77777777">
            <w:r w:rsidRPr="00923683">
              <w:t> </w:t>
            </w:r>
          </w:p>
        </w:tc>
        <w:tc>
          <w:tcPr>
            <w:tcW w:w="456" w:type="dxa"/>
            <w:noWrap/>
            <w:hideMark/>
          </w:tcPr>
          <w:p w:rsidRPr="00923683" w:rsidR="00923683" w:rsidRDefault="00923683" w14:paraId="31EDCFF9" w14:textId="77777777">
            <w:r w:rsidRPr="00923683">
              <w:t> </w:t>
            </w:r>
          </w:p>
        </w:tc>
      </w:tr>
      <w:tr w:rsidRPr="00923683" w:rsidR="00923683" w:rsidTr="00923683" w14:paraId="62A154C4" w14:textId="77777777">
        <w:trPr>
          <w:trHeight w:val="288"/>
        </w:trPr>
        <w:tc>
          <w:tcPr>
            <w:tcW w:w="1793" w:type="dxa"/>
            <w:hideMark/>
          </w:tcPr>
          <w:p w:rsidRPr="00923683" w:rsidR="00923683" w:rsidRDefault="00923683" w14:paraId="228E5B83" w14:textId="77777777">
            <w:proofErr w:type="spellStart"/>
            <w:r w:rsidRPr="00923683">
              <w:t>CostCenterID</w:t>
            </w:r>
            <w:proofErr w:type="spellEnd"/>
          </w:p>
        </w:tc>
        <w:tc>
          <w:tcPr>
            <w:tcW w:w="873" w:type="dxa"/>
            <w:hideMark/>
          </w:tcPr>
          <w:p w:rsidRPr="00923683" w:rsidR="00923683" w:rsidRDefault="00923683" w14:paraId="4A596E41" w14:textId="77777777">
            <w:r w:rsidRPr="00923683">
              <w:t> </w:t>
            </w:r>
          </w:p>
        </w:tc>
        <w:tc>
          <w:tcPr>
            <w:tcW w:w="807" w:type="dxa"/>
            <w:hideMark/>
          </w:tcPr>
          <w:p w:rsidRPr="00923683" w:rsidR="00923683" w:rsidRDefault="00923683" w14:paraId="63E7A042" w14:textId="77777777">
            <w:r w:rsidRPr="00923683">
              <w:t> </w:t>
            </w:r>
          </w:p>
        </w:tc>
        <w:tc>
          <w:tcPr>
            <w:tcW w:w="1266" w:type="dxa"/>
            <w:hideMark/>
          </w:tcPr>
          <w:p w:rsidRPr="00923683" w:rsidR="00923683" w:rsidRDefault="00923683" w14:paraId="47FBEC5A" w14:textId="77777777">
            <w:proofErr w:type="spellStart"/>
            <w:r w:rsidRPr="00923683">
              <w:t>CostCenterID</w:t>
            </w:r>
            <w:proofErr w:type="spellEnd"/>
          </w:p>
        </w:tc>
        <w:tc>
          <w:tcPr>
            <w:tcW w:w="2169" w:type="dxa"/>
            <w:hideMark/>
          </w:tcPr>
          <w:p w:rsidRPr="00923683" w:rsidR="00923683" w:rsidRDefault="00923683" w14:paraId="26A71383" w14:textId="77777777">
            <w:proofErr w:type="spellStart"/>
            <w:r w:rsidRPr="00923683">
              <w:t>UDAKDept.DeptTextID</w:t>
            </w:r>
            <w:proofErr w:type="spellEnd"/>
            <w:r w:rsidRPr="00923683">
              <w:t xml:space="preserve"> (</w:t>
            </w:r>
            <w:proofErr w:type="gramStart"/>
            <w:r w:rsidRPr="00923683">
              <w:t>varchar(</w:t>
            </w:r>
            <w:proofErr w:type="gramEnd"/>
            <w:r w:rsidRPr="00923683">
              <w:t>12), null)</w:t>
            </w:r>
          </w:p>
        </w:tc>
        <w:tc>
          <w:tcPr>
            <w:tcW w:w="304" w:type="dxa"/>
            <w:hideMark/>
          </w:tcPr>
          <w:p w:rsidRPr="00923683" w:rsidR="00923683" w:rsidRDefault="00923683" w14:paraId="72A441C2" w14:textId="77777777">
            <w:r w:rsidRPr="00923683">
              <w:t> </w:t>
            </w:r>
          </w:p>
        </w:tc>
        <w:tc>
          <w:tcPr>
            <w:tcW w:w="1239" w:type="dxa"/>
            <w:hideMark/>
          </w:tcPr>
          <w:p w:rsidRPr="00923683" w:rsidR="00923683" w:rsidRDefault="00923683" w14:paraId="227BA005" w14:textId="77777777">
            <w:proofErr w:type="spellStart"/>
            <w:r w:rsidRPr="00923683">
              <w:t>departmentNumber</w:t>
            </w:r>
            <w:proofErr w:type="spellEnd"/>
          </w:p>
        </w:tc>
        <w:tc>
          <w:tcPr>
            <w:tcW w:w="1133" w:type="dxa"/>
            <w:hideMark/>
          </w:tcPr>
          <w:p w:rsidRPr="00923683" w:rsidR="00923683" w:rsidRDefault="00923683" w14:paraId="7BB6B30F" w14:textId="77777777">
            <w:r w:rsidRPr="00923683">
              <w:t> </w:t>
            </w:r>
          </w:p>
        </w:tc>
        <w:tc>
          <w:tcPr>
            <w:tcW w:w="953" w:type="dxa"/>
            <w:hideMark/>
          </w:tcPr>
          <w:p w:rsidRPr="00923683" w:rsidR="00923683" w:rsidRDefault="00923683" w14:paraId="2B003F16" w14:textId="77777777">
            <w:r w:rsidRPr="00923683">
              <w:t> </w:t>
            </w:r>
          </w:p>
        </w:tc>
        <w:tc>
          <w:tcPr>
            <w:tcW w:w="794" w:type="dxa"/>
            <w:hideMark/>
          </w:tcPr>
          <w:p w:rsidRPr="00923683" w:rsidR="00923683" w:rsidRDefault="00923683" w14:paraId="4380F38D" w14:textId="77777777">
            <w:r w:rsidRPr="00923683">
              <w:t> </w:t>
            </w:r>
          </w:p>
        </w:tc>
        <w:tc>
          <w:tcPr>
            <w:tcW w:w="459" w:type="dxa"/>
            <w:hideMark/>
          </w:tcPr>
          <w:p w:rsidRPr="00923683" w:rsidR="00923683" w:rsidRDefault="00923683" w14:paraId="450C49C8" w14:textId="77777777">
            <w:r w:rsidRPr="00923683">
              <w:t> </w:t>
            </w:r>
          </w:p>
        </w:tc>
        <w:tc>
          <w:tcPr>
            <w:tcW w:w="1328" w:type="dxa"/>
            <w:noWrap/>
            <w:hideMark/>
          </w:tcPr>
          <w:p w:rsidRPr="00923683" w:rsidR="00923683" w:rsidRDefault="00923683" w14:paraId="0377442B" w14:textId="77777777">
            <w:r w:rsidRPr="00923683">
              <w:t> </w:t>
            </w:r>
          </w:p>
        </w:tc>
        <w:tc>
          <w:tcPr>
            <w:tcW w:w="456" w:type="dxa"/>
            <w:noWrap/>
            <w:hideMark/>
          </w:tcPr>
          <w:p w:rsidRPr="00923683" w:rsidR="00923683" w:rsidRDefault="00923683" w14:paraId="117ED62E" w14:textId="77777777">
            <w:r w:rsidRPr="00923683">
              <w:t> </w:t>
            </w:r>
          </w:p>
        </w:tc>
        <w:tc>
          <w:tcPr>
            <w:tcW w:w="456" w:type="dxa"/>
            <w:noWrap/>
            <w:hideMark/>
          </w:tcPr>
          <w:p w:rsidRPr="00923683" w:rsidR="00923683" w:rsidRDefault="00923683" w14:paraId="49EB4ACC" w14:textId="77777777">
            <w:r w:rsidRPr="00923683">
              <w:t> </w:t>
            </w:r>
          </w:p>
        </w:tc>
      </w:tr>
      <w:tr w:rsidRPr="00923683" w:rsidR="00923683" w:rsidTr="00923683" w14:paraId="36F8590D" w14:textId="77777777">
        <w:trPr>
          <w:trHeight w:val="288"/>
        </w:trPr>
        <w:tc>
          <w:tcPr>
            <w:tcW w:w="1793" w:type="dxa"/>
            <w:hideMark/>
          </w:tcPr>
          <w:p w:rsidRPr="00923683" w:rsidR="00923683" w:rsidRDefault="00923683" w14:paraId="623DC92E" w14:textId="77777777">
            <w:proofErr w:type="spellStart"/>
            <w:r w:rsidRPr="00923683">
              <w:t>CostCenterdescription</w:t>
            </w:r>
            <w:proofErr w:type="spellEnd"/>
            <w:r w:rsidRPr="00923683">
              <w:t xml:space="preserve"> (</w:t>
            </w:r>
            <w:proofErr w:type="spellStart"/>
            <w:r w:rsidRPr="00923683">
              <w:t>Cost_Center</w:t>
            </w:r>
            <w:proofErr w:type="spellEnd"/>
            <w:r w:rsidRPr="00923683">
              <w:t>_-_Name)</w:t>
            </w:r>
          </w:p>
        </w:tc>
        <w:tc>
          <w:tcPr>
            <w:tcW w:w="873" w:type="dxa"/>
            <w:hideMark/>
          </w:tcPr>
          <w:p w:rsidRPr="00923683" w:rsidR="00923683" w:rsidRDefault="00923683" w14:paraId="775BCBB7" w14:textId="77777777">
            <w:r w:rsidRPr="00923683">
              <w:t> </w:t>
            </w:r>
          </w:p>
        </w:tc>
        <w:tc>
          <w:tcPr>
            <w:tcW w:w="807" w:type="dxa"/>
            <w:hideMark/>
          </w:tcPr>
          <w:p w:rsidRPr="00923683" w:rsidR="00923683" w:rsidRDefault="00923683" w14:paraId="17A31BCD" w14:textId="77777777">
            <w:r w:rsidRPr="00923683">
              <w:t> </w:t>
            </w:r>
          </w:p>
        </w:tc>
        <w:tc>
          <w:tcPr>
            <w:tcW w:w="1266" w:type="dxa"/>
            <w:hideMark/>
          </w:tcPr>
          <w:p w:rsidRPr="00923683" w:rsidR="00923683" w:rsidRDefault="00923683" w14:paraId="676E45BC" w14:textId="77777777">
            <w:proofErr w:type="spellStart"/>
            <w:r w:rsidRPr="00923683">
              <w:t>CostCenterdescription</w:t>
            </w:r>
            <w:proofErr w:type="spellEnd"/>
          </w:p>
        </w:tc>
        <w:tc>
          <w:tcPr>
            <w:tcW w:w="2169" w:type="dxa"/>
            <w:hideMark/>
          </w:tcPr>
          <w:p w:rsidRPr="00923683" w:rsidR="00923683" w:rsidRDefault="00923683" w14:paraId="0C763B54" w14:textId="77777777">
            <w:proofErr w:type="spellStart"/>
            <w:r w:rsidRPr="00923683">
              <w:t>UDAKDept.DeptDescr</w:t>
            </w:r>
            <w:proofErr w:type="spellEnd"/>
            <w:r w:rsidRPr="00923683">
              <w:t xml:space="preserve"> (</w:t>
            </w:r>
            <w:proofErr w:type="gramStart"/>
            <w:r w:rsidRPr="00923683">
              <w:t>varchar(</w:t>
            </w:r>
            <w:proofErr w:type="gramEnd"/>
            <w:r w:rsidRPr="00923683">
              <w:t>120), null)</w:t>
            </w:r>
          </w:p>
        </w:tc>
        <w:tc>
          <w:tcPr>
            <w:tcW w:w="304" w:type="dxa"/>
            <w:hideMark/>
          </w:tcPr>
          <w:p w:rsidRPr="00923683" w:rsidR="00923683" w:rsidRDefault="00923683" w14:paraId="2ECECCEC" w14:textId="77777777">
            <w:r w:rsidRPr="00923683">
              <w:t> </w:t>
            </w:r>
          </w:p>
        </w:tc>
        <w:tc>
          <w:tcPr>
            <w:tcW w:w="1239" w:type="dxa"/>
            <w:hideMark/>
          </w:tcPr>
          <w:p w:rsidRPr="00923683" w:rsidR="00923683" w:rsidRDefault="00923683" w14:paraId="4E98578B" w14:textId="77777777">
            <w:r w:rsidRPr="00923683">
              <w:t>department</w:t>
            </w:r>
          </w:p>
        </w:tc>
        <w:tc>
          <w:tcPr>
            <w:tcW w:w="1133" w:type="dxa"/>
            <w:hideMark/>
          </w:tcPr>
          <w:p w:rsidRPr="00923683" w:rsidR="00923683" w:rsidRDefault="00923683" w14:paraId="45635938" w14:textId="77777777">
            <w:r w:rsidRPr="00923683">
              <w:t> </w:t>
            </w:r>
          </w:p>
        </w:tc>
        <w:tc>
          <w:tcPr>
            <w:tcW w:w="953" w:type="dxa"/>
            <w:hideMark/>
          </w:tcPr>
          <w:p w:rsidRPr="00923683" w:rsidR="00923683" w:rsidRDefault="00923683" w14:paraId="0F629E80" w14:textId="77777777">
            <w:r w:rsidRPr="00923683">
              <w:t> </w:t>
            </w:r>
          </w:p>
        </w:tc>
        <w:tc>
          <w:tcPr>
            <w:tcW w:w="794" w:type="dxa"/>
            <w:hideMark/>
          </w:tcPr>
          <w:p w:rsidRPr="00923683" w:rsidR="00923683" w:rsidRDefault="00923683" w14:paraId="55675038" w14:textId="77777777">
            <w:r w:rsidRPr="00923683">
              <w:t> </w:t>
            </w:r>
          </w:p>
        </w:tc>
        <w:tc>
          <w:tcPr>
            <w:tcW w:w="459" w:type="dxa"/>
            <w:hideMark/>
          </w:tcPr>
          <w:p w:rsidRPr="00923683" w:rsidR="00923683" w:rsidRDefault="00923683" w14:paraId="777D4543" w14:textId="77777777">
            <w:r w:rsidRPr="00923683">
              <w:t> </w:t>
            </w:r>
          </w:p>
        </w:tc>
        <w:tc>
          <w:tcPr>
            <w:tcW w:w="1328" w:type="dxa"/>
            <w:noWrap/>
            <w:hideMark/>
          </w:tcPr>
          <w:p w:rsidRPr="00923683" w:rsidR="00923683" w:rsidRDefault="00923683" w14:paraId="1BD72223" w14:textId="77777777">
            <w:r w:rsidRPr="00923683">
              <w:t> </w:t>
            </w:r>
          </w:p>
        </w:tc>
        <w:tc>
          <w:tcPr>
            <w:tcW w:w="456" w:type="dxa"/>
            <w:noWrap/>
            <w:hideMark/>
          </w:tcPr>
          <w:p w:rsidRPr="00923683" w:rsidR="00923683" w:rsidRDefault="00923683" w14:paraId="274569DD" w14:textId="77777777">
            <w:r w:rsidRPr="00923683">
              <w:t> </w:t>
            </w:r>
          </w:p>
        </w:tc>
        <w:tc>
          <w:tcPr>
            <w:tcW w:w="456" w:type="dxa"/>
            <w:noWrap/>
            <w:hideMark/>
          </w:tcPr>
          <w:p w:rsidRPr="00923683" w:rsidR="00923683" w:rsidRDefault="00923683" w14:paraId="2CFB1243" w14:textId="77777777">
            <w:r w:rsidRPr="00923683">
              <w:t> </w:t>
            </w:r>
          </w:p>
        </w:tc>
      </w:tr>
      <w:tr w:rsidRPr="00923683" w:rsidR="00923683" w:rsidTr="00923683" w14:paraId="64BA3D5F" w14:textId="77777777">
        <w:trPr>
          <w:trHeight w:val="552"/>
        </w:trPr>
        <w:tc>
          <w:tcPr>
            <w:tcW w:w="1793" w:type="dxa"/>
            <w:hideMark/>
          </w:tcPr>
          <w:p w:rsidRPr="00923683" w:rsidR="00923683" w:rsidRDefault="00923683" w14:paraId="707D10DA" w14:textId="77777777">
            <w:proofErr w:type="spellStart"/>
            <w:r w:rsidRPr="00923683">
              <w:t>ReportingID</w:t>
            </w:r>
            <w:proofErr w:type="spellEnd"/>
          </w:p>
        </w:tc>
        <w:tc>
          <w:tcPr>
            <w:tcW w:w="873" w:type="dxa"/>
            <w:hideMark/>
          </w:tcPr>
          <w:p w:rsidRPr="00923683" w:rsidR="00923683" w:rsidRDefault="00923683" w14:paraId="08FC5FD4" w14:textId="77777777">
            <w:r w:rsidRPr="00923683">
              <w:t> </w:t>
            </w:r>
          </w:p>
        </w:tc>
        <w:tc>
          <w:tcPr>
            <w:tcW w:w="807" w:type="dxa"/>
            <w:hideMark/>
          </w:tcPr>
          <w:p w:rsidRPr="00923683" w:rsidR="00923683" w:rsidRDefault="00923683" w14:paraId="54F4F964" w14:textId="77777777">
            <w:r w:rsidRPr="00923683">
              <w:t> </w:t>
            </w:r>
          </w:p>
        </w:tc>
        <w:tc>
          <w:tcPr>
            <w:tcW w:w="1266" w:type="dxa"/>
            <w:hideMark/>
          </w:tcPr>
          <w:p w:rsidRPr="00923683" w:rsidR="00923683" w:rsidRDefault="00923683" w14:paraId="55106611" w14:textId="77777777">
            <w:proofErr w:type="spellStart"/>
            <w:r w:rsidRPr="00923683">
              <w:t>ReportingID</w:t>
            </w:r>
            <w:proofErr w:type="spellEnd"/>
          </w:p>
        </w:tc>
        <w:tc>
          <w:tcPr>
            <w:tcW w:w="2169" w:type="dxa"/>
            <w:hideMark/>
          </w:tcPr>
          <w:p w:rsidRPr="00923683" w:rsidR="00923683" w:rsidRDefault="00923683" w14:paraId="712873DD" w14:textId="77777777">
            <w:proofErr w:type="spellStart"/>
            <w:r w:rsidRPr="00923683">
              <w:t>UDAKLocator.LocatorTextID</w:t>
            </w:r>
            <w:proofErr w:type="spellEnd"/>
            <w:r w:rsidRPr="00923683">
              <w:t xml:space="preserve"> (</w:t>
            </w:r>
            <w:proofErr w:type="gramStart"/>
            <w:r w:rsidRPr="00923683">
              <w:t>varchar(</w:t>
            </w:r>
            <w:proofErr w:type="gramEnd"/>
            <w:r w:rsidRPr="00923683">
              <w:t>12), null)</w:t>
            </w:r>
          </w:p>
        </w:tc>
        <w:tc>
          <w:tcPr>
            <w:tcW w:w="304" w:type="dxa"/>
            <w:hideMark/>
          </w:tcPr>
          <w:p w:rsidRPr="00923683" w:rsidR="00923683" w:rsidRDefault="00923683" w14:paraId="37F1CF62" w14:textId="77777777">
            <w:r w:rsidRPr="00923683">
              <w:t> </w:t>
            </w:r>
          </w:p>
        </w:tc>
        <w:tc>
          <w:tcPr>
            <w:tcW w:w="1239" w:type="dxa"/>
            <w:hideMark/>
          </w:tcPr>
          <w:p w:rsidRPr="00923683" w:rsidR="00923683" w:rsidRDefault="00923683" w14:paraId="52ADC43B" w14:textId="77777777">
            <w:proofErr w:type="spellStart"/>
            <w:r w:rsidRPr="00923683">
              <w:t>departmentNumber</w:t>
            </w:r>
            <w:proofErr w:type="spellEnd"/>
          </w:p>
        </w:tc>
        <w:tc>
          <w:tcPr>
            <w:tcW w:w="1133" w:type="dxa"/>
            <w:hideMark/>
          </w:tcPr>
          <w:p w:rsidRPr="00923683" w:rsidR="00923683" w:rsidRDefault="00923683" w14:paraId="6F4DFF45" w14:textId="77777777">
            <w:r w:rsidRPr="00923683">
              <w:t> </w:t>
            </w:r>
          </w:p>
        </w:tc>
        <w:tc>
          <w:tcPr>
            <w:tcW w:w="953" w:type="dxa"/>
            <w:hideMark/>
          </w:tcPr>
          <w:p w:rsidRPr="00923683" w:rsidR="00923683" w:rsidRDefault="00923683" w14:paraId="1E46F33A" w14:textId="77777777">
            <w:proofErr w:type="spellStart"/>
            <w:r w:rsidRPr="00923683">
              <w:t>u_department_id</w:t>
            </w:r>
            <w:proofErr w:type="spellEnd"/>
          </w:p>
        </w:tc>
        <w:tc>
          <w:tcPr>
            <w:tcW w:w="794" w:type="dxa"/>
            <w:hideMark/>
          </w:tcPr>
          <w:p w:rsidRPr="00923683" w:rsidR="00923683" w:rsidRDefault="00923683" w14:paraId="22EDC6F9" w14:textId="77777777">
            <w:r w:rsidRPr="00923683">
              <w:t> </w:t>
            </w:r>
          </w:p>
        </w:tc>
        <w:tc>
          <w:tcPr>
            <w:tcW w:w="459" w:type="dxa"/>
            <w:hideMark/>
          </w:tcPr>
          <w:p w:rsidRPr="00923683" w:rsidR="00923683" w:rsidRDefault="00923683" w14:paraId="16F6FC33" w14:textId="77777777">
            <w:r w:rsidRPr="00923683">
              <w:t> </w:t>
            </w:r>
          </w:p>
        </w:tc>
        <w:tc>
          <w:tcPr>
            <w:tcW w:w="1328" w:type="dxa"/>
            <w:noWrap/>
            <w:hideMark/>
          </w:tcPr>
          <w:p w:rsidRPr="00923683" w:rsidR="00923683" w:rsidRDefault="00923683" w14:paraId="1C35FDC8" w14:textId="77777777">
            <w:r w:rsidRPr="00923683">
              <w:t> </w:t>
            </w:r>
          </w:p>
        </w:tc>
        <w:tc>
          <w:tcPr>
            <w:tcW w:w="456" w:type="dxa"/>
            <w:noWrap/>
            <w:hideMark/>
          </w:tcPr>
          <w:p w:rsidRPr="00923683" w:rsidR="00923683" w:rsidRDefault="00923683" w14:paraId="5E559F8C" w14:textId="77777777">
            <w:r w:rsidRPr="00923683">
              <w:t> </w:t>
            </w:r>
          </w:p>
        </w:tc>
        <w:tc>
          <w:tcPr>
            <w:tcW w:w="456" w:type="dxa"/>
            <w:noWrap/>
            <w:hideMark/>
          </w:tcPr>
          <w:p w:rsidRPr="00923683" w:rsidR="00923683" w:rsidRDefault="00923683" w14:paraId="15D6990D" w14:textId="77777777">
            <w:r w:rsidRPr="00923683">
              <w:t> </w:t>
            </w:r>
          </w:p>
        </w:tc>
      </w:tr>
      <w:tr w:rsidRPr="00923683" w:rsidR="00923683" w:rsidTr="00923683" w14:paraId="7C2A5ED4" w14:textId="77777777">
        <w:trPr>
          <w:trHeight w:val="552"/>
        </w:trPr>
        <w:tc>
          <w:tcPr>
            <w:tcW w:w="1793" w:type="dxa"/>
            <w:hideMark/>
          </w:tcPr>
          <w:p w:rsidRPr="00923683" w:rsidR="00923683" w:rsidRDefault="00923683" w14:paraId="57D14173" w14:textId="77777777">
            <w:proofErr w:type="spellStart"/>
            <w:r w:rsidRPr="00923683">
              <w:t>ReportingDescription</w:t>
            </w:r>
            <w:proofErr w:type="spellEnd"/>
          </w:p>
        </w:tc>
        <w:tc>
          <w:tcPr>
            <w:tcW w:w="873" w:type="dxa"/>
            <w:hideMark/>
          </w:tcPr>
          <w:p w:rsidRPr="00923683" w:rsidR="00923683" w:rsidRDefault="00923683" w14:paraId="11C8ADC0" w14:textId="77777777">
            <w:r w:rsidRPr="00923683">
              <w:t> </w:t>
            </w:r>
          </w:p>
        </w:tc>
        <w:tc>
          <w:tcPr>
            <w:tcW w:w="807" w:type="dxa"/>
            <w:hideMark/>
          </w:tcPr>
          <w:p w:rsidRPr="00923683" w:rsidR="00923683" w:rsidRDefault="00923683" w14:paraId="5ABE517A" w14:textId="77777777">
            <w:r w:rsidRPr="00923683">
              <w:t> </w:t>
            </w:r>
          </w:p>
        </w:tc>
        <w:tc>
          <w:tcPr>
            <w:tcW w:w="1266" w:type="dxa"/>
            <w:hideMark/>
          </w:tcPr>
          <w:p w:rsidRPr="00923683" w:rsidR="00923683" w:rsidRDefault="00923683" w14:paraId="52488E09" w14:textId="77777777">
            <w:proofErr w:type="spellStart"/>
            <w:r w:rsidRPr="00923683">
              <w:t>ReportingDescription</w:t>
            </w:r>
            <w:proofErr w:type="spellEnd"/>
          </w:p>
        </w:tc>
        <w:tc>
          <w:tcPr>
            <w:tcW w:w="2169" w:type="dxa"/>
            <w:hideMark/>
          </w:tcPr>
          <w:p w:rsidRPr="00923683" w:rsidR="00923683" w:rsidRDefault="00923683" w14:paraId="447DCB82" w14:textId="77777777">
            <w:proofErr w:type="spellStart"/>
            <w:r w:rsidRPr="00923683">
              <w:t>UDAKLocator.LocatorDescr</w:t>
            </w:r>
            <w:proofErr w:type="spellEnd"/>
            <w:r w:rsidRPr="00923683">
              <w:t xml:space="preserve"> (</w:t>
            </w:r>
            <w:proofErr w:type="gramStart"/>
            <w:r w:rsidRPr="00923683">
              <w:t>varchar(</w:t>
            </w:r>
            <w:proofErr w:type="gramEnd"/>
            <w:r w:rsidRPr="00923683">
              <w:t>120), null)</w:t>
            </w:r>
          </w:p>
        </w:tc>
        <w:tc>
          <w:tcPr>
            <w:tcW w:w="304" w:type="dxa"/>
            <w:hideMark/>
          </w:tcPr>
          <w:p w:rsidRPr="00923683" w:rsidR="00923683" w:rsidRDefault="00923683" w14:paraId="28F504B5" w14:textId="77777777">
            <w:r w:rsidRPr="00923683">
              <w:t> </w:t>
            </w:r>
          </w:p>
        </w:tc>
        <w:tc>
          <w:tcPr>
            <w:tcW w:w="1239" w:type="dxa"/>
            <w:hideMark/>
          </w:tcPr>
          <w:p w:rsidRPr="00923683" w:rsidR="00923683" w:rsidRDefault="00923683" w14:paraId="5AC25C5C" w14:textId="77777777">
            <w:r w:rsidRPr="00923683">
              <w:t> </w:t>
            </w:r>
          </w:p>
        </w:tc>
        <w:tc>
          <w:tcPr>
            <w:tcW w:w="1133" w:type="dxa"/>
            <w:hideMark/>
          </w:tcPr>
          <w:p w:rsidRPr="00923683" w:rsidR="00923683" w:rsidRDefault="00923683" w14:paraId="6D5E0FA2" w14:textId="77777777">
            <w:r w:rsidRPr="00923683">
              <w:t> </w:t>
            </w:r>
          </w:p>
        </w:tc>
        <w:tc>
          <w:tcPr>
            <w:tcW w:w="953" w:type="dxa"/>
            <w:hideMark/>
          </w:tcPr>
          <w:p w:rsidRPr="00923683" w:rsidR="00923683" w:rsidRDefault="00923683" w14:paraId="4C8AAE5D" w14:textId="77777777">
            <w:r w:rsidRPr="00923683">
              <w:t> </w:t>
            </w:r>
          </w:p>
        </w:tc>
        <w:tc>
          <w:tcPr>
            <w:tcW w:w="794" w:type="dxa"/>
            <w:hideMark/>
          </w:tcPr>
          <w:p w:rsidRPr="00923683" w:rsidR="00923683" w:rsidRDefault="00923683" w14:paraId="7F501101" w14:textId="77777777">
            <w:r w:rsidRPr="00923683">
              <w:t> </w:t>
            </w:r>
          </w:p>
        </w:tc>
        <w:tc>
          <w:tcPr>
            <w:tcW w:w="459" w:type="dxa"/>
            <w:hideMark/>
          </w:tcPr>
          <w:p w:rsidRPr="00923683" w:rsidR="00923683" w:rsidRDefault="00923683" w14:paraId="3DA950CB" w14:textId="77777777">
            <w:r w:rsidRPr="00923683">
              <w:t> </w:t>
            </w:r>
          </w:p>
        </w:tc>
        <w:tc>
          <w:tcPr>
            <w:tcW w:w="1328" w:type="dxa"/>
            <w:noWrap/>
            <w:hideMark/>
          </w:tcPr>
          <w:p w:rsidRPr="00923683" w:rsidR="00923683" w:rsidRDefault="00923683" w14:paraId="238D5849" w14:textId="77777777">
            <w:r w:rsidRPr="00923683">
              <w:t> </w:t>
            </w:r>
          </w:p>
        </w:tc>
        <w:tc>
          <w:tcPr>
            <w:tcW w:w="456" w:type="dxa"/>
            <w:noWrap/>
            <w:hideMark/>
          </w:tcPr>
          <w:p w:rsidRPr="00923683" w:rsidR="00923683" w:rsidRDefault="00923683" w14:paraId="0080A883" w14:textId="77777777">
            <w:r w:rsidRPr="00923683">
              <w:t> </w:t>
            </w:r>
          </w:p>
        </w:tc>
        <w:tc>
          <w:tcPr>
            <w:tcW w:w="456" w:type="dxa"/>
            <w:noWrap/>
            <w:hideMark/>
          </w:tcPr>
          <w:p w:rsidRPr="00923683" w:rsidR="00923683" w:rsidRDefault="00923683" w14:paraId="62CD61B6" w14:textId="77777777">
            <w:r w:rsidRPr="00923683">
              <w:t> </w:t>
            </w:r>
          </w:p>
        </w:tc>
      </w:tr>
      <w:tr w:rsidRPr="00923683" w:rsidR="00923683" w:rsidTr="00923683" w14:paraId="381EBD6F" w14:textId="77777777">
        <w:trPr>
          <w:trHeight w:val="552"/>
        </w:trPr>
        <w:tc>
          <w:tcPr>
            <w:tcW w:w="1793" w:type="dxa"/>
            <w:hideMark/>
          </w:tcPr>
          <w:p w:rsidRPr="00923683" w:rsidR="00923683" w:rsidRDefault="00923683" w14:paraId="0084DCE9" w14:textId="77777777">
            <w:proofErr w:type="spellStart"/>
            <w:r w:rsidRPr="00923683">
              <w:t>LocationID</w:t>
            </w:r>
            <w:proofErr w:type="spellEnd"/>
            <w:r w:rsidRPr="00923683">
              <w:t xml:space="preserve"> (CF_-_LRV_-_</w:t>
            </w:r>
            <w:proofErr w:type="spellStart"/>
            <w:r w:rsidRPr="00923683">
              <w:t>Location_Ref_ID</w:t>
            </w:r>
            <w:proofErr w:type="spellEnd"/>
            <w:r w:rsidRPr="00923683">
              <w:t>_-_On_-__Worker)</w:t>
            </w:r>
          </w:p>
        </w:tc>
        <w:tc>
          <w:tcPr>
            <w:tcW w:w="873" w:type="dxa"/>
            <w:hideMark/>
          </w:tcPr>
          <w:p w:rsidRPr="00923683" w:rsidR="00923683" w:rsidRDefault="00923683" w14:paraId="041B8DB9" w14:textId="77777777">
            <w:r w:rsidRPr="00923683">
              <w:t> </w:t>
            </w:r>
          </w:p>
        </w:tc>
        <w:tc>
          <w:tcPr>
            <w:tcW w:w="807" w:type="dxa"/>
            <w:hideMark/>
          </w:tcPr>
          <w:p w:rsidRPr="00923683" w:rsidR="00923683" w:rsidRDefault="00923683" w14:paraId="301892BA" w14:textId="77777777">
            <w:r w:rsidRPr="00923683">
              <w:t> </w:t>
            </w:r>
          </w:p>
        </w:tc>
        <w:tc>
          <w:tcPr>
            <w:tcW w:w="1266" w:type="dxa"/>
            <w:hideMark/>
          </w:tcPr>
          <w:p w:rsidRPr="00923683" w:rsidR="00923683" w:rsidRDefault="00923683" w14:paraId="39C1C877" w14:textId="77777777">
            <w:proofErr w:type="spellStart"/>
            <w:r w:rsidRPr="00923683">
              <w:t>LocationID</w:t>
            </w:r>
            <w:proofErr w:type="spellEnd"/>
          </w:p>
        </w:tc>
        <w:tc>
          <w:tcPr>
            <w:tcW w:w="2169" w:type="dxa"/>
            <w:hideMark/>
          </w:tcPr>
          <w:p w:rsidRPr="00923683" w:rsidR="00923683" w:rsidRDefault="00923683" w14:paraId="5A343E14" w14:textId="77777777">
            <w:proofErr w:type="spellStart"/>
            <w:r w:rsidRPr="00923683">
              <w:t>PhysicalWorkLocationMaster.LocationCode</w:t>
            </w:r>
            <w:proofErr w:type="spellEnd"/>
            <w:r w:rsidRPr="00923683">
              <w:t xml:space="preserve"> (</w:t>
            </w:r>
            <w:proofErr w:type="gramStart"/>
            <w:r w:rsidRPr="00923683">
              <w:t>varchar(</w:t>
            </w:r>
            <w:proofErr w:type="gramEnd"/>
            <w:r w:rsidRPr="00923683">
              <w:t>5), not null)</w:t>
            </w:r>
          </w:p>
        </w:tc>
        <w:tc>
          <w:tcPr>
            <w:tcW w:w="304" w:type="dxa"/>
            <w:hideMark/>
          </w:tcPr>
          <w:p w:rsidRPr="00923683" w:rsidR="00923683" w:rsidRDefault="00923683" w14:paraId="213E7A4E" w14:textId="77777777">
            <w:r w:rsidRPr="00923683">
              <w:t> </w:t>
            </w:r>
          </w:p>
        </w:tc>
        <w:tc>
          <w:tcPr>
            <w:tcW w:w="1239" w:type="dxa"/>
            <w:hideMark/>
          </w:tcPr>
          <w:p w:rsidRPr="00923683" w:rsidR="00923683" w:rsidRDefault="00923683" w14:paraId="74E6D188" w14:textId="77777777">
            <w:proofErr w:type="spellStart"/>
            <w:r w:rsidRPr="00923683">
              <w:t>physicalDeliveryOfficeName</w:t>
            </w:r>
            <w:proofErr w:type="spellEnd"/>
          </w:p>
        </w:tc>
        <w:tc>
          <w:tcPr>
            <w:tcW w:w="1133" w:type="dxa"/>
            <w:hideMark/>
          </w:tcPr>
          <w:p w:rsidRPr="00923683" w:rsidR="00923683" w:rsidRDefault="00923683" w14:paraId="56014E62" w14:textId="77777777">
            <w:r w:rsidRPr="00923683">
              <w:t> </w:t>
            </w:r>
          </w:p>
        </w:tc>
        <w:tc>
          <w:tcPr>
            <w:tcW w:w="953" w:type="dxa"/>
            <w:hideMark/>
          </w:tcPr>
          <w:p w:rsidRPr="00923683" w:rsidR="00923683" w:rsidRDefault="00923683" w14:paraId="0B28E8BC" w14:textId="77777777">
            <w:proofErr w:type="spellStart"/>
            <w:r w:rsidRPr="00923683">
              <w:t>u_location_id</w:t>
            </w:r>
            <w:proofErr w:type="spellEnd"/>
          </w:p>
        </w:tc>
        <w:tc>
          <w:tcPr>
            <w:tcW w:w="794" w:type="dxa"/>
            <w:hideMark/>
          </w:tcPr>
          <w:p w:rsidRPr="00923683" w:rsidR="00923683" w:rsidRDefault="00923683" w14:paraId="3B7533B0" w14:textId="77777777">
            <w:r w:rsidRPr="00923683">
              <w:t> </w:t>
            </w:r>
          </w:p>
        </w:tc>
        <w:tc>
          <w:tcPr>
            <w:tcW w:w="459" w:type="dxa"/>
            <w:hideMark/>
          </w:tcPr>
          <w:p w:rsidRPr="00923683" w:rsidR="00923683" w:rsidRDefault="00923683" w14:paraId="1A4CB40B" w14:textId="77777777">
            <w:r w:rsidRPr="00923683">
              <w:t> </w:t>
            </w:r>
          </w:p>
        </w:tc>
        <w:tc>
          <w:tcPr>
            <w:tcW w:w="1328" w:type="dxa"/>
            <w:noWrap/>
            <w:hideMark/>
          </w:tcPr>
          <w:p w:rsidRPr="00923683" w:rsidR="00923683" w:rsidRDefault="00923683" w14:paraId="0BA3B9F4" w14:textId="77777777">
            <w:r w:rsidRPr="00923683">
              <w:t> </w:t>
            </w:r>
          </w:p>
        </w:tc>
        <w:tc>
          <w:tcPr>
            <w:tcW w:w="456" w:type="dxa"/>
            <w:noWrap/>
            <w:hideMark/>
          </w:tcPr>
          <w:p w:rsidRPr="00923683" w:rsidR="00923683" w:rsidRDefault="00923683" w14:paraId="232182B6" w14:textId="77777777">
            <w:r w:rsidRPr="00923683">
              <w:t> </w:t>
            </w:r>
          </w:p>
        </w:tc>
        <w:tc>
          <w:tcPr>
            <w:tcW w:w="456" w:type="dxa"/>
            <w:noWrap/>
            <w:hideMark/>
          </w:tcPr>
          <w:p w:rsidRPr="00923683" w:rsidR="00923683" w:rsidRDefault="00923683" w14:paraId="57A03504" w14:textId="77777777">
            <w:r w:rsidRPr="00923683">
              <w:t> </w:t>
            </w:r>
          </w:p>
        </w:tc>
      </w:tr>
      <w:tr w:rsidRPr="00923683" w:rsidR="00923683" w:rsidTr="00923683" w14:paraId="2D3262F9" w14:textId="77777777">
        <w:trPr>
          <w:trHeight w:val="552"/>
        </w:trPr>
        <w:tc>
          <w:tcPr>
            <w:tcW w:w="1793" w:type="dxa"/>
            <w:hideMark/>
          </w:tcPr>
          <w:p w:rsidRPr="00923683" w:rsidR="00923683" w:rsidRDefault="00923683" w14:paraId="0E562325" w14:textId="77777777">
            <w:r w:rsidRPr="00923683">
              <w:t>LocationName</w:t>
            </w:r>
          </w:p>
        </w:tc>
        <w:tc>
          <w:tcPr>
            <w:tcW w:w="873" w:type="dxa"/>
            <w:hideMark/>
          </w:tcPr>
          <w:p w:rsidRPr="00923683" w:rsidR="00923683" w:rsidRDefault="00923683" w14:paraId="198EF16D" w14:textId="77777777">
            <w:r w:rsidRPr="00923683">
              <w:t> </w:t>
            </w:r>
          </w:p>
        </w:tc>
        <w:tc>
          <w:tcPr>
            <w:tcW w:w="807" w:type="dxa"/>
            <w:hideMark/>
          </w:tcPr>
          <w:p w:rsidRPr="00923683" w:rsidR="00923683" w:rsidRDefault="00923683" w14:paraId="1BD091CE" w14:textId="77777777">
            <w:r w:rsidRPr="00923683">
              <w:t> </w:t>
            </w:r>
          </w:p>
        </w:tc>
        <w:tc>
          <w:tcPr>
            <w:tcW w:w="1266" w:type="dxa"/>
            <w:hideMark/>
          </w:tcPr>
          <w:p w:rsidRPr="00923683" w:rsidR="00923683" w:rsidRDefault="00923683" w14:paraId="2B764FF3" w14:textId="77777777">
            <w:r w:rsidRPr="00923683">
              <w:t>LocationName</w:t>
            </w:r>
          </w:p>
        </w:tc>
        <w:tc>
          <w:tcPr>
            <w:tcW w:w="2169" w:type="dxa"/>
            <w:hideMark/>
          </w:tcPr>
          <w:p w:rsidRPr="00923683" w:rsidR="00923683" w:rsidRDefault="00923683" w14:paraId="74E5D505" w14:textId="77777777">
            <w:proofErr w:type="spellStart"/>
            <w:r w:rsidRPr="00923683">
              <w:t>PhysicalWorkLocationMaster.LocationDescription</w:t>
            </w:r>
            <w:proofErr w:type="spellEnd"/>
            <w:r w:rsidRPr="00923683">
              <w:t xml:space="preserve"> (</w:t>
            </w:r>
            <w:proofErr w:type="gramStart"/>
            <w:r w:rsidRPr="00923683">
              <w:t>varchar(</w:t>
            </w:r>
            <w:proofErr w:type="gramEnd"/>
            <w:r w:rsidRPr="00923683">
              <w:t>50), not null)</w:t>
            </w:r>
          </w:p>
        </w:tc>
        <w:tc>
          <w:tcPr>
            <w:tcW w:w="304" w:type="dxa"/>
            <w:hideMark/>
          </w:tcPr>
          <w:p w:rsidRPr="00923683" w:rsidR="00923683" w:rsidRDefault="00923683" w14:paraId="302A266A" w14:textId="77777777">
            <w:r w:rsidRPr="00923683">
              <w:t> </w:t>
            </w:r>
          </w:p>
        </w:tc>
        <w:tc>
          <w:tcPr>
            <w:tcW w:w="1239" w:type="dxa"/>
            <w:hideMark/>
          </w:tcPr>
          <w:p w:rsidRPr="00923683" w:rsidR="00923683" w:rsidRDefault="00923683" w14:paraId="5C108540" w14:textId="77777777">
            <w:r w:rsidRPr="00923683">
              <w:t> </w:t>
            </w:r>
          </w:p>
        </w:tc>
        <w:tc>
          <w:tcPr>
            <w:tcW w:w="1133" w:type="dxa"/>
            <w:hideMark/>
          </w:tcPr>
          <w:p w:rsidRPr="00923683" w:rsidR="00923683" w:rsidRDefault="00923683" w14:paraId="00D4D2CD" w14:textId="77777777">
            <w:r w:rsidRPr="00923683">
              <w:t> </w:t>
            </w:r>
          </w:p>
        </w:tc>
        <w:tc>
          <w:tcPr>
            <w:tcW w:w="953" w:type="dxa"/>
            <w:hideMark/>
          </w:tcPr>
          <w:p w:rsidRPr="00923683" w:rsidR="00923683" w:rsidRDefault="00923683" w14:paraId="7FA7C12F" w14:textId="77777777">
            <w:r w:rsidRPr="00923683">
              <w:t>location</w:t>
            </w:r>
          </w:p>
        </w:tc>
        <w:tc>
          <w:tcPr>
            <w:tcW w:w="794" w:type="dxa"/>
            <w:hideMark/>
          </w:tcPr>
          <w:p w:rsidRPr="00923683" w:rsidR="00923683" w:rsidRDefault="00923683" w14:paraId="61AB298D" w14:textId="77777777">
            <w:r w:rsidRPr="00923683">
              <w:t> </w:t>
            </w:r>
          </w:p>
        </w:tc>
        <w:tc>
          <w:tcPr>
            <w:tcW w:w="459" w:type="dxa"/>
            <w:hideMark/>
          </w:tcPr>
          <w:p w:rsidRPr="00923683" w:rsidR="00923683" w:rsidRDefault="00923683" w14:paraId="7E65E6CD" w14:textId="77777777">
            <w:r w:rsidRPr="00923683">
              <w:t> </w:t>
            </w:r>
          </w:p>
        </w:tc>
        <w:tc>
          <w:tcPr>
            <w:tcW w:w="1328" w:type="dxa"/>
            <w:noWrap/>
            <w:hideMark/>
          </w:tcPr>
          <w:p w:rsidRPr="00923683" w:rsidR="00923683" w:rsidRDefault="00923683" w14:paraId="26544BD9" w14:textId="77777777">
            <w:r w:rsidRPr="00923683">
              <w:t> </w:t>
            </w:r>
          </w:p>
        </w:tc>
        <w:tc>
          <w:tcPr>
            <w:tcW w:w="456" w:type="dxa"/>
            <w:noWrap/>
            <w:hideMark/>
          </w:tcPr>
          <w:p w:rsidRPr="00923683" w:rsidR="00923683" w:rsidRDefault="00923683" w14:paraId="0AEE8399" w14:textId="77777777">
            <w:r w:rsidRPr="00923683">
              <w:t> </w:t>
            </w:r>
          </w:p>
        </w:tc>
        <w:tc>
          <w:tcPr>
            <w:tcW w:w="456" w:type="dxa"/>
            <w:noWrap/>
            <w:hideMark/>
          </w:tcPr>
          <w:p w:rsidRPr="00923683" w:rsidR="00923683" w:rsidRDefault="00923683" w14:paraId="7B3B4E29" w14:textId="77777777">
            <w:r w:rsidRPr="00923683">
              <w:t> </w:t>
            </w:r>
          </w:p>
        </w:tc>
      </w:tr>
      <w:tr w:rsidRPr="00923683" w:rsidR="00923683" w:rsidTr="00923683" w14:paraId="0A80D656" w14:textId="77777777">
        <w:trPr>
          <w:trHeight w:val="288"/>
        </w:trPr>
        <w:tc>
          <w:tcPr>
            <w:tcW w:w="1793" w:type="dxa"/>
            <w:vMerge w:val="restart"/>
            <w:hideMark/>
          </w:tcPr>
          <w:p w:rsidRPr="00923683" w:rsidR="00923683" w:rsidRDefault="00923683" w14:paraId="010BA97A" w14:textId="77777777">
            <w:r w:rsidRPr="00923683">
              <w:t>LocationAddress1</w:t>
            </w:r>
          </w:p>
        </w:tc>
        <w:tc>
          <w:tcPr>
            <w:tcW w:w="873" w:type="dxa"/>
            <w:hideMark/>
          </w:tcPr>
          <w:p w:rsidRPr="00923683" w:rsidR="00923683" w:rsidRDefault="00923683" w14:paraId="37715795" w14:textId="77777777">
            <w:r w:rsidRPr="00923683">
              <w:t> </w:t>
            </w:r>
          </w:p>
        </w:tc>
        <w:tc>
          <w:tcPr>
            <w:tcW w:w="807" w:type="dxa"/>
            <w:hideMark/>
          </w:tcPr>
          <w:p w:rsidRPr="00923683" w:rsidR="00923683" w:rsidRDefault="00923683" w14:paraId="1239B3B1" w14:textId="77777777">
            <w:r w:rsidRPr="00923683">
              <w:t> </w:t>
            </w:r>
          </w:p>
        </w:tc>
        <w:tc>
          <w:tcPr>
            <w:tcW w:w="1266" w:type="dxa"/>
            <w:vMerge w:val="restart"/>
            <w:hideMark/>
          </w:tcPr>
          <w:p w:rsidRPr="00923683" w:rsidR="00923683" w:rsidRDefault="00923683" w14:paraId="4AAF53F5" w14:textId="77777777">
            <w:r w:rsidRPr="00923683">
              <w:t>LocationAddress1</w:t>
            </w:r>
          </w:p>
        </w:tc>
        <w:tc>
          <w:tcPr>
            <w:tcW w:w="2169" w:type="dxa"/>
            <w:hideMark/>
          </w:tcPr>
          <w:p w:rsidRPr="00923683" w:rsidR="00923683" w:rsidRDefault="00923683" w14:paraId="4334C2DC" w14:textId="77777777">
            <w:r w:rsidRPr="00923683">
              <w:t>Address.Address1 (</w:t>
            </w:r>
            <w:proofErr w:type="gramStart"/>
            <w:r w:rsidRPr="00923683">
              <w:t>varchar(</w:t>
            </w:r>
            <w:proofErr w:type="gramEnd"/>
            <w:r w:rsidRPr="00923683">
              <w:t>35), null)</w:t>
            </w:r>
          </w:p>
        </w:tc>
        <w:tc>
          <w:tcPr>
            <w:tcW w:w="304" w:type="dxa"/>
            <w:hideMark/>
          </w:tcPr>
          <w:p w:rsidRPr="00923683" w:rsidR="00923683" w:rsidRDefault="00923683" w14:paraId="5A243821" w14:textId="77777777">
            <w:r w:rsidRPr="00923683">
              <w:t> </w:t>
            </w:r>
          </w:p>
        </w:tc>
        <w:tc>
          <w:tcPr>
            <w:tcW w:w="1239" w:type="dxa"/>
            <w:vMerge w:val="restart"/>
            <w:hideMark/>
          </w:tcPr>
          <w:p w:rsidRPr="00923683" w:rsidR="00923683" w:rsidRDefault="00923683" w14:paraId="3A8A2B65" w14:textId="77777777">
            <w:r w:rsidRPr="00923683">
              <w:t> </w:t>
            </w:r>
          </w:p>
        </w:tc>
        <w:tc>
          <w:tcPr>
            <w:tcW w:w="1133" w:type="dxa"/>
            <w:vMerge w:val="restart"/>
            <w:hideMark/>
          </w:tcPr>
          <w:p w:rsidRPr="00923683" w:rsidR="00923683" w:rsidRDefault="00923683" w14:paraId="61AFA0A0" w14:textId="77777777">
            <w:r w:rsidRPr="00923683">
              <w:t> </w:t>
            </w:r>
          </w:p>
        </w:tc>
        <w:tc>
          <w:tcPr>
            <w:tcW w:w="953" w:type="dxa"/>
            <w:hideMark/>
          </w:tcPr>
          <w:p w:rsidRPr="00923683" w:rsidR="00923683" w:rsidRDefault="00923683" w14:paraId="29B1F949" w14:textId="77777777">
            <w:r w:rsidRPr="00923683">
              <w:t>street</w:t>
            </w:r>
          </w:p>
        </w:tc>
        <w:tc>
          <w:tcPr>
            <w:tcW w:w="794" w:type="dxa"/>
            <w:vMerge w:val="restart"/>
            <w:hideMark/>
          </w:tcPr>
          <w:p w:rsidRPr="00923683" w:rsidR="00923683" w:rsidRDefault="00923683" w14:paraId="2BB53339" w14:textId="77777777">
            <w:r w:rsidRPr="00923683">
              <w:t> </w:t>
            </w:r>
          </w:p>
        </w:tc>
        <w:tc>
          <w:tcPr>
            <w:tcW w:w="459" w:type="dxa"/>
            <w:hideMark/>
          </w:tcPr>
          <w:p w:rsidRPr="00923683" w:rsidR="00923683" w:rsidRDefault="00923683" w14:paraId="617AD30B" w14:textId="77777777">
            <w:r w:rsidRPr="00923683">
              <w:t> </w:t>
            </w:r>
          </w:p>
        </w:tc>
        <w:tc>
          <w:tcPr>
            <w:tcW w:w="1328" w:type="dxa"/>
            <w:noWrap/>
            <w:hideMark/>
          </w:tcPr>
          <w:p w:rsidRPr="00923683" w:rsidR="00923683" w:rsidRDefault="00923683" w14:paraId="3FFF35D2" w14:textId="77777777">
            <w:r w:rsidRPr="00923683">
              <w:t> </w:t>
            </w:r>
          </w:p>
        </w:tc>
        <w:tc>
          <w:tcPr>
            <w:tcW w:w="456" w:type="dxa"/>
            <w:noWrap/>
            <w:hideMark/>
          </w:tcPr>
          <w:p w:rsidRPr="00923683" w:rsidR="00923683" w:rsidRDefault="00923683" w14:paraId="3CC0978D" w14:textId="77777777">
            <w:r w:rsidRPr="00923683">
              <w:t> </w:t>
            </w:r>
          </w:p>
        </w:tc>
        <w:tc>
          <w:tcPr>
            <w:tcW w:w="456" w:type="dxa"/>
            <w:noWrap/>
            <w:hideMark/>
          </w:tcPr>
          <w:p w:rsidRPr="00923683" w:rsidR="00923683" w:rsidRDefault="00923683" w14:paraId="4382C308" w14:textId="77777777">
            <w:r w:rsidRPr="00923683">
              <w:t> </w:t>
            </w:r>
          </w:p>
        </w:tc>
      </w:tr>
      <w:tr w:rsidRPr="00923683" w:rsidR="00923683" w:rsidTr="00923683" w14:paraId="49A8F7DE" w14:textId="77777777">
        <w:trPr>
          <w:trHeight w:val="552"/>
        </w:trPr>
        <w:tc>
          <w:tcPr>
            <w:tcW w:w="1793" w:type="dxa"/>
            <w:vMerge/>
            <w:hideMark/>
          </w:tcPr>
          <w:p w:rsidRPr="00923683" w:rsidR="00923683" w:rsidRDefault="00923683" w14:paraId="0BAB5F36" w14:textId="77777777"/>
        </w:tc>
        <w:tc>
          <w:tcPr>
            <w:tcW w:w="873" w:type="dxa"/>
            <w:hideMark/>
          </w:tcPr>
          <w:p w:rsidRPr="00923683" w:rsidR="00923683" w:rsidRDefault="00923683" w14:paraId="48705669" w14:textId="77777777">
            <w:r w:rsidRPr="00923683">
              <w:t> </w:t>
            </w:r>
          </w:p>
        </w:tc>
        <w:tc>
          <w:tcPr>
            <w:tcW w:w="807" w:type="dxa"/>
            <w:hideMark/>
          </w:tcPr>
          <w:p w:rsidRPr="00923683" w:rsidR="00923683" w:rsidRDefault="00923683" w14:paraId="18AFD20A" w14:textId="77777777">
            <w:r w:rsidRPr="00923683">
              <w:t> </w:t>
            </w:r>
          </w:p>
        </w:tc>
        <w:tc>
          <w:tcPr>
            <w:tcW w:w="1266" w:type="dxa"/>
            <w:vMerge/>
            <w:hideMark/>
          </w:tcPr>
          <w:p w:rsidRPr="00923683" w:rsidR="00923683" w:rsidRDefault="00923683" w14:paraId="2C197F95" w14:textId="77777777"/>
        </w:tc>
        <w:tc>
          <w:tcPr>
            <w:tcW w:w="2169" w:type="dxa"/>
            <w:hideMark/>
          </w:tcPr>
          <w:p w:rsidRPr="00923683" w:rsidR="00923683" w:rsidRDefault="00923683" w14:paraId="69404893" w14:textId="77777777">
            <w:r w:rsidRPr="00923683">
              <w:t>PhysicalWorkLocationMaster.Address1 (</w:t>
            </w:r>
            <w:proofErr w:type="gramStart"/>
            <w:r w:rsidRPr="00923683">
              <w:t>varchar(</w:t>
            </w:r>
            <w:proofErr w:type="gramEnd"/>
            <w:r w:rsidRPr="00923683">
              <w:t>35), null)</w:t>
            </w:r>
          </w:p>
        </w:tc>
        <w:tc>
          <w:tcPr>
            <w:tcW w:w="304" w:type="dxa"/>
            <w:hideMark/>
          </w:tcPr>
          <w:p w:rsidRPr="00923683" w:rsidR="00923683" w:rsidRDefault="00923683" w14:paraId="622D1A40" w14:textId="77777777">
            <w:r w:rsidRPr="00923683">
              <w:t> </w:t>
            </w:r>
          </w:p>
        </w:tc>
        <w:tc>
          <w:tcPr>
            <w:tcW w:w="1239" w:type="dxa"/>
            <w:vMerge/>
            <w:hideMark/>
          </w:tcPr>
          <w:p w:rsidRPr="00923683" w:rsidR="00923683" w:rsidRDefault="00923683" w14:paraId="7754E3D6" w14:textId="77777777"/>
        </w:tc>
        <w:tc>
          <w:tcPr>
            <w:tcW w:w="1133" w:type="dxa"/>
            <w:vMerge/>
            <w:hideMark/>
          </w:tcPr>
          <w:p w:rsidRPr="00923683" w:rsidR="00923683" w:rsidRDefault="00923683" w14:paraId="0EB579BD" w14:textId="77777777"/>
        </w:tc>
        <w:tc>
          <w:tcPr>
            <w:tcW w:w="953" w:type="dxa"/>
            <w:hideMark/>
          </w:tcPr>
          <w:p w:rsidRPr="00923683" w:rsidR="00923683" w:rsidRDefault="00923683" w14:paraId="630BF7D6" w14:textId="77777777">
            <w:r w:rsidRPr="00923683">
              <w:t> </w:t>
            </w:r>
          </w:p>
        </w:tc>
        <w:tc>
          <w:tcPr>
            <w:tcW w:w="794" w:type="dxa"/>
            <w:vMerge/>
            <w:hideMark/>
          </w:tcPr>
          <w:p w:rsidRPr="00923683" w:rsidR="00923683" w:rsidRDefault="00923683" w14:paraId="5D2FC513" w14:textId="77777777"/>
        </w:tc>
        <w:tc>
          <w:tcPr>
            <w:tcW w:w="459" w:type="dxa"/>
            <w:hideMark/>
          </w:tcPr>
          <w:p w:rsidRPr="00923683" w:rsidR="00923683" w:rsidRDefault="00923683" w14:paraId="0CA85F2B" w14:textId="77777777">
            <w:r w:rsidRPr="00923683">
              <w:t> </w:t>
            </w:r>
          </w:p>
        </w:tc>
        <w:tc>
          <w:tcPr>
            <w:tcW w:w="1328" w:type="dxa"/>
            <w:noWrap/>
            <w:hideMark/>
          </w:tcPr>
          <w:p w:rsidRPr="00923683" w:rsidR="00923683" w:rsidRDefault="00923683" w14:paraId="3257B25D" w14:textId="77777777">
            <w:r w:rsidRPr="00923683">
              <w:t> </w:t>
            </w:r>
          </w:p>
        </w:tc>
        <w:tc>
          <w:tcPr>
            <w:tcW w:w="456" w:type="dxa"/>
            <w:noWrap/>
            <w:hideMark/>
          </w:tcPr>
          <w:p w:rsidRPr="00923683" w:rsidR="00923683" w:rsidRDefault="00923683" w14:paraId="69626709" w14:textId="77777777">
            <w:r w:rsidRPr="00923683">
              <w:t> </w:t>
            </w:r>
          </w:p>
        </w:tc>
        <w:tc>
          <w:tcPr>
            <w:tcW w:w="456" w:type="dxa"/>
            <w:noWrap/>
            <w:hideMark/>
          </w:tcPr>
          <w:p w:rsidRPr="00923683" w:rsidR="00923683" w:rsidRDefault="00923683" w14:paraId="7F17A885" w14:textId="77777777">
            <w:r w:rsidRPr="00923683">
              <w:t> </w:t>
            </w:r>
          </w:p>
        </w:tc>
      </w:tr>
      <w:tr w:rsidRPr="00923683" w:rsidR="00923683" w:rsidTr="00923683" w14:paraId="36C75C44" w14:textId="77777777">
        <w:trPr>
          <w:trHeight w:val="288"/>
        </w:trPr>
        <w:tc>
          <w:tcPr>
            <w:tcW w:w="1793" w:type="dxa"/>
            <w:vMerge w:val="restart"/>
            <w:hideMark/>
          </w:tcPr>
          <w:p w:rsidRPr="00923683" w:rsidR="00923683" w:rsidRDefault="00923683" w14:paraId="7239DBBC" w14:textId="77777777">
            <w:r w:rsidRPr="00923683">
              <w:t>LocationAddress2</w:t>
            </w:r>
          </w:p>
        </w:tc>
        <w:tc>
          <w:tcPr>
            <w:tcW w:w="873" w:type="dxa"/>
            <w:hideMark/>
          </w:tcPr>
          <w:p w:rsidRPr="00923683" w:rsidR="00923683" w:rsidRDefault="00923683" w14:paraId="30AF9E34" w14:textId="77777777">
            <w:r w:rsidRPr="00923683">
              <w:t> </w:t>
            </w:r>
          </w:p>
        </w:tc>
        <w:tc>
          <w:tcPr>
            <w:tcW w:w="807" w:type="dxa"/>
            <w:hideMark/>
          </w:tcPr>
          <w:p w:rsidRPr="00923683" w:rsidR="00923683" w:rsidRDefault="00923683" w14:paraId="5C5501BD" w14:textId="77777777">
            <w:r w:rsidRPr="00923683">
              <w:t> </w:t>
            </w:r>
          </w:p>
        </w:tc>
        <w:tc>
          <w:tcPr>
            <w:tcW w:w="1266" w:type="dxa"/>
            <w:vMerge w:val="restart"/>
            <w:hideMark/>
          </w:tcPr>
          <w:p w:rsidRPr="00923683" w:rsidR="00923683" w:rsidRDefault="00923683" w14:paraId="44308920" w14:textId="77777777">
            <w:r w:rsidRPr="00923683">
              <w:t>LocationAddress2</w:t>
            </w:r>
          </w:p>
        </w:tc>
        <w:tc>
          <w:tcPr>
            <w:tcW w:w="2169" w:type="dxa"/>
            <w:hideMark/>
          </w:tcPr>
          <w:p w:rsidRPr="00923683" w:rsidR="00923683" w:rsidRDefault="00923683" w14:paraId="150965D2" w14:textId="77777777">
            <w:r w:rsidRPr="00923683">
              <w:t>Address.Address2 (</w:t>
            </w:r>
            <w:proofErr w:type="gramStart"/>
            <w:r w:rsidRPr="00923683">
              <w:t>varchar(</w:t>
            </w:r>
            <w:proofErr w:type="gramEnd"/>
            <w:r w:rsidRPr="00923683">
              <w:t>35), null)</w:t>
            </w:r>
          </w:p>
        </w:tc>
        <w:tc>
          <w:tcPr>
            <w:tcW w:w="304" w:type="dxa"/>
            <w:hideMark/>
          </w:tcPr>
          <w:p w:rsidRPr="00923683" w:rsidR="00923683" w:rsidRDefault="00923683" w14:paraId="2493F0EC" w14:textId="77777777">
            <w:r w:rsidRPr="00923683">
              <w:t> </w:t>
            </w:r>
          </w:p>
        </w:tc>
        <w:tc>
          <w:tcPr>
            <w:tcW w:w="1239" w:type="dxa"/>
            <w:hideMark/>
          </w:tcPr>
          <w:p w:rsidRPr="00923683" w:rsidR="00923683" w:rsidRDefault="00923683" w14:paraId="5A8E5A16" w14:textId="77777777">
            <w:r w:rsidRPr="00923683">
              <w:t> </w:t>
            </w:r>
          </w:p>
        </w:tc>
        <w:tc>
          <w:tcPr>
            <w:tcW w:w="1133" w:type="dxa"/>
            <w:hideMark/>
          </w:tcPr>
          <w:p w:rsidRPr="00923683" w:rsidR="00923683" w:rsidRDefault="00923683" w14:paraId="2222DB5B" w14:textId="77777777">
            <w:r w:rsidRPr="00923683">
              <w:t> </w:t>
            </w:r>
          </w:p>
        </w:tc>
        <w:tc>
          <w:tcPr>
            <w:tcW w:w="953" w:type="dxa"/>
            <w:hideMark/>
          </w:tcPr>
          <w:p w:rsidRPr="00923683" w:rsidR="00923683" w:rsidRDefault="00923683" w14:paraId="2E45F1F9" w14:textId="77777777">
            <w:r w:rsidRPr="00923683">
              <w:t> </w:t>
            </w:r>
          </w:p>
        </w:tc>
        <w:tc>
          <w:tcPr>
            <w:tcW w:w="794" w:type="dxa"/>
            <w:hideMark/>
          </w:tcPr>
          <w:p w:rsidRPr="00923683" w:rsidR="00923683" w:rsidRDefault="00923683" w14:paraId="4C60B4F9" w14:textId="77777777">
            <w:r w:rsidRPr="00923683">
              <w:t> </w:t>
            </w:r>
          </w:p>
        </w:tc>
        <w:tc>
          <w:tcPr>
            <w:tcW w:w="459" w:type="dxa"/>
            <w:hideMark/>
          </w:tcPr>
          <w:p w:rsidRPr="00923683" w:rsidR="00923683" w:rsidRDefault="00923683" w14:paraId="350B944B" w14:textId="77777777">
            <w:r w:rsidRPr="00923683">
              <w:t> </w:t>
            </w:r>
          </w:p>
        </w:tc>
        <w:tc>
          <w:tcPr>
            <w:tcW w:w="1328" w:type="dxa"/>
            <w:noWrap/>
            <w:hideMark/>
          </w:tcPr>
          <w:p w:rsidRPr="00923683" w:rsidR="00923683" w:rsidRDefault="00923683" w14:paraId="1844C0F0" w14:textId="77777777">
            <w:r w:rsidRPr="00923683">
              <w:t> </w:t>
            </w:r>
          </w:p>
        </w:tc>
        <w:tc>
          <w:tcPr>
            <w:tcW w:w="456" w:type="dxa"/>
            <w:noWrap/>
            <w:hideMark/>
          </w:tcPr>
          <w:p w:rsidRPr="00923683" w:rsidR="00923683" w:rsidRDefault="00923683" w14:paraId="20AA79CD" w14:textId="77777777">
            <w:r w:rsidRPr="00923683">
              <w:t> </w:t>
            </w:r>
          </w:p>
        </w:tc>
        <w:tc>
          <w:tcPr>
            <w:tcW w:w="456" w:type="dxa"/>
            <w:noWrap/>
            <w:hideMark/>
          </w:tcPr>
          <w:p w:rsidRPr="00923683" w:rsidR="00923683" w:rsidRDefault="00923683" w14:paraId="470F734E" w14:textId="77777777">
            <w:r w:rsidRPr="00923683">
              <w:t> </w:t>
            </w:r>
          </w:p>
        </w:tc>
      </w:tr>
      <w:tr w:rsidRPr="00923683" w:rsidR="00923683" w:rsidTr="00923683" w14:paraId="57D72C37" w14:textId="77777777">
        <w:trPr>
          <w:trHeight w:val="552"/>
        </w:trPr>
        <w:tc>
          <w:tcPr>
            <w:tcW w:w="1793" w:type="dxa"/>
            <w:vMerge/>
            <w:hideMark/>
          </w:tcPr>
          <w:p w:rsidRPr="00923683" w:rsidR="00923683" w:rsidRDefault="00923683" w14:paraId="192B69E2" w14:textId="77777777"/>
        </w:tc>
        <w:tc>
          <w:tcPr>
            <w:tcW w:w="873" w:type="dxa"/>
            <w:hideMark/>
          </w:tcPr>
          <w:p w:rsidRPr="00923683" w:rsidR="00923683" w:rsidRDefault="00923683" w14:paraId="3189BA06" w14:textId="77777777">
            <w:r w:rsidRPr="00923683">
              <w:t> </w:t>
            </w:r>
          </w:p>
        </w:tc>
        <w:tc>
          <w:tcPr>
            <w:tcW w:w="807" w:type="dxa"/>
            <w:hideMark/>
          </w:tcPr>
          <w:p w:rsidRPr="00923683" w:rsidR="00923683" w:rsidRDefault="00923683" w14:paraId="0BB2577E" w14:textId="77777777">
            <w:r w:rsidRPr="00923683">
              <w:t> </w:t>
            </w:r>
          </w:p>
        </w:tc>
        <w:tc>
          <w:tcPr>
            <w:tcW w:w="1266" w:type="dxa"/>
            <w:vMerge/>
            <w:hideMark/>
          </w:tcPr>
          <w:p w:rsidRPr="00923683" w:rsidR="00923683" w:rsidRDefault="00923683" w14:paraId="53D3320C" w14:textId="77777777"/>
        </w:tc>
        <w:tc>
          <w:tcPr>
            <w:tcW w:w="2169" w:type="dxa"/>
            <w:hideMark/>
          </w:tcPr>
          <w:p w:rsidRPr="00923683" w:rsidR="00923683" w:rsidRDefault="00923683" w14:paraId="6833D5D1" w14:textId="77777777">
            <w:r w:rsidRPr="00923683">
              <w:t>PhysicalWorkLocationMaster.Address2 (</w:t>
            </w:r>
            <w:proofErr w:type="gramStart"/>
            <w:r w:rsidRPr="00923683">
              <w:t>varchar(</w:t>
            </w:r>
            <w:proofErr w:type="gramEnd"/>
            <w:r w:rsidRPr="00923683">
              <w:t>35), null)</w:t>
            </w:r>
          </w:p>
        </w:tc>
        <w:tc>
          <w:tcPr>
            <w:tcW w:w="304" w:type="dxa"/>
            <w:hideMark/>
          </w:tcPr>
          <w:p w:rsidRPr="00923683" w:rsidR="00923683" w:rsidRDefault="00923683" w14:paraId="279E9C80" w14:textId="77777777">
            <w:r w:rsidRPr="00923683">
              <w:t> </w:t>
            </w:r>
          </w:p>
        </w:tc>
        <w:tc>
          <w:tcPr>
            <w:tcW w:w="1239" w:type="dxa"/>
            <w:hideMark/>
          </w:tcPr>
          <w:p w:rsidRPr="00923683" w:rsidR="00923683" w:rsidRDefault="00923683" w14:paraId="0AE6B1B8" w14:textId="77777777">
            <w:r w:rsidRPr="00923683">
              <w:t> </w:t>
            </w:r>
          </w:p>
        </w:tc>
        <w:tc>
          <w:tcPr>
            <w:tcW w:w="1133" w:type="dxa"/>
            <w:hideMark/>
          </w:tcPr>
          <w:p w:rsidRPr="00923683" w:rsidR="00923683" w:rsidRDefault="00923683" w14:paraId="4F3CA3CE" w14:textId="77777777">
            <w:r w:rsidRPr="00923683">
              <w:t> </w:t>
            </w:r>
          </w:p>
        </w:tc>
        <w:tc>
          <w:tcPr>
            <w:tcW w:w="953" w:type="dxa"/>
            <w:hideMark/>
          </w:tcPr>
          <w:p w:rsidRPr="00923683" w:rsidR="00923683" w:rsidRDefault="00923683" w14:paraId="6464E602" w14:textId="77777777">
            <w:r w:rsidRPr="00923683">
              <w:t> </w:t>
            </w:r>
          </w:p>
        </w:tc>
        <w:tc>
          <w:tcPr>
            <w:tcW w:w="794" w:type="dxa"/>
            <w:hideMark/>
          </w:tcPr>
          <w:p w:rsidRPr="00923683" w:rsidR="00923683" w:rsidRDefault="00923683" w14:paraId="0DD8C235" w14:textId="77777777">
            <w:r w:rsidRPr="00923683">
              <w:t> </w:t>
            </w:r>
          </w:p>
        </w:tc>
        <w:tc>
          <w:tcPr>
            <w:tcW w:w="459" w:type="dxa"/>
            <w:hideMark/>
          </w:tcPr>
          <w:p w:rsidRPr="00923683" w:rsidR="00923683" w:rsidRDefault="00923683" w14:paraId="4F9F18CF" w14:textId="77777777">
            <w:r w:rsidRPr="00923683">
              <w:t> </w:t>
            </w:r>
          </w:p>
        </w:tc>
        <w:tc>
          <w:tcPr>
            <w:tcW w:w="1328" w:type="dxa"/>
            <w:noWrap/>
            <w:hideMark/>
          </w:tcPr>
          <w:p w:rsidRPr="00923683" w:rsidR="00923683" w:rsidRDefault="00923683" w14:paraId="2587A7D3" w14:textId="77777777">
            <w:r w:rsidRPr="00923683">
              <w:t> </w:t>
            </w:r>
          </w:p>
        </w:tc>
        <w:tc>
          <w:tcPr>
            <w:tcW w:w="456" w:type="dxa"/>
            <w:noWrap/>
            <w:hideMark/>
          </w:tcPr>
          <w:p w:rsidRPr="00923683" w:rsidR="00923683" w:rsidRDefault="00923683" w14:paraId="603E0F56" w14:textId="77777777">
            <w:r w:rsidRPr="00923683">
              <w:t> </w:t>
            </w:r>
          </w:p>
        </w:tc>
        <w:tc>
          <w:tcPr>
            <w:tcW w:w="456" w:type="dxa"/>
            <w:noWrap/>
            <w:hideMark/>
          </w:tcPr>
          <w:p w:rsidRPr="00923683" w:rsidR="00923683" w:rsidRDefault="00923683" w14:paraId="47DF2D3C" w14:textId="77777777">
            <w:r w:rsidRPr="00923683">
              <w:t> </w:t>
            </w:r>
          </w:p>
        </w:tc>
      </w:tr>
      <w:tr w:rsidRPr="00923683" w:rsidR="00923683" w:rsidTr="00923683" w14:paraId="075961D7" w14:textId="77777777">
        <w:trPr>
          <w:trHeight w:val="288"/>
        </w:trPr>
        <w:tc>
          <w:tcPr>
            <w:tcW w:w="1793" w:type="dxa"/>
            <w:vMerge w:val="restart"/>
            <w:hideMark/>
          </w:tcPr>
          <w:p w:rsidRPr="00923683" w:rsidR="00923683" w:rsidRDefault="00923683" w14:paraId="74C81684" w14:textId="77777777">
            <w:proofErr w:type="spellStart"/>
            <w:r w:rsidRPr="00923683">
              <w:t>LocationCity</w:t>
            </w:r>
            <w:proofErr w:type="spellEnd"/>
          </w:p>
        </w:tc>
        <w:tc>
          <w:tcPr>
            <w:tcW w:w="873" w:type="dxa"/>
            <w:hideMark/>
          </w:tcPr>
          <w:p w:rsidRPr="00923683" w:rsidR="00923683" w:rsidRDefault="00923683" w14:paraId="3B14AC4E" w14:textId="77777777">
            <w:r w:rsidRPr="00923683">
              <w:t> </w:t>
            </w:r>
          </w:p>
        </w:tc>
        <w:tc>
          <w:tcPr>
            <w:tcW w:w="807" w:type="dxa"/>
            <w:hideMark/>
          </w:tcPr>
          <w:p w:rsidRPr="00923683" w:rsidR="00923683" w:rsidRDefault="00923683" w14:paraId="23230AF9" w14:textId="77777777">
            <w:r w:rsidRPr="00923683">
              <w:t> </w:t>
            </w:r>
          </w:p>
        </w:tc>
        <w:tc>
          <w:tcPr>
            <w:tcW w:w="1266" w:type="dxa"/>
            <w:vMerge w:val="restart"/>
            <w:hideMark/>
          </w:tcPr>
          <w:p w:rsidRPr="00923683" w:rsidR="00923683" w:rsidRDefault="00923683" w14:paraId="1268B5BF" w14:textId="77777777">
            <w:proofErr w:type="spellStart"/>
            <w:r w:rsidRPr="00923683">
              <w:t>LocationCity</w:t>
            </w:r>
            <w:proofErr w:type="spellEnd"/>
          </w:p>
        </w:tc>
        <w:tc>
          <w:tcPr>
            <w:tcW w:w="2169" w:type="dxa"/>
            <w:hideMark/>
          </w:tcPr>
          <w:p w:rsidRPr="00923683" w:rsidR="00923683" w:rsidRDefault="00923683" w14:paraId="56111835" w14:textId="77777777">
            <w:proofErr w:type="spellStart"/>
            <w:r w:rsidRPr="00923683">
              <w:t>Address.City</w:t>
            </w:r>
            <w:proofErr w:type="spellEnd"/>
            <w:r w:rsidRPr="00923683">
              <w:t xml:space="preserve"> (</w:t>
            </w:r>
            <w:proofErr w:type="gramStart"/>
            <w:r w:rsidRPr="00923683">
              <w:t>varchar(</w:t>
            </w:r>
            <w:proofErr w:type="gramEnd"/>
            <w:r w:rsidRPr="00923683">
              <w:t>35), null)</w:t>
            </w:r>
          </w:p>
        </w:tc>
        <w:tc>
          <w:tcPr>
            <w:tcW w:w="304" w:type="dxa"/>
            <w:hideMark/>
          </w:tcPr>
          <w:p w:rsidRPr="00923683" w:rsidR="00923683" w:rsidRDefault="00923683" w14:paraId="68DA8F74" w14:textId="77777777">
            <w:r w:rsidRPr="00923683">
              <w:t> </w:t>
            </w:r>
          </w:p>
        </w:tc>
        <w:tc>
          <w:tcPr>
            <w:tcW w:w="1239" w:type="dxa"/>
            <w:vMerge w:val="restart"/>
            <w:hideMark/>
          </w:tcPr>
          <w:p w:rsidRPr="00923683" w:rsidR="00923683" w:rsidRDefault="00923683" w14:paraId="23BE4C0E" w14:textId="77777777">
            <w:r w:rsidRPr="00923683">
              <w:t> </w:t>
            </w:r>
          </w:p>
        </w:tc>
        <w:tc>
          <w:tcPr>
            <w:tcW w:w="1133" w:type="dxa"/>
            <w:vMerge w:val="restart"/>
            <w:hideMark/>
          </w:tcPr>
          <w:p w:rsidRPr="00923683" w:rsidR="00923683" w:rsidRDefault="00923683" w14:paraId="567872AD" w14:textId="77777777">
            <w:r w:rsidRPr="00923683">
              <w:t> </w:t>
            </w:r>
          </w:p>
        </w:tc>
        <w:tc>
          <w:tcPr>
            <w:tcW w:w="953" w:type="dxa"/>
            <w:hideMark/>
          </w:tcPr>
          <w:p w:rsidRPr="00923683" w:rsidR="00923683" w:rsidRDefault="00923683" w14:paraId="65D43C86" w14:textId="77777777">
            <w:r w:rsidRPr="00923683">
              <w:t>city</w:t>
            </w:r>
          </w:p>
        </w:tc>
        <w:tc>
          <w:tcPr>
            <w:tcW w:w="794" w:type="dxa"/>
            <w:hideMark/>
          </w:tcPr>
          <w:p w:rsidRPr="00923683" w:rsidR="00923683" w:rsidRDefault="00923683" w14:paraId="1A22CD2E" w14:textId="77777777">
            <w:r w:rsidRPr="00923683">
              <w:t> </w:t>
            </w:r>
          </w:p>
        </w:tc>
        <w:tc>
          <w:tcPr>
            <w:tcW w:w="459" w:type="dxa"/>
            <w:hideMark/>
          </w:tcPr>
          <w:p w:rsidRPr="00923683" w:rsidR="00923683" w:rsidRDefault="00923683" w14:paraId="442611C9" w14:textId="77777777">
            <w:r w:rsidRPr="00923683">
              <w:t> </w:t>
            </w:r>
          </w:p>
        </w:tc>
        <w:tc>
          <w:tcPr>
            <w:tcW w:w="1328" w:type="dxa"/>
            <w:noWrap/>
            <w:hideMark/>
          </w:tcPr>
          <w:p w:rsidRPr="00923683" w:rsidR="00923683" w:rsidRDefault="00923683" w14:paraId="03852F14" w14:textId="77777777">
            <w:r w:rsidRPr="00923683">
              <w:t> </w:t>
            </w:r>
          </w:p>
        </w:tc>
        <w:tc>
          <w:tcPr>
            <w:tcW w:w="456" w:type="dxa"/>
            <w:noWrap/>
            <w:hideMark/>
          </w:tcPr>
          <w:p w:rsidRPr="00923683" w:rsidR="00923683" w:rsidRDefault="00923683" w14:paraId="276BCAB0" w14:textId="77777777">
            <w:r w:rsidRPr="00923683">
              <w:t> </w:t>
            </w:r>
          </w:p>
        </w:tc>
        <w:tc>
          <w:tcPr>
            <w:tcW w:w="456" w:type="dxa"/>
            <w:noWrap/>
            <w:hideMark/>
          </w:tcPr>
          <w:p w:rsidRPr="00923683" w:rsidR="00923683" w:rsidRDefault="00923683" w14:paraId="6D4B9328" w14:textId="77777777">
            <w:r w:rsidRPr="00923683">
              <w:t> </w:t>
            </w:r>
          </w:p>
        </w:tc>
      </w:tr>
      <w:tr w:rsidRPr="00923683" w:rsidR="00923683" w:rsidTr="00923683" w14:paraId="5E8E6C11" w14:textId="77777777">
        <w:trPr>
          <w:trHeight w:val="552"/>
        </w:trPr>
        <w:tc>
          <w:tcPr>
            <w:tcW w:w="1793" w:type="dxa"/>
            <w:vMerge/>
            <w:hideMark/>
          </w:tcPr>
          <w:p w:rsidRPr="00923683" w:rsidR="00923683" w:rsidRDefault="00923683" w14:paraId="0B0B35C6" w14:textId="77777777"/>
        </w:tc>
        <w:tc>
          <w:tcPr>
            <w:tcW w:w="873" w:type="dxa"/>
            <w:hideMark/>
          </w:tcPr>
          <w:p w:rsidRPr="00923683" w:rsidR="00923683" w:rsidRDefault="00923683" w14:paraId="481A970A" w14:textId="77777777">
            <w:r w:rsidRPr="00923683">
              <w:t> </w:t>
            </w:r>
          </w:p>
        </w:tc>
        <w:tc>
          <w:tcPr>
            <w:tcW w:w="807" w:type="dxa"/>
            <w:hideMark/>
          </w:tcPr>
          <w:p w:rsidRPr="00923683" w:rsidR="00923683" w:rsidRDefault="00923683" w14:paraId="3F21379F" w14:textId="77777777">
            <w:r w:rsidRPr="00923683">
              <w:t> </w:t>
            </w:r>
          </w:p>
        </w:tc>
        <w:tc>
          <w:tcPr>
            <w:tcW w:w="1266" w:type="dxa"/>
            <w:vMerge/>
            <w:hideMark/>
          </w:tcPr>
          <w:p w:rsidRPr="00923683" w:rsidR="00923683" w:rsidRDefault="00923683" w14:paraId="785F9232" w14:textId="77777777"/>
        </w:tc>
        <w:tc>
          <w:tcPr>
            <w:tcW w:w="2169" w:type="dxa"/>
            <w:hideMark/>
          </w:tcPr>
          <w:p w:rsidRPr="00923683" w:rsidR="00923683" w:rsidRDefault="00923683" w14:paraId="0578744A" w14:textId="77777777">
            <w:proofErr w:type="spellStart"/>
            <w:r w:rsidRPr="00923683">
              <w:t>PhysicalWorkLocationMaster.City</w:t>
            </w:r>
            <w:proofErr w:type="spellEnd"/>
            <w:r w:rsidRPr="00923683">
              <w:t xml:space="preserve"> (</w:t>
            </w:r>
            <w:proofErr w:type="gramStart"/>
            <w:r w:rsidRPr="00923683">
              <w:t>varchar(</w:t>
            </w:r>
            <w:proofErr w:type="gramEnd"/>
            <w:r w:rsidRPr="00923683">
              <w:t>35), null)</w:t>
            </w:r>
          </w:p>
        </w:tc>
        <w:tc>
          <w:tcPr>
            <w:tcW w:w="304" w:type="dxa"/>
            <w:hideMark/>
          </w:tcPr>
          <w:p w:rsidRPr="00923683" w:rsidR="00923683" w:rsidRDefault="00923683" w14:paraId="7911F28D" w14:textId="77777777">
            <w:r w:rsidRPr="00923683">
              <w:t> </w:t>
            </w:r>
          </w:p>
        </w:tc>
        <w:tc>
          <w:tcPr>
            <w:tcW w:w="1239" w:type="dxa"/>
            <w:vMerge/>
            <w:hideMark/>
          </w:tcPr>
          <w:p w:rsidRPr="00923683" w:rsidR="00923683" w:rsidRDefault="00923683" w14:paraId="409309DA" w14:textId="77777777"/>
        </w:tc>
        <w:tc>
          <w:tcPr>
            <w:tcW w:w="1133" w:type="dxa"/>
            <w:vMerge/>
            <w:hideMark/>
          </w:tcPr>
          <w:p w:rsidRPr="00923683" w:rsidR="00923683" w:rsidRDefault="00923683" w14:paraId="63EDC922" w14:textId="77777777"/>
        </w:tc>
        <w:tc>
          <w:tcPr>
            <w:tcW w:w="953" w:type="dxa"/>
            <w:hideMark/>
          </w:tcPr>
          <w:p w:rsidRPr="00923683" w:rsidR="00923683" w:rsidRDefault="00923683" w14:paraId="344A0E7F" w14:textId="77777777">
            <w:r w:rsidRPr="00923683">
              <w:t> </w:t>
            </w:r>
          </w:p>
        </w:tc>
        <w:tc>
          <w:tcPr>
            <w:tcW w:w="794" w:type="dxa"/>
            <w:hideMark/>
          </w:tcPr>
          <w:p w:rsidRPr="00923683" w:rsidR="00923683" w:rsidRDefault="00923683" w14:paraId="181ADC41" w14:textId="77777777">
            <w:r w:rsidRPr="00923683">
              <w:t> </w:t>
            </w:r>
          </w:p>
        </w:tc>
        <w:tc>
          <w:tcPr>
            <w:tcW w:w="459" w:type="dxa"/>
            <w:hideMark/>
          </w:tcPr>
          <w:p w:rsidRPr="00923683" w:rsidR="00923683" w:rsidRDefault="00923683" w14:paraId="59807357" w14:textId="77777777">
            <w:r w:rsidRPr="00923683">
              <w:t> </w:t>
            </w:r>
          </w:p>
        </w:tc>
        <w:tc>
          <w:tcPr>
            <w:tcW w:w="1328" w:type="dxa"/>
            <w:noWrap/>
            <w:hideMark/>
          </w:tcPr>
          <w:p w:rsidRPr="00923683" w:rsidR="00923683" w:rsidRDefault="00923683" w14:paraId="2FD5C69E" w14:textId="77777777">
            <w:r w:rsidRPr="00923683">
              <w:t> </w:t>
            </w:r>
          </w:p>
        </w:tc>
        <w:tc>
          <w:tcPr>
            <w:tcW w:w="456" w:type="dxa"/>
            <w:noWrap/>
            <w:hideMark/>
          </w:tcPr>
          <w:p w:rsidRPr="00923683" w:rsidR="00923683" w:rsidRDefault="00923683" w14:paraId="37317876" w14:textId="77777777">
            <w:r w:rsidRPr="00923683">
              <w:t> </w:t>
            </w:r>
          </w:p>
        </w:tc>
        <w:tc>
          <w:tcPr>
            <w:tcW w:w="456" w:type="dxa"/>
            <w:noWrap/>
            <w:hideMark/>
          </w:tcPr>
          <w:p w:rsidRPr="00923683" w:rsidR="00923683" w:rsidRDefault="00923683" w14:paraId="7FE71144" w14:textId="77777777">
            <w:r w:rsidRPr="00923683">
              <w:t> </w:t>
            </w:r>
          </w:p>
        </w:tc>
      </w:tr>
      <w:tr w:rsidRPr="00923683" w:rsidR="00923683" w:rsidTr="00923683" w14:paraId="1609F97B" w14:textId="77777777">
        <w:trPr>
          <w:trHeight w:val="288"/>
        </w:trPr>
        <w:tc>
          <w:tcPr>
            <w:tcW w:w="1793" w:type="dxa"/>
            <w:vMerge w:val="restart"/>
            <w:hideMark/>
          </w:tcPr>
          <w:p w:rsidRPr="00923683" w:rsidR="00923683" w:rsidRDefault="00923683" w14:paraId="18D4A683" w14:textId="77777777">
            <w:proofErr w:type="spellStart"/>
            <w:r w:rsidRPr="00923683">
              <w:t>LocationState</w:t>
            </w:r>
            <w:proofErr w:type="spellEnd"/>
          </w:p>
        </w:tc>
        <w:tc>
          <w:tcPr>
            <w:tcW w:w="873" w:type="dxa"/>
            <w:hideMark/>
          </w:tcPr>
          <w:p w:rsidRPr="00923683" w:rsidR="00923683" w:rsidRDefault="00923683" w14:paraId="3104BD5E" w14:textId="77777777">
            <w:r w:rsidRPr="00923683">
              <w:t> </w:t>
            </w:r>
          </w:p>
        </w:tc>
        <w:tc>
          <w:tcPr>
            <w:tcW w:w="807" w:type="dxa"/>
            <w:hideMark/>
          </w:tcPr>
          <w:p w:rsidRPr="00923683" w:rsidR="00923683" w:rsidRDefault="00923683" w14:paraId="1DE18775" w14:textId="77777777">
            <w:r w:rsidRPr="00923683">
              <w:t> </w:t>
            </w:r>
          </w:p>
        </w:tc>
        <w:tc>
          <w:tcPr>
            <w:tcW w:w="1266" w:type="dxa"/>
            <w:vMerge w:val="restart"/>
            <w:hideMark/>
          </w:tcPr>
          <w:p w:rsidRPr="00923683" w:rsidR="00923683" w:rsidRDefault="00923683" w14:paraId="701651D7" w14:textId="77777777">
            <w:proofErr w:type="spellStart"/>
            <w:r w:rsidRPr="00923683">
              <w:t>LocationState</w:t>
            </w:r>
            <w:proofErr w:type="spellEnd"/>
          </w:p>
        </w:tc>
        <w:tc>
          <w:tcPr>
            <w:tcW w:w="2169" w:type="dxa"/>
            <w:hideMark/>
          </w:tcPr>
          <w:p w:rsidRPr="00923683" w:rsidR="00923683" w:rsidRDefault="00923683" w14:paraId="234EAA1B" w14:textId="77777777">
            <w:proofErr w:type="spellStart"/>
            <w:r w:rsidRPr="00923683">
              <w:t>Address.StateProvince</w:t>
            </w:r>
            <w:proofErr w:type="spellEnd"/>
            <w:r w:rsidRPr="00923683">
              <w:t xml:space="preserve"> (</w:t>
            </w:r>
            <w:proofErr w:type="gramStart"/>
            <w:r w:rsidRPr="00923683">
              <w:t>varchar(</w:t>
            </w:r>
            <w:proofErr w:type="gramEnd"/>
            <w:r w:rsidRPr="00923683">
              <w:t>15), null)</w:t>
            </w:r>
          </w:p>
        </w:tc>
        <w:tc>
          <w:tcPr>
            <w:tcW w:w="304" w:type="dxa"/>
            <w:hideMark/>
          </w:tcPr>
          <w:p w:rsidRPr="00923683" w:rsidR="00923683" w:rsidRDefault="00923683" w14:paraId="1BE0912C" w14:textId="77777777">
            <w:r w:rsidRPr="00923683">
              <w:t> </w:t>
            </w:r>
          </w:p>
        </w:tc>
        <w:tc>
          <w:tcPr>
            <w:tcW w:w="1239" w:type="dxa"/>
            <w:hideMark/>
          </w:tcPr>
          <w:p w:rsidRPr="00923683" w:rsidR="00923683" w:rsidRDefault="00923683" w14:paraId="112E03C7" w14:textId="77777777">
            <w:r w:rsidRPr="00923683">
              <w:t> </w:t>
            </w:r>
          </w:p>
        </w:tc>
        <w:tc>
          <w:tcPr>
            <w:tcW w:w="1133" w:type="dxa"/>
            <w:hideMark/>
          </w:tcPr>
          <w:p w:rsidRPr="00923683" w:rsidR="00923683" w:rsidRDefault="00923683" w14:paraId="2D53A503" w14:textId="77777777">
            <w:r w:rsidRPr="00923683">
              <w:t> </w:t>
            </w:r>
          </w:p>
        </w:tc>
        <w:tc>
          <w:tcPr>
            <w:tcW w:w="953" w:type="dxa"/>
            <w:hideMark/>
          </w:tcPr>
          <w:p w:rsidRPr="00923683" w:rsidR="00923683" w:rsidRDefault="00923683" w14:paraId="7CEE3502" w14:textId="77777777">
            <w:r w:rsidRPr="00923683">
              <w:t>state</w:t>
            </w:r>
          </w:p>
        </w:tc>
        <w:tc>
          <w:tcPr>
            <w:tcW w:w="794" w:type="dxa"/>
            <w:vMerge w:val="restart"/>
            <w:hideMark/>
          </w:tcPr>
          <w:p w:rsidRPr="00923683" w:rsidR="00923683" w:rsidRDefault="00923683" w14:paraId="59749485" w14:textId="77777777">
            <w:r w:rsidRPr="00923683">
              <w:t> </w:t>
            </w:r>
          </w:p>
        </w:tc>
        <w:tc>
          <w:tcPr>
            <w:tcW w:w="459" w:type="dxa"/>
            <w:hideMark/>
          </w:tcPr>
          <w:p w:rsidRPr="00923683" w:rsidR="00923683" w:rsidRDefault="00923683" w14:paraId="6872A9D3" w14:textId="77777777">
            <w:r w:rsidRPr="00923683">
              <w:t> </w:t>
            </w:r>
          </w:p>
        </w:tc>
        <w:tc>
          <w:tcPr>
            <w:tcW w:w="1328" w:type="dxa"/>
            <w:noWrap/>
            <w:hideMark/>
          </w:tcPr>
          <w:p w:rsidRPr="00923683" w:rsidR="00923683" w:rsidRDefault="00923683" w14:paraId="11E9F8FE" w14:textId="77777777">
            <w:r w:rsidRPr="00923683">
              <w:t> </w:t>
            </w:r>
          </w:p>
        </w:tc>
        <w:tc>
          <w:tcPr>
            <w:tcW w:w="456" w:type="dxa"/>
            <w:noWrap/>
            <w:hideMark/>
          </w:tcPr>
          <w:p w:rsidRPr="00923683" w:rsidR="00923683" w:rsidRDefault="00923683" w14:paraId="5801ECFB" w14:textId="77777777">
            <w:r w:rsidRPr="00923683">
              <w:t> </w:t>
            </w:r>
          </w:p>
        </w:tc>
        <w:tc>
          <w:tcPr>
            <w:tcW w:w="456" w:type="dxa"/>
            <w:noWrap/>
            <w:hideMark/>
          </w:tcPr>
          <w:p w:rsidRPr="00923683" w:rsidR="00923683" w:rsidRDefault="00923683" w14:paraId="5CED48AD" w14:textId="77777777">
            <w:r w:rsidRPr="00923683">
              <w:t> </w:t>
            </w:r>
          </w:p>
        </w:tc>
      </w:tr>
      <w:tr w:rsidRPr="00923683" w:rsidR="00923683" w:rsidTr="00923683" w14:paraId="56D7EEEF" w14:textId="77777777">
        <w:trPr>
          <w:trHeight w:val="552"/>
        </w:trPr>
        <w:tc>
          <w:tcPr>
            <w:tcW w:w="1793" w:type="dxa"/>
            <w:vMerge/>
            <w:hideMark/>
          </w:tcPr>
          <w:p w:rsidRPr="00923683" w:rsidR="00923683" w:rsidRDefault="00923683" w14:paraId="17B494FD" w14:textId="77777777"/>
        </w:tc>
        <w:tc>
          <w:tcPr>
            <w:tcW w:w="873" w:type="dxa"/>
            <w:hideMark/>
          </w:tcPr>
          <w:p w:rsidRPr="00923683" w:rsidR="00923683" w:rsidRDefault="00923683" w14:paraId="05C47552" w14:textId="77777777">
            <w:r w:rsidRPr="00923683">
              <w:t> </w:t>
            </w:r>
          </w:p>
        </w:tc>
        <w:tc>
          <w:tcPr>
            <w:tcW w:w="807" w:type="dxa"/>
            <w:hideMark/>
          </w:tcPr>
          <w:p w:rsidRPr="00923683" w:rsidR="00923683" w:rsidRDefault="00923683" w14:paraId="5CD5823C" w14:textId="77777777">
            <w:r w:rsidRPr="00923683">
              <w:t> </w:t>
            </w:r>
          </w:p>
        </w:tc>
        <w:tc>
          <w:tcPr>
            <w:tcW w:w="1266" w:type="dxa"/>
            <w:vMerge/>
            <w:hideMark/>
          </w:tcPr>
          <w:p w:rsidRPr="00923683" w:rsidR="00923683" w:rsidRDefault="00923683" w14:paraId="05F22186" w14:textId="77777777"/>
        </w:tc>
        <w:tc>
          <w:tcPr>
            <w:tcW w:w="2169" w:type="dxa"/>
            <w:hideMark/>
          </w:tcPr>
          <w:p w:rsidRPr="00923683" w:rsidR="00923683" w:rsidRDefault="00923683" w14:paraId="34FCD078" w14:textId="77777777">
            <w:proofErr w:type="spellStart"/>
            <w:r w:rsidRPr="00923683">
              <w:t>PhysicalWorkLocationMaster.State</w:t>
            </w:r>
            <w:proofErr w:type="spellEnd"/>
            <w:r w:rsidRPr="00923683">
              <w:t xml:space="preserve"> (</w:t>
            </w:r>
            <w:proofErr w:type="gramStart"/>
            <w:r w:rsidRPr="00923683">
              <w:t>varchar(</w:t>
            </w:r>
            <w:proofErr w:type="gramEnd"/>
            <w:r w:rsidRPr="00923683">
              <w:t>2), null)</w:t>
            </w:r>
          </w:p>
        </w:tc>
        <w:tc>
          <w:tcPr>
            <w:tcW w:w="304" w:type="dxa"/>
            <w:hideMark/>
          </w:tcPr>
          <w:p w:rsidRPr="00923683" w:rsidR="00923683" w:rsidRDefault="00923683" w14:paraId="61D66DAC" w14:textId="77777777">
            <w:r w:rsidRPr="00923683">
              <w:t> </w:t>
            </w:r>
          </w:p>
        </w:tc>
        <w:tc>
          <w:tcPr>
            <w:tcW w:w="1239" w:type="dxa"/>
            <w:hideMark/>
          </w:tcPr>
          <w:p w:rsidRPr="00923683" w:rsidR="00923683" w:rsidRDefault="00923683" w14:paraId="7A3A56C4" w14:textId="77777777">
            <w:r w:rsidRPr="00923683">
              <w:t> </w:t>
            </w:r>
          </w:p>
        </w:tc>
        <w:tc>
          <w:tcPr>
            <w:tcW w:w="1133" w:type="dxa"/>
            <w:hideMark/>
          </w:tcPr>
          <w:p w:rsidRPr="00923683" w:rsidR="00923683" w:rsidRDefault="00923683" w14:paraId="2B1FA400" w14:textId="77777777">
            <w:r w:rsidRPr="00923683">
              <w:t> </w:t>
            </w:r>
          </w:p>
        </w:tc>
        <w:tc>
          <w:tcPr>
            <w:tcW w:w="953" w:type="dxa"/>
            <w:hideMark/>
          </w:tcPr>
          <w:p w:rsidRPr="00923683" w:rsidR="00923683" w:rsidRDefault="00923683" w14:paraId="77E36525" w14:textId="77777777">
            <w:r w:rsidRPr="00923683">
              <w:t> </w:t>
            </w:r>
          </w:p>
        </w:tc>
        <w:tc>
          <w:tcPr>
            <w:tcW w:w="794" w:type="dxa"/>
            <w:vMerge/>
            <w:hideMark/>
          </w:tcPr>
          <w:p w:rsidRPr="00923683" w:rsidR="00923683" w:rsidRDefault="00923683" w14:paraId="69AC31C7" w14:textId="77777777"/>
        </w:tc>
        <w:tc>
          <w:tcPr>
            <w:tcW w:w="459" w:type="dxa"/>
            <w:hideMark/>
          </w:tcPr>
          <w:p w:rsidRPr="00923683" w:rsidR="00923683" w:rsidRDefault="00923683" w14:paraId="0DFE8A85" w14:textId="77777777">
            <w:r w:rsidRPr="00923683">
              <w:t> </w:t>
            </w:r>
          </w:p>
        </w:tc>
        <w:tc>
          <w:tcPr>
            <w:tcW w:w="1328" w:type="dxa"/>
            <w:noWrap/>
            <w:hideMark/>
          </w:tcPr>
          <w:p w:rsidRPr="00923683" w:rsidR="00923683" w:rsidRDefault="00923683" w14:paraId="7914C104" w14:textId="77777777">
            <w:r w:rsidRPr="00923683">
              <w:t> </w:t>
            </w:r>
          </w:p>
        </w:tc>
        <w:tc>
          <w:tcPr>
            <w:tcW w:w="456" w:type="dxa"/>
            <w:noWrap/>
            <w:hideMark/>
          </w:tcPr>
          <w:p w:rsidRPr="00923683" w:rsidR="00923683" w:rsidRDefault="00923683" w14:paraId="2C3DB934" w14:textId="77777777">
            <w:r w:rsidRPr="00923683">
              <w:t> </w:t>
            </w:r>
          </w:p>
        </w:tc>
        <w:tc>
          <w:tcPr>
            <w:tcW w:w="456" w:type="dxa"/>
            <w:noWrap/>
            <w:hideMark/>
          </w:tcPr>
          <w:p w:rsidRPr="00923683" w:rsidR="00923683" w:rsidRDefault="00923683" w14:paraId="56F6D861" w14:textId="77777777">
            <w:r w:rsidRPr="00923683">
              <w:t> </w:t>
            </w:r>
          </w:p>
        </w:tc>
      </w:tr>
      <w:tr w:rsidRPr="00923683" w:rsidR="00923683" w:rsidTr="00923683" w14:paraId="2BE20E04" w14:textId="77777777">
        <w:trPr>
          <w:trHeight w:val="288"/>
        </w:trPr>
        <w:tc>
          <w:tcPr>
            <w:tcW w:w="1793" w:type="dxa"/>
            <w:vMerge w:val="restart"/>
            <w:hideMark/>
          </w:tcPr>
          <w:p w:rsidRPr="00923683" w:rsidR="00923683" w:rsidRDefault="00923683" w14:paraId="34F61DAB" w14:textId="77777777">
            <w:proofErr w:type="spellStart"/>
            <w:r w:rsidRPr="00923683">
              <w:t>LocationZip</w:t>
            </w:r>
            <w:proofErr w:type="spellEnd"/>
          </w:p>
        </w:tc>
        <w:tc>
          <w:tcPr>
            <w:tcW w:w="873" w:type="dxa"/>
            <w:hideMark/>
          </w:tcPr>
          <w:p w:rsidRPr="00923683" w:rsidR="00923683" w:rsidRDefault="00923683" w14:paraId="60DCF09A" w14:textId="77777777">
            <w:r w:rsidRPr="00923683">
              <w:t> </w:t>
            </w:r>
          </w:p>
        </w:tc>
        <w:tc>
          <w:tcPr>
            <w:tcW w:w="807" w:type="dxa"/>
            <w:hideMark/>
          </w:tcPr>
          <w:p w:rsidRPr="00923683" w:rsidR="00923683" w:rsidRDefault="00923683" w14:paraId="170728BA" w14:textId="77777777">
            <w:r w:rsidRPr="00923683">
              <w:t> </w:t>
            </w:r>
          </w:p>
        </w:tc>
        <w:tc>
          <w:tcPr>
            <w:tcW w:w="1266" w:type="dxa"/>
            <w:vMerge w:val="restart"/>
            <w:hideMark/>
          </w:tcPr>
          <w:p w:rsidRPr="00923683" w:rsidR="00923683" w:rsidRDefault="00923683" w14:paraId="08B226D0" w14:textId="77777777">
            <w:proofErr w:type="spellStart"/>
            <w:r w:rsidRPr="00923683">
              <w:t>LocationZip</w:t>
            </w:r>
            <w:proofErr w:type="spellEnd"/>
          </w:p>
        </w:tc>
        <w:tc>
          <w:tcPr>
            <w:tcW w:w="2169" w:type="dxa"/>
            <w:hideMark/>
          </w:tcPr>
          <w:p w:rsidRPr="00923683" w:rsidR="00923683" w:rsidRDefault="00923683" w14:paraId="3587B8BA" w14:textId="77777777">
            <w:proofErr w:type="spellStart"/>
            <w:r w:rsidRPr="00923683">
              <w:t>Address.PostalCode</w:t>
            </w:r>
            <w:proofErr w:type="spellEnd"/>
            <w:r w:rsidRPr="00923683">
              <w:t xml:space="preserve"> (</w:t>
            </w:r>
            <w:proofErr w:type="gramStart"/>
            <w:r w:rsidRPr="00923683">
              <w:t>char(</w:t>
            </w:r>
            <w:proofErr w:type="gramEnd"/>
            <w:r w:rsidRPr="00923683">
              <w:t>10), null)</w:t>
            </w:r>
          </w:p>
        </w:tc>
        <w:tc>
          <w:tcPr>
            <w:tcW w:w="304" w:type="dxa"/>
            <w:hideMark/>
          </w:tcPr>
          <w:p w:rsidRPr="00923683" w:rsidR="00923683" w:rsidRDefault="00923683" w14:paraId="32C69622" w14:textId="77777777">
            <w:r w:rsidRPr="00923683">
              <w:t> </w:t>
            </w:r>
          </w:p>
        </w:tc>
        <w:tc>
          <w:tcPr>
            <w:tcW w:w="1239" w:type="dxa"/>
            <w:hideMark/>
          </w:tcPr>
          <w:p w:rsidRPr="00923683" w:rsidR="00923683" w:rsidRDefault="00923683" w14:paraId="077A52AC" w14:textId="77777777">
            <w:r w:rsidRPr="00923683">
              <w:t> </w:t>
            </w:r>
          </w:p>
        </w:tc>
        <w:tc>
          <w:tcPr>
            <w:tcW w:w="1133" w:type="dxa"/>
            <w:hideMark/>
          </w:tcPr>
          <w:p w:rsidRPr="00923683" w:rsidR="00923683" w:rsidRDefault="00923683" w14:paraId="7AC24C6C" w14:textId="77777777">
            <w:r w:rsidRPr="00923683">
              <w:t> </w:t>
            </w:r>
          </w:p>
        </w:tc>
        <w:tc>
          <w:tcPr>
            <w:tcW w:w="953" w:type="dxa"/>
            <w:hideMark/>
          </w:tcPr>
          <w:p w:rsidRPr="00923683" w:rsidR="00923683" w:rsidRDefault="00923683" w14:paraId="0AFAD76E" w14:textId="77777777">
            <w:r w:rsidRPr="00923683">
              <w:t> </w:t>
            </w:r>
          </w:p>
        </w:tc>
        <w:tc>
          <w:tcPr>
            <w:tcW w:w="794" w:type="dxa"/>
            <w:hideMark/>
          </w:tcPr>
          <w:p w:rsidRPr="00923683" w:rsidR="00923683" w:rsidRDefault="00923683" w14:paraId="542744BE" w14:textId="77777777">
            <w:r w:rsidRPr="00923683">
              <w:t> </w:t>
            </w:r>
          </w:p>
        </w:tc>
        <w:tc>
          <w:tcPr>
            <w:tcW w:w="459" w:type="dxa"/>
            <w:hideMark/>
          </w:tcPr>
          <w:p w:rsidRPr="00923683" w:rsidR="00923683" w:rsidRDefault="00923683" w14:paraId="01850631" w14:textId="77777777">
            <w:r w:rsidRPr="00923683">
              <w:t> </w:t>
            </w:r>
          </w:p>
        </w:tc>
        <w:tc>
          <w:tcPr>
            <w:tcW w:w="1328" w:type="dxa"/>
            <w:noWrap/>
            <w:hideMark/>
          </w:tcPr>
          <w:p w:rsidRPr="00923683" w:rsidR="00923683" w:rsidRDefault="00923683" w14:paraId="674B3F1E" w14:textId="77777777">
            <w:r w:rsidRPr="00923683">
              <w:t> </w:t>
            </w:r>
          </w:p>
        </w:tc>
        <w:tc>
          <w:tcPr>
            <w:tcW w:w="456" w:type="dxa"/>
            <w:noWrap/>
            <w:hideMark/>
          </w:tcPr>
          <w:p w:rsidRPr="00923683" w:rsidR="00923683" w:rsidRDefault="00923683" w14:paraId="4CC16061" w14:textId="77777777">
            <w:r w:rsidRPr="00923683">
              <w:t> </w:t>
            </w:r>
          </w:p>
        </w:tc>
        <w:tc>
          <w:tcPr>
            <w:tcW w:w="456" w:type="dxa"/>
            <w:noWrap/>
            <w:hideMark/>
          </w:tcPr>
          <w:p w:rsidRPr="00923683" w:rsidR="00923683" w:rsidRDefault="00923683" w14:paraId="319B3F8F" w14:textId="77777777">
            <w:r w:rsidRPr="00923683">
              <w:t> </w:t>
            </w:r>
          </w:p>
        </w:tc>
      </w:tr>
      <w:tr w:rsidRPr="00923683" w:rsidR="00923683" w:rsidTr="00923683" w14:paraId="02891DAE" w14:textId="77777777">
        <w:trPr>
          <w:trHeight w:val="552"/>
        </w:trPr>
        <w:tc>
          <w:tcPr>
            <w:tcW w:w="1793" w:type="dxa"/>
            <w:vMerge/>
            <w:hideMark/>
          </w:tcPr>
          <w:p w:rsidRPr="00923683" w:rsidR="00923683" w:rsidRDefault="00923683" w14:paraId="1A408AB8" w14:textId="77777777"/>
        </w:tc>
        <w:tc>
          <w:tcPr>
            <w:tcW w:w="873" w:type="dxa"/>
            <w:hideMark/>
          </w:tcPr>
          <w:p w:rsidRPr="00923683" w:rsidR="00923683" w:rsidRDefault="00923683" w14:paraId="39167176" w14:textId="77777777">
            <w:r w:rsidRPr="00923683">
              <w:t> </w:t>
            </w:r>
          </w:p>
        </w:tc>
        <w:tc>
          <w:tcPr>
            <w:tcW w:w="807" w:type="dxa"/>
            <w:hideMark/>
          </w:tcPr>
          <w:p w:rsidRPr="00923683" w:rsidR="00923683" w:rsidRDefault="00923683" w14:paraId="2D0B93AF" w14:textId="77777777">
            <w:r w:rsidRPr="00923683">
              <w:t> </w:t>
            </w:r>
          </w:p>
        </w:tc>
        <w:tc>
          <w:tcPr>
            <w:tcW w:w="1266" w:type="dxa"/>
            <w:vMerge/>
            <w:hideMark/>
          </w:tcPr>
          <w:p w:rsidRPr="00923683" w:rsidR="00923683" w:rsidRDefault="00923683" w14:paraId="302D75EB" w14:textId="77777777"/>
        </w:tc>
        <w:tc>
          <w:tcPr>
            <w:tcW w:w="2169" w:type="dxa"/>
            <w:hideMark/>
          </w:tcPr>
          <w:p w:rsidRPr="00923683" w:rsidR="00923683" w:rsidRDefault="00923683" w14:paraId="5B118DF0" w14:textId="77777777">
            <w:proofErr w:type="spellStart"/>
            <w:r w:rsidRPr="00923683">
              <w:t>PhysicalWorkLocationMaster.PostalCode</w:t>
            </w:r>
            <w:proofErr w:type="spellEnd"/>
            <w:r w:rsidRPr="00923683">
              <w:t xml:space="preserve"> (</w:t>
            </w:r>
            <w:proofErr w:type="gramStart"/>
            <w:r w:rsidRPr="00923683">
              <w:t>varchar(</w:t>
            </w:r>
            <w:proofErr w:type="gramEnd"/>
            <w:r w:rsidRPr="00923683">
              <w:t>10), null)</w:t>
            </w:r>
          </w:p>
        </w:tc>
        <w:tc>
          <w:tcPr>
            <w:tcW w:w="304" w:type="dxa"/>
            <w:hideMark/>
          </w:tcPr>
          <w:p w:rsidRPr="00923683" w:rsidR="00923683" w:rsidRDefault="00923683" w14:paraId="4B7F1AA9" w14:textId="77777777">
            <w:r w:rsidRPr="00923683">
              <w:t> </w:t>
            </w:r>
          </w:p>
        </w:tc>
        <w:tc>
          <w:tcPr>
            <w:tcW w:w="1239" w:type="dxa"/>
            <w:hideMark/>
          </w:tcPr>
          <w:p w:rsidRPr="00923683" w:rsidR="00923683" w:rsidRDefault="00923683" w14:paraId="662EA381" w14:textId="77777777">
            <w:r w:rsidRPr="00923683">
              <w:t> </w:t>
            </w:r>
          </w:p>
        </w:tc>
        <w:tc>
          <w:tcPr>
            <w:tcW w:w="1133" w:type="dxa"/>
            <w:hideMark/>
          </w:tcPr>
          <w:p w:rsidRPr="00923683" w:rsidR="00923683" w:rsidRDefault="00923683" w14:paraId="26436B19" w14:textId="77777777">
            <w:r w:rsidRPr="00923683">
              <w:t> </w:t>
            </w:r>
          </w:p>
        </w:tc>
        <w:tc>
          <w:tcPr>
            <w:tcW w:w="953" w:type="dxa"/>
            <w:hideMark/>
          </w:tcPr>
          <w:p w:rsidRPr="00923683" w:rsidR="00923683" w:rsidRDefault="00923683" w14:paraId="037072C1" w14:textId="77777777">
            <w:r w:rsidRPr="00923683">
              <w:t> </w:t>
            </w:r>
          </w:p>
        </w:tc>
        <w:tc>
          <w:tcPr>
            <w:tcW w:w="794" w:type="dxa"/>
            <w:hideMark/>
          </w:tcPr>
          <w:p w:rsidRPr="00923683" w:rsidR="00923683" w:rsidRDefault="00923683" w14:paraId="0BEF1355" w14:textId="77777777">
            <w:r w:rsidRPr="00923683">
              <w:t> </w:t>
            </w:r>
          </w:p>
        </w:tc>
        <w:tc>
          <w:tcPr>
            <w:tcW w:w="459" w:type="dxa"/>
            <w:hideMark/>
          </w:tcPr>
          <w:p w:rsidRPr="00923683" w:rsidR="00923683" w:rsidRDefault="00923683" w14:paraId="6DC566B6" w14:textId="77777777">
            <w:r w:rsidRPr="00923683">
              <w:t> </w:t>
            </w:r>
          </w:p>
        </w:tc>
        <w:tc>
          <w:tcPr>
            <w:tcW w:w="1328" w:type="dxa"/>
            <w:noWrap/>
            <w:hideMark/>
          </w:tcPr>
          <w:p w:rsidRPr="00923683" w:rsidR="00923683" w:rsidRDefault="00923683" w14:paraId="49025538" w14:textId="77777777">
            <w:r w:rsidRPr="00923683">
              <w:t> </w:t>
            </w:r>
          </w:p>
        </w:tc>
        <w:tc>
          <w:tcPr>
            <w:tcW w:w="456" w:type="dxa"/>
            <w:noWrap/>
            <w:hideMark/>
          </w:tcPr>
          <w:p w:rsidRPr="00923683" w:rsidR="00923683" w:rsidRDefault="00923683" w14:paraId="798C1DFB" w14:textId="77777777">
            <w:r w:rsidRPr="00923683">
              <w:t> </w:t>
            </w:r>
          </w:p>
        </w:tc>
        <w:tc>
          <w:tcPr>
            <w:tcW w:w="456" w:type="dxa"/>
            <w:noWrap/>
            <w:hideMark/>
          </w:tcPr>
          <w:p w:rsidRPr="00923683" w:rsidR="00923683" w:rsidRDefault="00923683" w14:paraId="0F6721D2" w14:textId="77777777">
            <w:r w:rsidRPr="00923683">
              <w:t> </w:t>
            </w:r>
          </w:p>
        </w:tc>
      </w:tr>
      <w:tr w:rsidRPr="00923683" w:rsidR="00923683" w:rsidTr="00923683" w14:paraId="60B51529" w14:textId="77777777">
        <w:trPr>
          <w:trHeight w:val="288"/>
        </w:trPr>
        <w:tc>
          <w:tcPr>
            <w:tcW w:w="1793" w:type="dxa"/>
            <w:hideMark/>
          </w:tcPr>
          <w:p w:rsidRPr="00923683" w:rsidR="00923683" w:rsidRDefault="00923683" w14:paraId="61444C03" w14:textId="77777777">
            <w:proofErr w:type="spellStart"/>
            <w:r w:rsidRPr="00923683">
              <w:t>Workshift</w:t>
            </w:r>
            <w:proofErr w:type="spellEnd"/>
          </w:p>
        </w:tc>
        <w:tc>
          <w:tcPr>
            <w:tcW w:w="873" w:type="dxa"/>
            <w:hideMark/>
          </w:tcPr>
          <w:p w:rsidRPr="00923683" w:rsidR="00923683" w:rsidRDefault="00923683" w14:paraId="14250AF4" w14:textId="77777777">
            <w:r w:rsidRPr="00923683">
              <w:t> </w:t>
            </w:r>
          </w:p>
        </w:tc>
        <w:tc>
          <w:tcPr>
            <w:tcW w:w="807" w:type="dxa"/>
            <w:hideMark/>
          </w:tcPr>
          <w:p w:rsidRPr="00923683" w:rsidR="00923683" w:rsidRDefault="00923683" w14:paraId="6C21E06B" w14:textId="77777777">
            <w:r w:rsidRPr="00923683">
              <w:t> </w:t>
            </w:r>
          </w:p>
        </w:tc>
        <w:tc>
          <w:tcPr>
            <w:tcW w:w="1266" w:type="dxa"/>
            <w:hideMark/>
          </w:tcPr>
          <w:p w:rsidRPr="00923683" w:rsidR="00923683" w:rsidRDefault="00923683" w14:paraId="6AAB6866" w14:textId="77777777">
            <w:proofErr w:type="spellStart"/>
            <w:r w:rsidRPr="00923683">
              <w:t>Workshift</w:t>
            </w:r>
            <w:proofErr w:type="spellEnd"/>
          </w:p>
        </w:tc>
        <w:tc>
          <w:tcPr>
            <w:tcW w:w="2169" w:type="dxa"/>
            <w:hideMark/>
          </w:tcPr>
          <w:p w:rsidRPr="00923683" w:rsidR="00923683" w:rsidRDefault="00923683" w14:paraId="4CD0F0E3" w14:textId="77777777">
            <w:proofErr w:type="spellStart"/>
            <w:r w:rsidRPr="00923683">
              <w:t>Job.WorkshiftId</w:t>
            </w:r>
            <w:proofErr w:type="spellEnd"/>
            <w:r w:rsidRPr="00923683">
              <w:t xml:space="preserve"> (int, null)</w:t>
            </w:r>
          </w:p>
        </w:tc>
        <w:tc>
          <w:tcPr>
            <w:tcW w:w="304" w:type="dxa"/>
            <w:hideMark/>
          </w:tcPr>
          <w:p w:rsidRPr="00923683" w:rsidR="00923683" w:rsidRDefault="00923683" w14:paraId="06B61A85" w14:textId="77777777">
            <w:r w:rsidRPr="00923683">
              <w:t> </w:t>
            </w:r>
          </w:p>
        </w:tc>
        <w:tc>
          <w:tcPr>
            <w:tcW w:w="1239" w:type="dxa"/>
            <w:hideMark/>
          </w:tcPr>
          <w:p w:rsidRPr="00923683" w:rsidR="00923683" w:rsidRDefault="00923683" w14:paraId="132422EE" w14:textId="77777777">
            <w:r w:rsidRPr="00923683">
              <w:t> </w:t>
            </w:r>
          </w:p>
        </w:tc>
        <w:tc>
          <w:tcPr>
            <w:tcW w:w="1133" w:type="dxa"/>
            <w:hideMark/>
          </w:tcPr>
          <w:p w:rsidRPr="00923683" w:rsidR="00923683" w:rsidRDefault="00923683" w14:paraId="6C5CCA4B" w14:textId="77777777">
            <w:r w:rsidRPr="00923683">
              <w:t> </w:t>
            </w:r>
          </w:p>
        </w:tc>
        <w:tc>
          <w:tcPr>
            <w:tcW w:w="953" w:type="dxa"/>
            <w:hideMark/>
          </w:tcPr>
          <w:p w:rsidRPr="00923683" w:rsidR="00923683" w:rsidRDefault="00923683" w14:paraId="3EC9842D" w14:textId="77777777">
            <w:r w:rsidRPr="00923683">
              <w:t> </w:t>
            </w:r>
          </w:p>
        </w:tc>
        <w:tc>
          <w:tcPr>
            <w:tcW w:w="794" w:type="dxa"/>
            <w:hideMark/>
          </w:tcPr>
          <w:p w:rsidRPr="00923683" w:rsidR="00923683" w:rsidRDefault="00923683" w14:paraId="53E07F99" w14:textId="77777777">
            <w:r w:rsidRPr="00923683">
              <w:t> </w:t>
            </w:r>
          </w:p>
        </w:tc>
        <w:tc>
          <w:tcPr>
            <w:tcW w:w="459" w:type="dxa"/>
            <w:hideMark/>
          </w:tcPr>
          <w:p w:rsidRPr="00923683" w:rsidR="00923683" w:rsidRDefault="00923683" w14:paraId="668BF4D6" w14:textId="77777777">
            <w:r w:rsidRPr="00923683">
              <w:t> </w:t>
            </w:r>
          </w:p>
        </w:tc>
        <w:tc>
          <w:tcPr>
            <w:tcW w:w="1328" w:type="dxa"/>
            <w:noWrap/>
            <w:hideMark/>
          </w:tcPr>
          <w:p w:rsidRPr="00923683" w:rsidR="00923683" w:rsidRDefault="00923683" w14:paraId="223C90EF" w14:textId="77777777">
            <w:r w:rsidRPr="00923683">
              <w:t> </w:t>
            </w:r>
          </w:p>
        </w:tc>
        <w:tc>
          <w:tcPr>
            <w:tcW w:w="456" w:type="dxa"/>
            <w:noWrap/>
            <w:hideMark/>
          </w:tcPr>
          <w:p w:rsidRPr="00923683" w:rsidR="00923683" w:rsidRDefault="00923683" w14:paraId="0890D67A" w14:textId="77777777">
            <w:r w:rsidRPr="00923683">
              <w:t> </w:t>
            </w:r>
          </w:p>
        </w:tc>
        <w:tc>
          <w:tcPr>
            <w:tcW w:w="456" w:type="dxa"/>
            <w:noWrap/>
            <w:hideMark/>
          </w:tcPr>
          <w:p w:rsidRPr="00923683" w:rsidR="00923683" w:rsidRDefault="00923683" w14:paraId="3780BBE5" w14:textId="77777777">
            <w:r w:rsidRPr="00923683">
              <w:t> </w:t>
            </w:r>
          </w:p>
        </w:tc>
      </w:tr>
      <w:tr w:rsidRPr="00923683" w:rsidR="00923683" w:rsidTr="00923683" w14:paraId="4284FFB7" w14:textId="77777777">
        <w:trPr>
          <w:trHeight w:val="288"/>
        </w:trPr>
        <w:tc>
          <w:tcPr>
            <w:tcW w:w="1793" w:type="dxa"/>
            <w:hideMark/>
          </w:tcPr>
          <w:p w:rsidRPr="00923683" w:rsidR="00923683" w:rsidRDefault="00923683" w14:paraId="1DF99EFD" w14:textId="77777777">
            <w:proofErr w:type="spellStart"/>
            <w:r w:rsidRPr="00923683">
              <w:t>ManagerID</w:t>
            </w:r>
            <w:proofErr w:type="spellEnd"/>
          </w:p>
        </w:tc>
        <w:tc>
          <w:tcPr>
            <w:tcW w:w="873" w:type="dxa"/>
            <w:hideMark/>
          </w:tcPr>
          <w:p w:rsidRPr="00923683" w:rsidR="00923683" w:rsidRDefault="00923683" w14:paraId="0C550244" w14:textId="77777777">
            <w:r w:rsidRPr="00923683">
              <w:t> </w:t>
            </w:r>
          </w:p>
        </w:tc>
        <w:tc>
          <w:tcPr>
            <w:tcW w:w="807" w:type="dxa"/>
            <w:hideMark/>
          </w:tcPr>
          <w:p w:rsidRPr="00923683" w:rsidR="00923683" w:rsidRDefault="00923683" w14:paraId="3444A094" w14:textId="77777777">
            <w:r w:rsidRPr="00923683">
              <w:t> </w:t>
            </w:r>
          </w:p>
        </w:tc>
        <w:tc>
          <w:tcPr>
            <w:tcW w:w="1266" w:type="dxa"/>
            <w:hideMark/>
          </w:tcPr>
          <w:p w:rsidRPr="00923683" w:rsidR="00923683" w:rsidRDefault="00923683" w14:paraId="47D1183F" w14:textId="77777777">
            <w:proofErr w:type="spellStart"/>
            <w:r w:rsidRPr="00923683">
              <w:t>ManagerID</w:t>
            </w:r>
            <w:proofErr w:type="spellEnd"/>
          </w:p>
        </w:tc>
        <w:tc>
          <w:tcPr>
            <w:tcW w:w="2169" w:type="dxa"/>
            <w:hideMark/>
          </w:tcPr>
          <w:p w:rsidRPr="00923683" w:rsidR="00923683" w:rsidRDefault="00923683" w14:paraId="3B9BF17E" w14:textId="77777777">
            <w:proofErr w:type="spellStart"/>
            <w:r w:rsidRPr="00923683">
              <w:t>Job.SupervisorID</w:t>
            </w:r>
            <w:proofErr w:type="spellEnd"/>
            <w:r w:rsidRPr="00923683">
              <w:t xml:space="preserve"> (int, null)</w:t>
            </w:r>
          </w:p>
        </w:tc>
        <w:tc>
          <w:tcPr>
            <w:tcW w:w="304" w:type="dxa"/>
            <w:hideMark/>
          </w:tcPr>
          <w:p w:rsidRPr="00923683" w:rsidR="00923683" w:rsidRDefault="00923683" w14:paraId="688C48FC" w14:textId="77777777">
            <w:r w:rsidRPr="00923683">
              <w:t> </w:t>
            </w:r>
          </w:p>
        </w:tc>
        <w:tc>
          <w:tcPr>
            <w:tcW w:w="1239" w:type="dxa"/>
            <w:hideMark/>
          </w:tcPr>
          <w:p w:rsidRPr="00923683" w:rsidR="00923683" w:rsidRDefault="00923683" w14:paraId="68D8E00F" w14:textId="77777777">
            <w:r w:rsidRPr="00923683">
              <w:t>manager</w:t>
            </w:r>
          </w:p>
        </w:tc>
        <w:tc>
          <w:tcPr>
            <w:tcW w:w="1133" w:type="dxa"/>
            <w:hideMark/>
          </w:tcPr>
          <w:p w:rsidRPr="00923683" w:rsidR="00923683" w:rsidRDefault="00923683" w14:paraId="63188A98" w14:textId="77777777">
            <w:r w:rsidRPr="00923683">
              <w:t> </w:t>
            </w:r>
          </w:p>
        </w:tc>
        <w:tc>
          <w:tcPr>
            <w:tcW w:w="953" w:type="dxa"/>
            <w:hideMark/>
          </w:tcPr>
          <w:p w:rsidRPr="00923683" w:rsidR="00923683" w:rsidRDefault="00923683" w14:paraId="3F89DFAE" w14:textId="77777777">
            <w:r w:rsidRPr="00923683">
              <w:t>manager</w:t>
            </w:r>
          </w:p>
        </w:tc>
        <w:tc>
          <w:tcPr>
            <w:tcW w:w="794" w:type="dxa"/>
            <w:hideMark/>
          </w:tcPr>
          <w:p w:rsidRPr="00923683" w:rsidR="00923683" w:rsidRDefault="00923683" w14:paraId="2756F6B8" w14:textId="77777777">
            <w:r w:rsidRPr="00923683">
              <w:t>User login of manager</w:t>
            </w:r>
          </w:p>
        </w:tc>
        <w:tc>
          <w:tcPr>
            <w:tcW w:w="459" w:type="dxa"/>
            <w:hideMark/>
          </w:tcPr>
          <w:p w:rsidRPr="00923683" w:rsidR="00923683" w:rsidRDefault="00923683" w14:paraId="4E43C8E2" w14:textId="77777777">
            <w:r w:rsidRPr="00923683">
              <w:t> </w:t>
            </w:r>
          </w:p>
        </w:tc>
        <w:tc>
          <w:tcPr>
            <w:tcW w:w="1328" w:type="dxa"/>
            <w:noWrap/>
            <w:hideMark/>
          </w:tcPr>
          <w:p w:rsidRPr="00923683" w:rsidR="00923683" w:rsidRDefault="00923683" w14:paraId="197E705A" w14:textId="77777777">
            <w:r w:rsidRPr="00923683">
              <w:t> </w:t>
            </w:r>
          </w:p>
        </w:tc>
        <w:tc>
          <w:tcPr>
            <w:tcW w:w="456" w:type="dxa"/>
            <w:noWrap/>
            <w:hideMark/>
          </w:tcPr>
          <w:p w:rsidRPr="00923683" w:rsidR="00923683" w:rsidRDefault="00923683" w14:paraId="22A8F5E7" w14:textId="77777777">
            <w:r w:rsidRPr="00923683">
              <w:t> </w:t>
            </w:r>
          </w:p>
        </w:tc>
        <w:tc>
          <w:tcPr>
            <w:tcW w:w="456" w:type="dxa"/>
            <w:noWrap/>
            <w:hideMark/>
          </w:tcPr>
          <w:p w:rsidRPr="00923683" w:rsidR="00923683" w:rsidRDefault="00923683" w14:paraId="46EE6427" w14:textId="77777777">
            <w:r w:rsidRPr="00923683">
              <w:t> </w:t>
            </w:r>
          </w:p>
        </w:tc>
      </w:tr>
      <w:tr w:rsidRPr="00923683" w:rsidR="00923683" w:rsidTr="00923683" w14:paraId="4BDBAF5C" w14:textId="77777777">
        <w:trPr>
          <w:trHeight w:val="288"/>
        </w:trPr>
        <w:tc>
          <w:tcPr>
            <w:tcW w:w="1793" w:type="dxa"/>
            <w:hideMark/>
          </w:tcPr>
          <w:p w:rsidRPr="00923683" w:rsidR="00923683" w:rsidRDefault="00923683" w14:paraId="0352D744" w14:textId="77777777">
            <w:proofErr w:type="spellStart"/>
            <w:r w:rsidRPr="00923683">
              <w:t>ManagementLevel</w:t>
            </w:r>
            <w:proofErr w:type="spellEnd"/>
          </w:p>
        </w:tc>
        <w:tc>
          <w:tcPr>
            <w:tcW w:w="873" w:type="dxa"/>
            <w:hideMark/>
          </w:tcPr>
          <w:p w:rsidRPr="00923683" w:rsidR="00923683" w:rsidRDefault="00923683" w14:paraId="1C18FFA2" w14:textId="77777777">
            <w:r w:rsidRPr="00923683">
              <w:t> </w:t>
            </w:r>
          </w:p>
        </w:tc>
        <w:tc>
          <w:tcPr>
            <w:tcW w:w="807" w:type="dxa"/>
            <w:hideMark/>
          </w:tcPr>
          <w:p w:rsidRPr="00923683" w:rsidR="00923683" w:rsidRDefault="00923683" w14:paraId="0613989D" w14:textId="77777777">
            <w:r w:rsidRPr="00923683">
              <w:t> </w:t>
            </w:r>
          </w:p>
        </w:tc>
        <w:tc>
          <w:tcPr>
            <w:tcW w:w="1266" w:type="dxa"/>
            <w:hideMark/>
          </w:tcPr>
          <w:p w:rsidRPr="00923683" w:rsidR="00923683" w:rsidRDefault="00923683" w14:paraId="38D27057" w14:textId="77777777">
            <w:proofErr w:type="spellStart"/>
            <w:r w:rsidRPr="00923683">
              <w:t>ManagementLevel</w:t>
            </w:r>
            <w:proofErr w:type="spellEnd"/>
          </w:p>
        </w:tc>
        <w:tc>
          <w:tcPr>
            <w:tcW w:w="2169" w:type="dxa"/>
            <w:hideMark/>
          </w:tcPr>
          <w:p w:rsidRPr="00923683" w:rsidR="00923683" w:rsidRDefault="00923683" w14:paraId="7C2C8102" w14:textId="77777777">
            <w:proofErr w:type="spellStart"/>
            <w:r w:rsidRPr="00923683">
              <w:t>Job.EmployeeRoleID</w:t>
            </w:r>
            <w:proofErr w:type="spellEnd"/>
            <w:r w:rsidRPr="00923683">
              <w:t xml:space="preserve"> (int, null, FK)</w:t>
            </w:r>
          </w:p>
        </w:tc>
        <w:tc>
          <w:tcPr>
            <w:tcW w:w="304" w:type="dxa"/>
            <w:hideMark/>
          </w:tcPr>
          <w:p w:rsidRPr="00923683" w:rsidR="00923683" w:rsidRDefault="00923683" w14:paraId="525E2DE6" w14:textId="77777777">
            <w:r w:rsidRPr="00923683">
              <w:t> </w:t>
            </w:r>
          </w:p>
        </w:tc>
        <w:tc>
          <w:tcPr>
            <w:tcW w:w="1239" w:type="dxa"/>
            <w:hideMark/>
          </w:tcPr>
          <w:p w:rsidRPr="00923683" w:rsidR="00923683" w:rsidRDefault="00923683" w14:paraId="0213BA48" w14:textId="77777777">
            <w:r w:rsidRPr="00923683">
              <w:t> </w:t>
            </w:r>
          </w:p>
        </w:tc>
        <w:tc>
          <w:tcPr>
            <w:tcW w:w="1133" w:type="dxa"/>
            <w:hideMark/>
          </w:tcPr>
          <w:p w:rsidRPr="00923683" w:rsidR="00923683" w:rsidRDefault="00923683" w14:paraId="49DE1AF2" w14:textId="77777777">
            <w:r w:rsidRPr="00923683">
              <w:t> </w:t>
            </w:r>
          </w:p>
        </w:tc>
        <w:tc>
          <w:tcPr>
            <w:tcW w:w="953" w:type="dxa"/>
            <w:hideMark/>
          </w:tcPr>
          <w:p w:rsidRPr="00923683" w:rsidR="00923683" w:rsidRDefault="00923683" w14:paraId="68BC97FF" w14:textId="77777777">
            <w:proofErr w:type="spellStart"/>
            <w:r w:rsidRPr="00923683">
              <w:t>u_company_role</w:t>
            </w:r>
            <w:proofErr w:type="spellEnd"/>
          </w:p>
        </w:tc>
        <w:tc>
          <w:tcPr>
            <w:tcW w:w="794" w:type="dxa"/>
            <w:hideMark/>
          </w:tcPr>
          <w:p w:rsidRPr="00923683" w:rsidR="00923683" w:rsidRDefault="00923683" w14:paraId="261FF990" w14:textId="77777777">
            <w:r w:rsidRPr="00923683">
              <w:t> </w:t>
            </w:r>
          </w:p>
        </w:tc>
        <w:tc>
          <w:tcPr>
            <w:tcW w:w="459" w:type="dxa"/>
            <w:hideMark/>
          </w:tcPr>
          <w:p w:rsidRPr="00923683" w:rsidR="00923683" w:rsidRDefault="00923683" w14:paraId="33B5E0AE" w14:textId="77777777">
            <w:r w:rsidRPr="00923683">
              <w:t> </w:t>
            </w:r>
          </w:p>
        </w:tc>
        <w:tc>
          <w:tcPr>
            <w:tcW w:w="1328" w:type="dxa"/>
            <w:noWrap/>
            <w:hideMark/>
          </w:tcPr>
          <w:p w:rsidRPr="00923683" w:rsidR="00923683" w:rsidRDefault="00923683" w14:paraId="6379451B" w14:textId="77777777">
            <w:r w:rsidRPr="00923683">
              <w:t> </w:t>
            </w:r>
          </w:p>
        </w:tc>
        <w:tc>
          <w:tcPr>
            <w:tcW w:w="456" w:type="dxa"/>
            <w:noWrap/>
            <w:hideMark/>
          </w:tcPr>
          <w:p w:rsidRPr="00923683" w:rsidR="00923683" w:rsidRDefault="00923683" w14:paraId="3E5D0B1A" w14:textId="77777777">
            <w:r w:rsidRPr="00923683">
              <w:t> </w:t>
            </w:r>
          </w:p>
        </w:tc>
        <w:tc>
          <w:tcPr>
            <w:tcW w:w="456" w:type="dxa"/>
            <w:noWrap/>
            <w:hideMark/>
          </w:tcPr>
          <w:p w:rsidRPr="00923683" w:rsidR="00923683" w:rsidRDefault="00923683" w14:paraId="127FCCAC" w14:textId="77777777">
            <w:r w:rsidRPr="00923683">
              <w:t> </w:t>
            </w:r>
          </w:p>
        </w:tc>
      </w:tr>
      <w:tr w:rsidRPr="00923683" w:rsidR="00923683" w:rsidTr="00923683" w14:paraId="2FD6713C" w14:textId="77777777">
        <w:trPr>
          <w:trHeight w:val="288"/>
        </w:trPr>
        <w:tc>
          <w:tcPr>
            <w:tcW w:w="1793" w:type="dxa"/>
            <w:hideMark/>
          </w:tcPr>
          <w:p w:rsidRPr="00923683" w:rsidR="00923683" w:rsidRDefault="00923683" w14:paraId="45E34433" w14:textId="77777777">
            <w:proofErr w:type="spellStart"/>
            <w:r w:rsidRPr="00923683">
              <w:t>EmailType</w:t>
            </w:r>
            <w:proofErr w:type="spellEnd"/>
          </w:p>
        </w:tc>
        <w:tc>
          <w:tcPr>
            <w:tcW w:w="873" w:type="dxa"/>
            <w:hideMark/>
          </w:tcPr>
          <w:p w:rsidRPr="00923683" w:rsidR="00923683" w:rsidRDefault="00923683" w14:paraId="3ABC21F5" w14:textId="77777777">
            <w:r w:rsidRPr="00923683">
              <w:t> </w:t>
            </w:r>
          </w:p>
        </w:tc>
        <w:tc>
          <w:tcPr>
            <w:tcW w:w="807" w:type="dxa"/>
            <w:hideMark/>
          </w:tcPr>
          <w:p w:rsidRPr="00923683" w:rsidR="00923683" w:rsidRDefault="00923683" w14:paraId="5E6F8E24" w14:textId="77777777">
            <w:r w:rsidRPr="00923683">
              <w:t> </w:t>
            </w:r>
          </w:p>
        </w:tc>
        <w:tc>
          <w:tcPr>
            <w:tcW w:w="1266" w:type="dxa"/>
            <w:hideMark/>
          </w:tcPr>
          <w:p w:rsidRPr="00923683" w:rsidR="00923683" w:rsidRDefault="00923683" w14:paraId="78ACE89F" w14:textId="77777777">
            <w:proofErr w:type="spellStart"/>
            <w:r w:rsidRPr="00923683">
              <w:t>EmailType</w:t>
            </w:r>
            <w:proofErr w:type="spellEnd"/>
          </w:p>
        </w:tc>
        <w:tc>
          <w:tcPr>
            <w:tcW w:w="2169" w:type="dxa"/>
            <w:hideMark/>
          </w:tcPr>
          <w:p w:rsidRPr="00923683" w:rsidR="00923683" w:rsidRDefault="00923683" w14:paraId="1C650B08" w14:textId="77777777">
            <w:proofErr w:type="spellStart"/>
            <w:r w:rsidRPr="00923683">
              <w:t>PersonEmail.EmailTypeId</w:t>
            </w:r>
            <w:proofErr w:type="spellEnd"/>
            <w:r w:rsidRPr="00923683">
              <w:t xml:space="preserve"> (int, not null, FK)</w:t>
            </w:r>
          </w:p>
        </w:tc>
        <w:tc>
          <w:tcPr>
            <w:tcW w:w="304" w:type="dxa"/>
            <w:hideMark/>
          </w:tcPr>
          <w:p w:rsidRPr="00923683" w:rsidR="00923683" w:rsidRDefault="00923683" w14:paraId="6B6501B4" w14:textId="77777777">
            <w:r w:rsidRPr="00923683">
              <w:t> </w:t>
            </w:r>
          </w:p>
        </w:tc>
        <w:tc>
          <w:tcPr>
            <w:tcW w:w="1239" w:type="dxa"/>
            <w:hideMark/>
          </w:tcPr>
          <w:p w:rsidRPr="00923683" w:rsidR="00923683" w:rsidRDefault="00923683" w14:paraId="1CFF4164" w14:textId="77777777">
            <w:r w:rsidRPr="00923683">
              <w:t> </w:t>
            </w:r>
          </w:p>
        </w:tc>
        <w:tc>
          <w:tcPr>
            <w:tcW w:w="1133" w:type="dxa"/>
            <w:hideMark/>
          </w:tcPr>
          <w:p w:rsidRPr="00923683" w:rsidR="00923683" w:rsidRDefault="00923683" w14:paraId="077C5B7E" w14:textId="77777777">
            <w:r w:rsidRPr="00923683">
              <w:t> </w:t>
            </w:r>
          </w:p>
        </w:tc>
        <w:tc>
          <w:tcPr>
            <w:tcW w:w="953" w:type="dxa"/>
            <w:hideMark/>
          </w:tcPr>
          <w:p w:rsidRPr="00923683" w:rsidR="00923683" w:rsidRDefault="00923683" w14:paraId="48CEB329" w14:textId="77777777">
            <w:r w:rsidRPr="00923683">
              <w:t> </w:t>
            </w:r>
          </w:p>
        </w:tc>
        <w:tc>
          <w:tcPr>
            <w:tcW w:w="794" w:type="dxa"/>
            <w:hideMark/>
          </w:tcPr>
          <w:p w:rsidRPr="00923683" w:rsidR="00923683" w:rsidRDefault="00923683" w14:paraId="3CBC0330" w14:textId="77777777">
            <w:r w:rsidRPr="00923683">
              <w:t> </w:t>
            </w:r>
          </w:p>
        </w:tc>
        <w:tc>
          <w:tcPr>
            <w:tcW w:w="459" w:type="dxa"/>
            <w:hideMark/>
          </w:tcPr>
          <w:p w:rsidRPr="00923683" w:rsidR="00923683" w:rsidRDefault="00923683" w14:paraId="13D3135E" w14:textId="77777777">
            <w:r w:rsidRPr="00923683">
              <w:t> </w:t>
            </w:r>
          </w:p>
        </w:tc>
        <w:tc>
          <w:tcPr>
            <w:tcW w:w="1328" w:type="dxa"/>
            <w:noWrap/>
            <w:hideMark/>
          </w:tcPr>
          <w:p w:rsidRPr="00923683" w:rsidR="00923683" w:rsidRDefault="00923683" w14:paraId="239AC934" w14:textId="77777777">
            <w:r w:rsidRPr="00923683">
              <w:t> </w:t>
            </w:r>
          </w:p>
        </w:tc>
        <w:tc>
          <w:tcPr>
            <w:tcW w:w="456" w:type="dxa"/>
            <w:noWrap/>
            <w:hideMark/>
          </w:tcPr>
          <w:p w:rsidRPr="00923683" w:rsidR="00923683" w:rsidRDefault="00923683" w14:paraId="04259162" w14:textId="77777777">
            <w:r w:rsidRPr="00923683">
              <w:t> </w:t>
            </w:r>
          </w:p>
        </w:tc>
        <w:tc>
          <w:tcPr>
            <w:tcW w:w="456" w:type="dxa"/>
            <w:noWrap/>
            <w:hideMark/>
          </w:tcPr>
          <w:p w:rsidRPr="00923683" w:rsidR="00923683" w:rsidRDefault="00923683" w14:paraId="304706A3" w14:textId="77777777">
            <w:r w:rsidRPr="00923683">
              <w:t> </w:t>
            </w:r>
          </w:p>
        </w:tc>
      </w:tr>
      <w:tr w:rsidRPr="00923683" w:rsidR="00923683" w:rsidTr="00923683" w14:paraId="71A97BB1" w14:textId="77777777">
        <w:trPr>
          <w:trHeight w:val="288"/>
        </w:trPr>
        <w:tc>
          <w:tcPr>
            <w:tcW w:w="1793" w:type="dxa"/>
            <w:hideMark/>
          </w:tcPr>
          <w:p w:rsidRPr="00923683" w:rsidR="00923683" w:rsidRDefault="00923683" w14:paraId="50C2D25A" w14:textId="77777777">
            <w:proofErr w:type="spellStart"/>
            <w:r w:rsidRPr="00923683">
              <w:t>EmailAddress</w:t>
            </w:r>
            <w:proofErr w:type="spellEnd"/>
          </w:p>
        </w:tc>
        <w:tc>
          <w:tcPr>
            <w:tcW w:w="873" w:type="dxa"/>
            <w:hideMark/>
          </w:tcPr>
          <w:p w:rsidRPr="00923683" w:rsidR="00923683" w:rsidRDefault="00923683" w14:paraId="5D0CB271" w14:textId="77777777">
            <w:r w:rsidRPr="00923683">
              <w:t>email</w:t>
            </w:r>
          </w:p>
        </w:tc>
        <w:tc>
          <w:tcPr>
            <w:tcW w:w="807" w:type="dxa"/>
            <w:hideMark/>
          </w:tcPr>
          <w:p w:rsidRPr="00923683" w:rsidR="00923683" w:rsidRDefault="00923683" w14:paraId="4B267A88" w14:textId="77777777">
            <w:r w:rsidRPr="00923683">
              <w:t> </w:t>
            </w:r>
          </w:p>
        </w:tc>
        <w:tc>
          <w:tcPr>
            <w:tcW w:w="1266" w:type="dxa"/>
            <w:hideMark/>
          </w:tcPr>
          <w:p w:rsidRPr="00923683" w:rsidR="00923683" w:rsidRDefault="00923683" w14:paraId="1E379950" w14:textId="77777777">
            <w:proofErr w:type="spellStart"/>
            <w:r w:rsidRPr="00923683">
              <w:t>EmailAddress</w:t>
            </w:r>
            <w:proofErr w:type="spellEnd"/>
          </w:p>
        </w:tc>
        <w:tc>
          <w:tcPr>
            <w:tcW w:w="2169" w:type="dxa"/>
            <w:hideMark/>
          </w:tcPr>
          <w:p w:rsidRPr="00923683" w:rsidR="00923683" w:rsidRDefault="00923683" w14:paraId="560146BC" w14:textId="77777777">
            <w:proofErr w:type="spellStart"/>
            <w:r w:rsidRPr="00923683">
              <w:t>Email.EmailAddress</w:t>
            </w:r>
            <w:proofErr w:type="spellEnd"/>
            <w:r w:rsidRPr="00923683">
              <w:t xml:space="preserve"> (</w:t>
            </w:r>
            <w:proofErr w:type="gramStart"/>
            <w:r w:rsidRPr="00923683">
              <w:t>varchar(</w:t>
            </w:r>
            <w:proofErr w:type="gramEnd"/>
            <w:r w:rsidRPr="00923683">
              <w:t>100), not null)</w:t>
            </w:r>
          </w:p>
        </w:tc>
        <w:tc>
          <w:tcPr>
            <w:tcW w:w="304" w:type="dxa"/>
            <w:hideMark/>
          </w:tcPr>
          <w:p w:rsidRPr="00923683" w:rsidR="00923683" w:rsidRDefault="00923683" w14:paraId="0A038EBD" w14:textId="77777777">
            <w:r w:rsidRPr="00923683">
              <w:t> </w:t>
            </w:r>
          </w:p>
        </w:tc>
        <w:tc>
          <w:tcPr>
            <w:tcW w:w="1239" w:type="dxa"/>
            <w:hideMark/>
          </w:tcPr>
          <w:p w:rsidRPr="00923683" w:rsidR="00923683" w:rsidRDefault="00923683" w14:paraId="4587A67A" w14:textId="77777777">
            <w:r w:rsidRPr="00923683">
              <w:t>mail</w:t>
            </w:r>
          </w:p>
        </w:tc>
        <w:tc>
          <w:tcPr>
            <w:tcW w:w="1133" w:type="dxa"/>
            <w:hideMark/>
          </w:tcPr>
          <w:p w:rsidRPr="00923683" w:rsidR="00923683" w:rsidRDefault="00923683" w14:paraId="000A6A8B" w14:textId="77777777">
            <w:r w:rsidRPr="00923683">
              <w:t> </w:t>
            </w:r>
          </w:p>
        </w:tc>
        <w:tc>
          <w:tcPr>
            <w:tcW w:w="953" w:type="dxa"/>
            <w:hideMark/>
          </w:tcPr>
          <w:p w:rsidRPr="00923683" w:rsidR="00923683" w:rsidRDefault="00923683" w14:paraId="2AA61044" w14:textId="77777777">
            <w:r w:rsidRPr="00923683">
              <w:t>email</w:t>
            </w:r>
          </w:p>
        </w:tc>
        <w:tc>
          <w:tcPr>
            <w:tcW w:w="794" w:type="dxa"/>
            <w:hideMark/>
          </w:tcPr>
          <w:p w:rsidRPr="00923683" w:rsidR="00923683" w:rsidRDefault="00923683" w14:paraId="3FCADC44" w14:textId="77777777">
            <w:r w:rsidRPr="00923683">
              <w:t> </w:t>
            </w:r>
          </w:p>
        </w:tc>
        <w:tc>
          <w:tcPr>
            <w:tcW w:w="459" w:type="dxa"/>
            <w:hideMark/>
          </w:tcPr>
          <w:p w:rsidRPr="00923683" w:rsidR="00923683" w:rsidRDefault="00923683" w14:paraId="647102D4" w14:textId="77777777">
            <w:r w:rsidRPr="00923683">
              <w:t>Email</w:t>
            </w:r>
          </w:p>
        </w:tc>
        <w:tc>
          <w:tcPr>
            <w:tcW w:w="1328" w:type="dxa"/>
            <w:noWrap/>
            <w:hideMark/>
          </w:tcPr>
          <w:p w:rsidRPr="00923683" w:rsidR="00923683" w:rsidRDefault="00923683" w14:paraId="5E866EF5" w14:textId="77777777">
            <w:r w:rsidRPr="00923683">
              <w:t> </w:t>
            </w:r>
          </w:p>
        </w:tc>
        <w:tc>
          <w:tcPr>
            <w:tcW w:w="456" w:type="dxa"/>
            <w:noWrap/>
            <w:hideMark/>
          </w:tcPr>
          <w:p w:rsidRPr="00923683" w:rsidR="00923683" w:rsidRDefault="00923683" w14:paraId="665B9514" w14:textId="77777777">
            <w:r w:rsidRPr="00923683">
              <w:t> </w:t>
            </w:r>
          </w:p>
        </w:tc>
        <w:tc>
          <w:tcPr>
            <w:tcW w:w="456" w:type="dxa"/>
            <w:noWrap/>
            <w:hideMark/>
          </w:tcPr>
          <w:p w:rsidRPr="00923683" w:rsidR="00923683" w:rsidRDefault="00923683" w14:paraId="62730591" w14:textId="77777777">
            <w:r w:rsidRPr="00923683">
              <w:t> </w:t>
            </w:r>
          </w:p>
        </w:tc>
      </w:tr>
      <w:tr w:rsidRPr="00923683" w:rsidR="00923683" w:rsidTr="00923683" w14:paraId="7A027211" w14:textId="77777777">
        <w:trPr>
          <w:trHeight w:val="552"/>
        </w:trPr>
        <w:tc>
          <w:tcPr>
            <w:tcW w:w="1793" w:type="dxa"/>
            <w:hideMark/>
          </w:tcPr>
          <w:p w:rsidRPr="00923683" w:rsidR="00923683" w:rsidRDefault="00923683" w14:paraId="0DFB2459" w14:textId="77777777">
            <w:proofErr w:type="spellStart"/>
            <w:r w:rsidRPr="00923683">
              <w:t>AddressType</w:t>
            </w:r>
            <w:proofErr w:type="spellEnd"/>
          </w:p>
        </w:tc>
        <w:tc>
          <w:tcPr>
            <w:tcW w:w="873" w:type="dxa"/>
            <w:hideMark/>
          </w:tcPr>
          <w:p w:rsidRPr="00923683" w:rsidR="00923683" w:rsidRDefault="00923683" w14:paraId="76AE254C" w14:textId="77777777">
            <w:r w:rsidRPr="00923683">
              <w:t> </w:t>
            </w:r>
          </w:p>
        </w:tc>
        <w:tc>
          <w:tcPr>
            <w:tcW w:w="807" w:type="dxa"/>
            <w:hideMark/>
          </w:tcPr>
          <w:p w:rsidRPr="00923683" w:rsidR="00923683" w:rsidRDefault="00923683" w14:paraId="11D9D2F1" w14:textId="77777777">
            <w:r w:rsidRPr="00923683">
              <w:t> </w:t>
            </w:r>
          </w:p>
        </w:tc>
        <w:tc>
          <w:tcPr>
            <w:tcW w:w="1266" w:type="dxa"/>
            <w:hideMark/>
          </w:tcPr>
          <w:p w:rsidRPr="00923683" w:rsidR="00923683" w:rsidRDefault="00923683" w14:paraId="6C7E249D" w14:textId="77777777">
            <w:proofErr w:type="spellStart"/>
            <w:r w:rsidRPr="00923683">
              <w:t>AddressType</w:t>
            </w:r>
            <w:proofErr w:type="spellEnd"/>
          </w:p>
        </w:tc>
        <w:tc>
          <w:tcPr>
            <w:tcW w:w="2169" w:type="dxa"/>
            <w:hideMark/>
          </w:tcPr>
          <w:p w:rsidRPr="00923683" w:rsidR="00923683" w:rsidRDefault="00923683" w14:paraId="3E4F9CA9" w14:textId="77777777">
            <w:proofErr w:type="spellStart"/>
            <w:r w:rsidRPr="00923683">
              <w:t>PersonAddress.AddressTypeId</w:t>
            </w:r>
            <w:proofErr w:type="spellEnd"/>
            <w:r w:rsidRPr="00923683">
              <w:t xml:space="preserve"> (int, not null, FK)</w:t>
            </w:r>
          </w:p>
        </w:tc>
        <w:tc>
          <w:tcPr>
            <w:tcW w:w="304" w:type="dxa"/>
            <w:hideMark/>
          </w:tcPr>
          <w:p w:rsidRPr="00923683" w:rsidR="00923683" w:rsidRDefault="00923683" w14:paraId="0F39E287" w14:textId="77777777">
            <w:r w:rsidRPr="00923683">
              <w:t> </w:t>
            </w:r>
          </w:p>
        </w:tc>
        <w:tc>
          <w:tcPr>
            <w:tcW w:w="1239" w:type="dxa"/>
            <w:hideMark/>
          </w:tcPr>
          <w:p w:rsidRPr="00923683" w:rsidR="00923683" w:rsidRDefault="00923683" w14:paraId="3AB4146F" w14:textId="77777777">
            <w:r w:rsidRPr="00923683">
              <w:t> </w:t>
            </w:r>
          </w:p>
        </w:tc>
        <w:tc>
          <w:tcPr>
            <w:tcW w:w="1133" w:type="dxa"/>
            <w:hideMark/>
          </w:tcPr>
          <w:p w:rsidRPr="00923683" w:rsidR="00923683" w:rsidRDefault="00923683" w14:paraId="2980B36D" w14:textId="77777777">
            <w:r w:rsidRPr="00923683">
              <w:t> </w:t>
            </w:r>
          </w:p>
        </w:tc>
        <w:tc>
          <w:tcPr>
            <w:tcW w:w="953" w:type="dxa"/>
            <w:hideMark/>
          </w:tcPr>
          <w:p w:rsidRPr="00923683" w:rsidR="00923683" w:rsidRDefault="00923683" w14:paraId="497032EA" w14:textId="77777777">
            <w:r w:rsidRPr="00923683">
              <w:t> </w:t>
            </w:r>
          </w:p>
        </w:tc>
        <w:tc>
          <w:tcPr>
            <w:tcW w:w="794" w:type="dxa"/>
            <w:hideMark/>
          </w:tcPr>
          <w:p w:rsidRPr="00923683" w:rsidR="00923683" w:rsidRDefault="00923683" w14:paraId="705E1E6F" w14:textId="77777777">
            <w:r w:rsidRPr="00923683">
              <w:t> </w:t>
            </w:r>
          </w:p>
        </w:tc>
        <w:tc>
          <w:tcPr>
            <w:tcW w:w="459" w:type="dxa"/>
            <w:hideMark/>
          </w:tcPr>
          <w:p w:rsidRPr="00923683" w:rsidR="00923683" w:rsidRDefault="00923683" w14:paraId="65C289F3" w14:textId="77777777">
            <w:r w:rsidRPr="00923683">
              <w:t> </w:t>
            </w:r>
          </w:p>
        </w:tc>
        <w:tc>
          <w:tcPr>
            <w:tcW w:w="1328" w:type="dxa"/>
            <w:noWrap/>
            <w:hideMark/>
          </w:tcPr>
          <w:p w:rsidRPr="00923683" w:rsidR="00923683" w:rsidRDefault="00923683" w14:paraId="73331268" w14:textId="77777777">
            <w:r w:rsidRPr="00923683">
              <w:t> </w:t>
            </w:r>
          </w:p>
        </w:tc>
        <w:tc>
          <w:tcPr>
            <w:tcW w:w="456" w:type="dxa"/>
            <w:noWrap/>
            <w:hideMark/>
          </w:tcPr>
          <w:p w:rsidRPr="00923683" w:rsidR="00923683" w:rsidRDefault="00923683" w14:paraId="0956058A" w14:textId="77777777">
            <w:r w:rsidRPr="00923683">
              <w:t> </w:t>
            </w:r>
          </w:p>
        </w:tc>
        <w:tc>
          <w:tcPr>
            <w:tcW w:w="456" w:type="dxa"/>
            <w:noWrap/>
            <w:hideMark/>
          </w:tcPr>
          <w:p w:rsidRPr="00923683" w:rsidR="00923683" w:rsidRDefault="00923683" w14:paraId="441F2605" w14:textId="77777777">
            <w:r w:rsidRPr="00923683">
              <w:t> </w:t>
            </w:r>
          </w:p>
        </w:tc>
      </w:tr>
      <w:tr w:rsidRPr="00923683" w:rsidR="00923683" w:rsidTr="00923683" w14:paraId="359E9D5E" w14:textId="77777777">
        <w:trPr>
          <w:trHeight w:val="288"/>
        </w:trPr>
        <w:tc>
          <w:tcPr>
            <w:tcW w:w="1793" w:type="dxa"/>
            <w:hideMark/>
          </w:tcPr>
          <w:p w:rsidRPr="00923683" w:rsidR="00923683" w:rsidRDefault="00923683" w14:paraId="4ADEF7BA" w14:textId="77777777">
            <w:r w:rsidRPr="00923683">
              <w:t>Address1</w:t>
            </w:r>
          </w:p>
        </w:tc>
        <w:tc>
          <w:tcPr>
            <w:tcW w:w="873" w:type="dxa"/>
            <w:hideMark/>
          </w:tcPr>
          <w:p w:rsidRPr="00923683" w:rsidR="00923683" w:rsidRDefault="00923683" w14:paraId="66D276A8" w14:textId="77777777">
            <w:r w:rsidRPr="00923683">
              <w:t> </w:t>
            </w:r>
          </w:p>
        </w:tc>
        <w:tc>
          <w:tcPr>
            <w:tcW w:w="807" w:type="dxa"/>
            <w:hideMark/>
          </w:tcPr>
          <w:p w:rsidRPr="00923683" w:rsidR="00923683" w:rsidRDefault="00923683" w14:paraId="331EEDF0" w14:textId="77777777">
            <w:r w:rsidRPr="00923683">
              <w:t> </w:t>
            </w:r>
          </w:p>
        </w:tc>
        <w:tc>
          <w:tcPr>
            <w:tcW w:w="1266" w:type="dxa"/>
            <w:hideMark/>
          </w:tcPr>
          <w:p w:rsidRPr="00923683" w:rsidR="00923683" w:rsidRDefault="00923683" w14:paraId="449AE109" w14:textId="77777777">
            <w:r w:rsidRPr="00923683">
              <w:t>Address1</w:t>
            </w:r>
          </w:p>
        </w:tc>
        <w:tc>
          <w:tcPr>
            <w:tcW w:w="2169" w:type="dxa"/>
            <w:hideMark/>
          </w:tcPr>
          <w:p w:rsidRPr="00923683" w:rsidR="00923683" w:rsidRDefault="00923683" w14:paraId="04B7EFBD" w14:textId="77777777">
            <w:r w:rsidRPr="00923683">
              <w:t>Address.Address1 (</w:t>
            </w:r>
            <w:proofErr w:type="gramStart"/>
            <w:r w:rsidRPr="00923683">
              <w:t>varchar(</w:t>
            </w:r>
            <w:proofErr w:type="gramEnd"/>
            <w:r w:rsidRPr="00923683">
              <w:t>35), null)</w:t>
            </w:r>
          </w:p>
        </w:tc>
        <w:tc>
          <w:tcPr>
            <w:tcW w:w="304" w:type="dxa"/>
            <w:hideMark/>
          </w:tcPr>
          <w:p w:rsidRPr="00923683" w:rsidR="00923683" w:rsidRDefault="00923683" w14:paraId="1F74D47E" w14:textId="77777777">
            <w:r w:rsidRPr="00923683">
              <w:t> </w:t>
            </w:r>
          </w:p>
        </w:tc>
        <w:tc>
          <w:tcPr>
            <w:tcW w:w="1239" w:type="dxa"/>
            <w:hideMark/>
          </w:tcPr>
          <w:p w:rsidRPr="00923683" w:rsidR="00923683" w:rsidRDefault="00923683" w14:paraId="6008AD67" w14:textId="77777777">
            <w:r w:rsidRPr="00923683">
              <w:t> </w:t>
            </w:r>
          </w:p>
        </w:tc>
        <w:tc>
          <w:tcPr>
            <w:tcW w:w="1133" w:type="dxa"/>
            <w:hideMark/>
          </w:tcPr>
          <w:p w:rsidRPr="00923683" w:rsidR="00923683" w:rsidRDefault="00923683" w14:paraId="47F13B22" w14:textId="77777777">
            <w:r w:rsidRPr="00923683">
              <w:t> </w:t>
            </w:r>
          </w:p>
        </w:tc>
        <w:tc>
          <w:tcPr>
            <w:tcW w:w="953" w:type="dxa"/>
            <w:hideMark/>
          </w:tcPr>
          <w:p w:rsidRPr="00923683" w:rsidR="00923683" w:rsidRDefault="00923683" w14:paraId="0C7664B7" w14:textId="77777777">
            <w:r w:rsidRPr="00923683">
              <w:t> </w:t>
            </w:r>
          </w:p>
        </w:tc>
        <w:tc>
          <w:tcPr>
            <w:tcW w:w="794" w:type="dxa"/>
            <w:hideMark/>
          </w:tcPr>
          <w:p w:rsidRPr="00923683" w:rsidR="00923683" w:rsidRDefault="00923683" w14:paraId="35028065" w14:textId="77777777">
            <w:r w:rsidRPr="00923683">
              <w:t> </w:t>
            </w:r>
          </w:p>
        </w:tc>
        <w:tc>
          <w:tcPr>
            <w:tcW w:w="459" w:type="dxa"/>
            <w:hideMark/>
          </w:tcPr>
          <w:p w:rsidRPr="00923683" w:rsidR="00923683" w:rsidRDefault="00923683" w14:paraId="3C047A35" w14:textId="77777777">
            <w:r w:rsidRPr="00923683">
              <w:t> </w:t>
            </w:r>
          </w:p>
        </w:tc>
        <w:tc>
          <w:tcPr>
            <w:tcW w:w="1328" w:type="dxa"/>
            <w:noWrap/>
            <w:hideMark/>
          </w:tcPr>
          <w:p w:rsidRPr="00923683" w:rsidR="00923683" w:rsidRDefault="00923683" w14:paraId="12D12317" w14:textId="77777777">
            <w:r w:rsidRPr="00923683">
              <w:t> </w:t>
            </w:r>
          </w:p>
        </w:tc>
        <w:tc>
          <w:tcPr>
            <w:tcW w:w="456" w:type="dxa"/>
            <w:noWrap/>
            <w:hideMark/>
          </w:tcPr>
          <w:p w:rsidRPr="00923683" w:rsidR="00923683" w:rsidRDefault="00923683" w14:paraId="7C3BE90B" w14:textId="77777777">
            <w:r w:rsidRPr="00923683">
              <w:t> </w:t>
            </w:r>
          </w:p>
        </w:tc>
        <w:tc>
          <w:tcPr>
            <w:tcW w:w="456" w:type="dxa"/>
            <w:noWrap/>
            <w:hideMark/>
          </w:tcPr>
          <w:p w:rsidRPr="00923683" w:rsidR="00923683" w:rsidRDefault="00923683" w14:paraId="216833F9" w14:textId="77777777">
            <w:r w:rsidRPr="00923683">
              <w:t> </w:t>
            </w:r>
          </w:p>
        </w:tc>
      </w:tr>
      <w:tr w:rsidRPr="00923683" w:rsidR="00923683" w:rsidTr="00923683" w14:paraId="7953AF72" w14:textId="77777777">
        <w:trPr>
          <w:trHeight w:val="288"/>
        </w:trPr>
        <w:tc>
          <w:tcPr>
            <w:tcW w:w="1793" w:type="dxa"/>
            <w:hideMark/>
          </w:tcPr>
          <w:p w:rsidRPr="00923683" w:rsidR="00923683" w:rsidRDefault="00923683" w14:paraId="2107E4AF" w14:textId="77777777">
            <w:r w:rsidRPr="00923683">
              <w:t>Address2</w:t>
            </w:r>
          </w:p>
        </w:tc>
        <w:tc>
          <w:tcPr>
            <w:tcW w:w="873" w:type="dxa"/>
            <w:hideMark/>
          </w:tcPr>
          <w:p w:rsidRPr="00923683" w:rsidR="00923683" w:rsidRDefault="00923683" w14:paraId="46DCD6A1" w14:textId="77777777">
            <w:r w:rsidRPr="00923683">
              <w:t> </w:t>
            </w:r>
          </w:p>
        </w:tc>
        <w:tc>
          <w:tcPr>
            <w:tcW w:w="807" w:type="dxa"/>
            <w:hideMark/>
          </w:tcPr>
          <w:p w:rsidRPr="00923683" w:rsidR="00923683" w:rsidRDefault="00923683" w14:paraId="2122BC27" w14:textId="77777777">
            <w:r w:rsidRPr="00923683">
              <w:t> </w:t>
            </w:r>
          </w:p>
        </w:tc>
        <w:tc>
          <w:tcPr>
            <w:tcW w:w="1266" w:type="dxa"/>
            <w:hideMark/>
          </w:tcPr>
          <w:p w:rsidRPr="00923683" w:rsidR="00923683" w:rsidRDefault="00923683" w14:paraId="4C98D997" w14:textId="77777777">
            <w:r w:rsidRPr="00923683">
              <w:t>Address2</w:t>
            </w:r>
          </w:p>
        </w:tc>
        <w:tc>
          <w:tcPr>
            <w:tcW w:w="2169" w:type="dxa"/>
            <w:hideMark/>
          </w:tcPr>
          <w:p w:rsidRPr="00923683" w:rsidR="00923683" w:rsidRDefault="00923683" w14:paraId="1EE06341" w14:textId="77777777">
            <w:r w:rsidRPr="00923683">
              <w:t>Address.Address2 (</w:t>
            </w:r>
            <w:proofErr w:type="gramStart"/>
            <w:r w:rsidRPr="00923683">
              <w:t>varchar(</w:t>
            </w:r>
            <w:proofErr w:type="gramEnd"/>
            <w:r w:rsidRPr="00923683">
              <w:t>35), null)</w:t>
            </w:r>
          </w:p>
        </w:tc>
        <w:tc>
          <w:tcPr>
            <w:tcW w:w="304" w:type="dxa"/>
            <w:hideMark/>
          </w:tcPr>
          <w:p w:rsidRPr="00923683" w:rsidR="00923683" w:rsidRDefault="00923683" w14:paraId="214C6F96" w14:textId="77777777">
            <w:r w:rsidRPr="00923683">
              <w:t> </w:t>
            </w:r>
          </w:p>
        </w:tc>
        <w:tc>
          <w:tcPr>
            <w:tcW w:w="1239" w:type="dxa"/>
            <w:hideMark/>
          </w:tcPr>
          <w:p w:rsidRPr="00923683" w:rsidR="00923683" w:rsidRDefault="00923683" w14:paraId="0C617F19" w14:textId="77777777">
            <w:r w:rsidRPr="00923683">
              <w:t> </w:t>
            </w:r>
          </w:p>
        </w:tc>
        <w:tc>
          <w:tcPr>
            <w:tcW w:w="1133" w:type="dxa"/>
            <w:hideMark/>
          </w:tcPr>
          <w:p w:rsidRPr="00923683" w:rsidR="00923683" w:rsidRDefault="00923683" w14:paraId="13559F00" w14:textId="77777777">
            <w:r w:rsidRPr="00923683">
              <w:t> </w:t>
            </w:r>
          </w:p>
        </w:tc>
        <w:tc>
          <w:tcPr>
            <w:tcW w:w="953" w:type="dxa"/>
            <w:hideMark/>
          </w:tcPr>
          <w:p w:rsidRPr="00923683" w:rsidR="00923683" w:rsidRDefault="00923683" w14:paraId="56C19053" w14:textId="77777777">
            <w:r w:rsidRPr="00923683">
              <w:t> </w:t>
            </w:r>
          </w:p>
        </w:tc>
        <w:tc>
          <w:tcPr>
            <w:tcW w:w="794" w:type="dxa"/>
            <w:hideMark/>
          </w:tcPr>
          <w:p w:rsidRPr="00923683" w:rsidR="00923683" w:rsidRDefault="00923683" w14:paraId="5ACAAB60" w14:textId="77777777">
            <w:r w:rsidRPr="00923683">
              <w:t> </w:t>
            </w:r>
          </w:p>
        </w:tc>
        <w:tc>
          <w:tcPr>
            <w:tcW w:w="459" w:type="dxa"/>
            <w:hideMark/>
          </w:tcPr>
          <w:p w:rsidRPr="00923683" w:rsidR="00923683" w:rsidRDefault="00923683" w14:paraId="2C1D58F1" w14:textId="77777777">
            <w:r w:rsidRPr="00923683">
              <w:t> </w:t>
            </w:r>
          </w:p>
        </w:tc>
        <w:tc>
          <w:tcPr>
            <w:tcW w:w="1328" w:type="dxa"/>
            <w:noWrap/>
            <w:hideMark/>
          </w:tcPr>
          <w:p w:rsidRPr="00923683" w:rsidR="00923683" w:rsidRDefault="00923683" w14:paraId="7CE9F1EF" w14:textId="77777777">
            <w:r w:rsidRPr="00923683">
              <w:t> </w:t>
            </w:r>
          </w:p>
        </w:tc>
        <w:tc>
          <w:tcPr>
            <w:tcW w:w="456" w:type="dxa"/>
            <w:noWrap/>
            <w:hideMark/>
          </w:tcPr>
          <w:p w:rsidRPr="00923683" w:rsidR="00923683" w:rsidRDefault="00923683" w14:paraId="35F35C9B" w14:textId="77777777">
            <w:r w:rsidRPr="00923683">
              <w:t> </w:t>
            </w:r>
          </w:p>
        </w:tc>
        <w:tc>
          <w:tcPr>
            <w:tcW w:w="456" w:type="dxa"/>
            <w:noWrap/>
            <w:hideMark/>
          </w:tcPr>
          <w:p w:rsidRPr="00923683" w:rsidR="00923683" w:rsidRDefault="00923683" w14:paraId="543466AC" w14:textId="77777777">
            <w:r w:rsidRPr="00923683">
              <w:t> </w:t>
            </w:r>
          </w:p>
        </w:tc>
      </w:tr>
      <w:tr w:rsidRPr="00923683" w:rsidR="00923683" w:rsidTr="00923683" w14:paraId="0C264C45" w14:textId="77777777">
        <w:trPr>
          <w:trHeight w:val="288"/>
        </w:trPr>
        <w:tc>
          <w:tcPr>
            <w:tcW w:w="1793" w:type="dxa"/>
            <w:hideMark/>
          </w:tcPr>
          <w:p w:rsidRPr="00923683" w:rsidR="00923683" w:rsidRDefault="00923683" w14:paraId="1A7E95E3" w14:textId="77777777">
            <w:r w:rsidRPr="00923683">
              <w:t>City</w:t>
            </w:r>
          </w:p>
        </w:tc>
        <w:tc>
          <w:tcPr>
            <w:tcW w:w="873" w:type="dxa"/>
            <w:hideMark/>
          </w:tcPr>
          <w:p w:rsidRPr="00923683" w:rsidR="00923683" w:rsidRDefault="00923683" w14:paraId="0548E77B" w14:textId="77777777">
            <w:r w:rsidRPr="00923683">
              <w:t> </w:t>
            </w:r>
          </w:p>
        </w:tc>
        <w:tc>
          <w:tcPr>
            <w:tcW w:w="807" w:type="dxa"/>
            <w:hideMark/>
          </w:tcPr>
          <w:p w:rsidRPr="00923683" w:rsidR="00923683" w:rsidRDefault="00923683" w14:paraId="58E50E22" w14:textId="77777777">
            <w:r w:rsidRPr="00923683">
              <w:t> </w:t>
            </w:r>
          </w:p>
        </w:tc>
        <w:tc>
          <w:tcPr>
            <w:tcW w:w="1266" w:type="dxa"/>
            <w:hideMark/>
          </w:tcPr>
          <w:p w:rsidRPr="00923683" w:rsidR="00923683" w:rsidRDefault="00923683" w14:paraId="665C0DE2" w14:textId="77777777">
            <w:r w:rsidRPr="00923683">
              <w:t>City</w:t>
            </w:r>
          </w:p>
        </w:tc>
        <w:tc>
          <w:tcPr>
            <w:tcW w:w="2169" w:type="dxa"/>
            <w:hideMark/>
          </w:tcPr>
          <w:p w:rsidRPr="00923683" w:rsidR="00923683" w:rsidRDefault="00923683" w14:paraId="748D87A4" w14:textId="77777777">
            <w:proofErr w:type="spellStart"/>
            <w:r w:rsidRPr="00923683">
              <w:t>Address.City</w:t>
            </w:r>
            <w:proofErr w:type="spellEnd"/>
            <w:r w:rsidRPr="00923683">
              <w:t xml:space="preserve"> (</w:t>
            </w:r>
            <w:proofErr w:type="gramStart"/>
            <w:r w:rsidRPr="00923683">
              <w:t>varchar(</w:t>
            </w:r>
            <w:proofErr w:type="gramEnd"/>
            <w:r w:rsidRPr="00923683">
              <w:t>35), null)</w:t>
            </w:r>
          </w:p>
        </w:tc>
        <w:tc>
          <w:tcPr>
            <w:tcW w:w="304" w:type="dxa"/>
            <w:hideMark/>
          </w:tcPr>
          <w:p w:rsidRPr="00923683" w:rsidR="00923683" w:rsidRDefault="00923683" w14:paraId="74999809" w14:textId="77777777">
            <w:r w:rsidRPr="00923683">
              <w:t> </w:t>
            </w:r>
          </w:p>
        </w:tc>
        <w:tc>
          <w:tcPr>
            <w:tcW w:w="1239" w:type="dxa"/>
            <w:hideMark/>
          </w:tcPr>
          <w:p w:rsidRPr="00923683" w:rsidR="00923683" w:rsidRDefault="00923683" w14:paraId="436A7C0B" w14:textId="77777777">
            <w:r w:rsidRPr="00923683">
              <w:t> </w:t>
            </w:r>
          </w:p>
        </w:tc>
        <w:tc>
          <w:tcPr>
            <w:tcW w:w="1133" w:type="dxa"/>
            <w:hideMark/>
          </w:tcPr>
          <w:p w:rsidRPr="00923683" w:rsidR="00923683" w:rsidRDefault="00923683" w14:paraId="672585B0" w14:textId="77777777">
            <w:r w:rsidRPr="00923683">
              <w:t> </w:t>
            </w:r>
          </w:p>
        </w:tc>
        <w:tc>
          <w:tcPr>
            <w:tcW w:w="953" w:type="dxa"/>
            <w:hideMark/>
          </w:tcPr>
          <w:p w:rsidRPr="00923683" w:rsidR="00923683" w:rsidRDefault="00923683" w14:paraId="2586AD05" w14:textId="77777777">
            <w:r w:rsidRPr="00923683">
              <w:t> </w:t>
            </w:r>
          </w:p>
        </w:tc>
        <w:tc>
          <w:tcPr>
            <w:tcW w:w="794" w:type="dxa"/>
            <w:hideMark/>
          </w:tcPr>
          <w:p w:rsidRPr="00923683" w:rsidR="00923683" w:rsidRDefault="00923683" w14:paraId="3AA86ADD" w14:textId="77777777">
            <w:r w:rsidRPr="00923683">
              <w:t> </w:t>
            </w:r>
          </w:p>
        </w:tc>
        <w:tc>
          <w:tcPr>
            <w:tcW w:w="459" w:type="dxa"/>
            <w:hideMark/>
          </w:tcPr>
          <w:p w:rsidRPr="00923683" w:rsidR="00923683" w:rsidRDefault="00923683" w14:paraId="6A187627" w14:textId="77777777">
            <w:r w:rsidRPr="00923683">
              <w:t> </w:t>
            </w:r>
          </w:p>
        </w:tc>
        <w:tc>
          <w:tcPr>
            <w:tcW w:w="1328" w:type="dxa"/>
            <w:noWrap/>
            <w:hideMark/>
          </w:tcPr>
          <w:p w:rsidRPr="00923683" w:rsidR="00923683" w:rsidRDefault="00923683" w14:paraId="47799627" w14:textId="77777777">
            <w:r w:rsidRPr="00923683">
              <w:t> </w:t>
            </w:r>
          </w:p>
        </w:tc>
        <w:tc>
          <w:tcPr>
            <w:tcW w:w="456" w:type="dxa"/>
            <w:noWrap/>
            <w:hideMark/>
          </w:tcPr>
          <w:p w:rsidRPr="00923683" w:rsidR="00923683" w:rsidRDefault="00923683" w14:paraId="1E8223CC" w14:textId="77777777">
            <w:r w:rsidRPr="00923683">
              <w:t> </w:t>
            </w:r>
          </w:p>
        </w:tc>
        <w:tc>
          <w:tcPr>
            <w:tcW w:w="456" w:type="dxa"/>
            <w:noWrap/>
            <w:hideMark/>
          </w:tcPr>
          <w:p w:rsidRPr="00923683" w:rsidR="00923683" w:rsidRDefault="00923683" w14:paraId="01A4037C" w14:textId="77777777">
            <w:r w:rsidRPr="00923683">
              <w:t> </w:t>
            </w:r>
          </w:p>
        </w:tc>
      </w:tr>
      <w:tr w:rsidRPr="00923683" w:rsidR="00923683" w:rsidTr="00923683" w14:paraId="641DB381" w14:textId="77777777">
        <w:trPr>
          <w:trHeight w:val="288"/>
        </w:trPr>
        <w:tc>
          <w:tcPr>
            <w:tcW w:w="1793" w:type="dxa"/>
            <w:hideMark/>
          </w:tcPr>
          <w:p w:rsidRPr="00923683" w:rsidR="00923683" w:rsidRDefault="00923683" w14:paraId="3448AA97" w14:textId="77777777">
            <w:r w:rsidRPr="00923683">
              <w:t>State</w:t>
            </w:r>
          </w:p>
        </w:tc>
        <w:tc>
          <w:tcPr>
            <w:tcW w:w="873" w:type="dxa"/>
            <w:hideMark/>
          </w:tcPr>
          <w:p w:rsidRPr="00923683" w:rsidR="00923683" w:rsidRDefault="00923683" w14:paraId="62C538AF" w14:textId="77777777">
            <w:r w:rsidRPr="00923683">
              <w:t> </w:t>
            </w:r>
          </w:p>
        </w:tc>
        <w:tc>
          <w:tcPr>
            <w:tcW w:w="807" w:type="dxa"/>
            <w:hideMark/>
          </w:tcPr>
          <w:p w:rsidRPr="00923683" w:rsidR="00923683" w:rsidRDefault="00923683" w14:paraId="431C8141" w14:textId="77777777">
            <w:r w:rsidRPr="00923683">
              <w:t> </w:t>
            </w:r>
          </w:p>
        </w:tc>
        <w:tc>
          <w:tcPr>
            <w:tcW w:w="1266" w:type="dxa"/>
            <w:hideMark/>
          </w:tcPr>
          <w:p w:rsidRPr="00923683" w:rsidR="00923683" w:rsidRDefault="00923683" w14:paraId="37977D85" w14:textId="77777777">
            <w:r w:rsidRPr="00923683">
              <w:t>State</w:t>
            </w:r>
          </w:p>
        </w:tc>
        <w:tc>
          <w:tcPr>
            <w:tcW w:w="2169" w:type="dxa"/>
            <w:hideMark/>
          </w:tcPr>
          <w:p w:rsidRPr="00923683" w:rsidR="00923683" w:rsidRDefault="00923683" w14:paraId="49B7282A" w14:textId="77777777">
            <w:proofErr w:type="spellStart"/>
            <w:r w:rsidRPr="00923683">
              <w:t>Address.StateProvince</w:t>
            </w:r>
            <w:proofErr w:type="spellEnd"/>
            <w:r w:rsidRPr="00923683">
              <w:t xml:space="preserve"> (</w:t>
            </w:r>
            <w:proofErr w:type="gramStart"/>
            <w:r w:rsidRPr="00923683">
              <w:t>varchar(</w:t>
            </w:r>
            <w:proofErr w:type="gramEnd"/>
            <w:r w:rsidRPr="00923683">
              <w:t>15), null)</w:t>
            </w:r>
          </w:p>
        </w:tc>
        <w:tc>
          <w:tcPr>
            <w:tcW w:w="304" w:type="dxa"/>
            <w:hideMark/>
          </w:tcPr>
          <w:p w:rsidRPr="00923683" w:rsidR="00923683" w:rsidRDefault="00923683" w14:paraId="128CACBA" w14:textId="77777777">
            <w:r w:rsidRPr="00923683">
              <w:t> </w:t>
            </w:r>
          </w:p>
        </w:tc>
        <w:tc>
          <w:tcPr>
            <w:tcW w:w="1239" w:type="dxa"/>
            <w:hideMark/>
          </w:tcPr>
          <w:p w:rsidRPr="00923683" w:rsidR="00923683" w:rsidRDefault="00923683" w14:paraId="39CB0A67" w14:textId="77777777">
            <w:r w:rsidRPr="00923683">
              <w:t> </w:t>
            </w:r>
          </w:p>
        </w:tc>
        <w:tc>
          <w:tcPr>
            <w:tcW w:w="1133" w:type="dxa"/>
            <w:hideMark/>
          </w:tcPr>
          <w:p w:rsidRPr="00923683" w:rsidR="00923683" w:rsidRDefault="00923683" w14:paraId="3D5AD90D" w14:textId="77777777">
            <w:r w:rsidRPr="00923683">
              <w:t> </w:t>
            </w:r>
          </w:p>
        </w:tc>
        <w:tc>
          <w:tcPr>
            <w:tcW w:w="953" w:type="dxa"/>
            <w:hideMark/>
          </w:tcPr>
          <w:p w:rsidRPr="00923683" w:rsidR="00923683" w:rsidRDefault="00923683" w14:paraId="61459413" w14:textId="77777777">
            <w:r w:rsidRPr="00923683">
              <w:t> </w:t>
            </w:r>
          </w:p>
        </w:tc>
        <w:tc>
          <w:tcPr>
            <w:tcW w:w="794" w:type="dxa"/>
            <w:hideMark/>
          </w:tcPr>
          <w:p w:rsidRPr="00923683" w:rsidR="00923683" w:rsidRDefault="00923683" w14:paraId="454E7A43" w14:textId="77777777">
            <w:r w:rsidRPr="00923683">
              <w:t> </w:t>
            </w:r>
          </w:p>
        </w:tc>
        <w:tc>
          <w:tcPr>
            <w:tcW w:w="459" w:type="dxa"/>
            <w:hideMark/>
          </w:tcPr>
          <w:p w:rsidRPr="00923683" w:rsidR="00923683" w:rsidRDefault="00923683" w14:paraId="6EB5429D" w14:textId="77777777">
            <w:r w:rsidRPr="00923683">
              <w:t> </w:t>
            </w:r>
          </w:p>
        </w:tc>
        <w:tc>
          <w:tcPr>
            <w:tcW w:w="1328" w:type="dxa"/>
            <w:noWrap/>
            <w:hideMark/>
          </w:tcPr>
          <w:p w:rsidRPr="00923683" w:rsidR="00923683" w:rsidRDefault="00923683" w14:paraId="3AC97EEA" w14:textId="77777777">
            <w:r w:rsidRPr="00923683">
              <w:t> </w:t>
            </w:r>
          </w:p>
        </w:tc>
        <w:tc>
          <w:tcPr>
            <w:tcW w:w="456" w:type="dxa"/>
            <w:noWrap/>
            <w:hideMark/>
          </w:tcPr>
          <w:p w:rsidRPr="00923683" w:rsidR="00923683" w:rsidRDefault="00923683" w14:paraId="5F16B6D7" w14:textId="77777777">
            <w:r w:rsidRPr="00923683">
              <w:t> </w:t>
            </w:r>
          </w:p>
        </w:tc>
        <w:tc>
          <w:tcPr>
            <w:tcW w:w="456" w:type="dxa"/>
            <w:noWrap/>
            <w:hideMark/>
          </w:tcPr>
          <w:p w:rsidRPr="00923683" w:rsidR="00923683" w:rsidRDefault="00923683" w14:paraId="05713C29" w14:textId="77777777">
            <w:r w:rsidRPr="00923683">
              <w:t> </w:t>
            </w:r>
          </w:p>
        </w:tc>
      </w:tr>
      <w:tr w:rsidRPr="00923683" w:rsidR="00923683" w:rsidTr="00923683" w14:paraId="178A5ED1" w14:textId="77777777">
        <w:trPr>
          <w:trHeight w:val="288"/>
        </w:trPr>
        <w:tc>
          <w:tcPr>
            <w:tcW w:w="1793" w:type="dxa"/>
            <w:hideMark/>
          </w:tcPr>
          <w:p w:rsidRPr="00923683" w:rsidR="00923683" w:rsidRDefault="00923683" w14:paraId="627C480F" w14:textId="77777777">
            <w:r w:rsidRPr="00923683">
              <w:t>Zip</w:t>
            </w:r>
          </w:p>
        </w:tc>
        <w:tc>
          <w:tcPr>
            <w:tcW w:w="873" w:type="dxa"/>
            <w:hideMark/>
          </w:tcPr>
          <w:p w:rsidRPr="00923683" w:rsidR="00923683" w:rsidRDefault="00923683" w14:paraId="54E54C60" w14:textId="77777777">
            <w:r w:rsidRPr="00923683">
              <w:t> </w:t>
            </w:r>
          </w:p>
        </w:tc>
        <w:tc>
          <w:tcPr>
            <w:tcW w:w="807" w:type="dxa"/>
            <w:hideMark/>
          </w:tcPr>
          <w:p w:rsidRPr="00923683" w:rsidR="00923683" w:rsidRDefault="00923683" w14:paraId="7BAFF269" w14:textId="77777777">
            <w:r w:rsidRPr="00923683">
              <w:t> </w:t>
            </w:r>
          </w:p>
        </w:tc>
        <w:tc>
          <w:tcPr>
            <w:tcW w:w="1266" w:type="dxa"/>
            <w:hideMark/>
          </w:tcPr>
          <w:p w:rsidRPr="00923683" w:rsidR="00923683" w:rsidRDefault="00923683" w14:paraId="27F3A9CC" w14:textId="77777777">
            <w:r w:rsidRPr="00923683">
              <w:t>Zip</w:t>
            </w:r>
          </w:p>
        </w:tc>
        <w:tc>
          <w:tcPr>
            <w:tcW w:w="2169" w:type="dxa"/>
            <w:hideMark/>
          </w:tcPr>
          <w:p w:rsidRPr="00923683" w:rsidR="00923683" w:rsidRDefault="00923683" w14:paraId="49C5B021" w14:textId="77777777">
            <w:proofErr w:type="spellStart"/>
            <w:r w:rsidRPr="00923683">
              <w:t>Address.PostalCode</w:t>
            </w:r>
            <w:proofErr w:type="spellEnd"/>
            <w:r w:rsidRPr="00923683">
              <w:t xml:space="preserve"> (</w:t>
            </w:r>
            <w:proofErr w:type="gramStart"/>
            <w:r w:rsidRPr="00923683">
              <w:t>char(</w:t>
            </w:r>
            <w:proofErr w:type="gramEnd"/>
            <w:r w:rsidRPr="00923683">
              <w:t>10), null)</w:t>
            </w:r>
          </w:p>
        </w:tc>
        <w:tc>
          <w:tcPr>
            <w:tcW w:w="304" w:type="dxa"/>
            <w:hideMark/>
          </w:tcPr>
          <w:p w:rsidRPr="00923683" w:rsidR="00923683" w:rsidRDefault="00923683" w14:paraId="4002C498" w14:textId="77777777">
            <w:r w:rsidRPr="00923683">
              <w:t> </w:t>
            </w:r>
          </w:p>
        </w:tc>
        <w:tc>
          <w:tcPr>
            <w:tcW w:w="1239" w:type="dxa"/>
            <w:hideMark/>
          </w:tcPr>
          <w:p w:rsidRPr="00923683" w:rsidR="00923683" w:rsidRDefault="00923683" w14:paraId="453CD68E" w14:textId="77777777">
            <w:r w:rsidRPr="00923683">
              <w:t> </w:t>
            </w:r>
          </w:p>
        </w:tc>
        <w:tc>
          <w:tcPr>
            <w:tcW w:w="1133" w:type="dxa"/>
            <w:hideMark/>
          </w:tcPr>
          <w:p w:rsidRPr="00923683" w:rsidR="00923683" w:rsidRDefault="00923683" w14:paraId="49FFEF89" w14:textId="77777777">
            <w:r w:rsidRPr="00923683">
              <w:t> </w:t>
            </w:r>
          </w:p>
        </w:tc>
        <w:tc>
          <w:tcPr>
            <w:tcW w:w="953" w:type="dxa"/>
            <w:hideMark/>
          </w:tcPr>
          <w:p w:rsidRPr="00923683" w:rsidR="00923683" w:rsidRDefault="00923683" w14:paraId="7A952E76" w14:textId="77777777">
            <w:r w:rsidRPr="00923683">
              <w:t>zip</w:t>
            </w:r>
          </w:p>
        </w:tc>
        <w:tc>
          <w:tcPr>
            <w:tcW w:w="794" w:type="dxa"/>
            <w:hideMark/>
          </w:tcPr>
          <w:p w:rsidRPr="00923683" w:rsidR="00923683" w:rsidRDefault="00923683" w14:paraId="482460F3" w14:textId="77777777">
            <w:r w:rsidRPr="00923683">
              <w:t> </w:t>
            </w:r>
          </w:p>
        </w:tc>
        <w:tc>
          <w:tcPr>
            <w:tcW w:w="459" w:type="dxa"/>
            <w:hideMark/>
          </w:tcPr>
          <w:p w:rsidRPr="00923683" w:rsidR="00923683" w:rsidRDefault="00923683" w14:paraId="36A81C53" w14:textId="77777777">
            <w:r w:rsidRPr="00923683">
              <w:t> </w:t>
            </w:r>
          </w:p>
        </w:tc>
        <w:tc>
          <w:tcPr>
            <w:tcW w:w="1328" w:type="dxa"/>
            <w:noWrap/>
            <w:hideMark/>
          </w:tcPr>
          <w:p w:rsidRPr="00923683" w:rsidR="00923683" w:rsidRDefault="00923683" w14:paraId="6A537205" w14:textId="77777777">
            <w:r w:rsidRPr="00923683">
              <w:t> </w:t>
            </w:r>
          </w:p>
        </w:tc>
        <w:tc>
          <w:tcPr>
            <w:tcW w:w="456" w:type="dxa"/>
            <w:noWrap/>
            <w:hideMark/>
          </w:tcPr>
          <w:p w:rsidRPr="00923683" w:rsidR="00923683" w:rsidRDefault="00923683" w14:paraId="1E4A09CD" w14:textId="77777777">
            <w:r w:rsidRPr="00923683">
              <w:t> </w:t>
            </w:r>
          </w:p>
        </w:tc>
        <w:tc>
          <w:tcPr>
            <w:tcW w:w="456" w:type="dxa"/>
            <w:noWrap/>
            <w:hideMark/>
          </w:tcPr>
          <w:p w:rsidRPr="00923683" w:rsidR="00923683" w:rsidRDefault="00923683" w14:paraId="1966CB1A" w14:textId="77777777">
            <w:r w:rsidRPr="00923683">
              <w:t> </w:t>
            </w:r>
          </w:p>
        </w:tc>
      </w:tr>
      <w:tr w:rsidRPr="00923683" w:rsidR="00923683" w:rsidTr="00923683" w14:paraId="1652420E" w14:textId="77777777">
        <w:trPr>
          <w:trHeight w:val="288"/>
        </w:trPr>
        <w:tc>
          <w:tcPr>
            <w:tcW w:w="1793" w:type="dxa"/>
            <w:hideMark/>
          </w:tcPr>
          <w:p w:rsidRPr="00923683" w:rsidR="00923683" w:rsidRDefault="00923683" w14:paraId="32643E82" w14:textId="77777777">
            <w:proofErr w:type="spellStart"/>
            <w:r w:rsidRPr="00923683">
              <w:t>UniqueIdentifier</w:t>
            </w:r>
            <w:proofErr w:type="spellEnd"/>
          </w:p>
        </w:tc>
        <w:tc>
          <w:tcPr>
            <w:tcW w:w="873" w:type="dxa"/>
            <w:hideMark/>
          </w:tcPr>
          <w:p w:rsidRPr="00923683" w:rsidR="00923683" w:rsidRDefault="00923683" w14:paraId="4ABEDF1D" w14:textId="77777777">
            <w:proofErr w:type="spellStart"/>
            <w:r w:rsidRPr="00923683">
              <w:t>UniqueIdentifier</w:t>
            </w:r>
            <w:proofErr w:type="spellEnd"/>
          </w:p>
        </w:tc>
        <w:tc>
          <w:tcPr>
            <w:tcW w:w="807" w:type="dxa"/>
            <w:hideMark/>
          </w:tcPr>
          <w:p w:rsidRPr="00923683" w:rsidR="00923683" w:rsidRDefault="00923683" w14:paraId="178225DE" w14:textId="77777777">
            <w:r w:rsidRPr="00923683">
              <w:t>N/A</w:t>
            </w:r>
          </w:p>
        </w:tc>
        <w:tc>
          <w:tcPr>
            <w:tcW w:w="1266" w:type="dxa"/>
            <w:hideMark/>
          </w:tcPr>
          <w:p w:rsidRPr="00923683" w:rsidR="00923683" w:rsidRDefault="00923683" w14:paraId="76F37050" w14:textId="77777777">
            <w:r w:rsidRPr="00923683">
              <w:t>Unique Identifier</w:t>
            </w:r>
          </w:p>
        </w:tc>
        <w:tc>
          <w:tcPr>
            <w:tcW w:w="2169" w:type="dxa"/>
            <w:hideMark/>
          </w:tcPr>
          <w:p w:rsidRPr="00923683" w:rsidR="00923683" w:rsidRDefault="00923683" w14:paraId="7428B5E1" w14:textId="77777777">
            <w:r w:rsidRPr="00923683">
              <w:t> </w:t>
            </w:r>
          </w:p>
        </w:tc>
        <w:tc>
          <w:tcPr>
            <w:tcW w:w="304" w:type="dxa"/>
            <w:hideMark/>
          </w:tcPr>
          <w:p w:rsidRPr="00923683" w:rsidR="00923683" w:rsidRDefault="00923683" w14:paraId="58D66CA7" w14:textId="77777777">
            <w:r w:rsidRPr="00923683">
              <w:t> </w:t>
            </w:r>
          </w:p>
        </w:tc>
        <w:tc>
          <w:tcPr>
            <w:tcW w:w="1239" w:type="dxa"/>
            <w:hideMark/>
          </w:tcPr>
          <w:p w:rsidRPr="00923683" w:rsidR="00923683" w:rsidRDefault="00923683" w14:paraId="35131C82" w14:textId="77777777">
            <w:r w:rsidRPr="00923683">
              <w:t xml:space="preserve">extensionAttribute8 </w:t>
            </w:r>
          </w:p>
        </w:tc>
        <w:tc>
          <w:tcPr>
            <w:tcW w:w="1133" w:type="dxa"/>
            <w:hideMark/>
          </w:tcPr>
          <w:p w:rsidRPr="00923683" w:rsidR="00923683" w:rsidRDefault="00923683" w14:paraId="393978E6" w14:textId="77777777">
            <w:r w:rsidRPr="00923683">
              <w:t>N/A</w:t>
            </w:r>
          </w:p>
        </w:tc>
        <w:tc>
          <w:tcPr>
            <w:tcW w:w="953" w:type="dxa"/>
            <w:hideMark/>
          </w:tcPr>
          <w:p w:rsidRPr="00923683" w:rsidR="00923683" w:rsidRDefault="00923683" w14:paraId="6CDFE8F1" w14:textId="77777777">
            <w:r w:rsidRPr="00923683">
              <w:t> </w:t>
            </w:r>
          </w:p>
        </w:tc>
        <w:tc>
          <w:tcPr>
            <w:tcW w:w="794" w:type="dxa"/>
            <w:hideMark/>
          </w:tcPr>
          <w:p w:rsidRPr="00923683" w:rsidR="00923683" w:rsidRDefault="00923683" w14:paraId="64F85A23" w14:textId="77777777">
            <w:r w:rsidRPr="00923683">
              <w:t> </w:t>
            </w:r>
          </w:p>
        </w:tc>
        <w:tc>
          <w:tcPr>
            <w:tcW w:w="459" w:type="dxa"/>
            <w:hideMark/>
          </w:tcPr>
          <w:p w:rsidRPr="00923683" w:rsidR="00923683" w:rsidRDefault="00923683" w14:paraId="26A6E2D5" w14:textId="77777777">
            <w:r w:rsidRPr="00923683">
              <w:t> </w:t>
            </w:r>
          </w:p>
        </w:tc>
        <w:tc>
          <w:tcPr>
            <w:tcW w:w="1328" w:type="dxa"/>
            <w:noWrap/>
            <w:hideMark/>
          </w:tcPr>
          <w:p w:rsidRPr="00923683" w:rsidR="00923683" w:rsidRDefault="00923683" w14:paraId="6B58D15B" w14:textId="77777777">
            <w:r w:rsidRPr="00923683">
              <w:t> </w:t>
            </w:r>
          </w:p>
        </w:tc>
        <w:tc>
          <w:tcPr>
            <w:tcW w:w="456" w:type="dxa"/>
            <w:noWrap/>
            <w:hideMark/>
          </w:tcPr>
          <w:p w:rsidRPr="00923683" w:rsidR="00923683" w:rsidRDefault="00923683" w14:paraId="496470F1" w14:textId="77777777">
            <w:r w:rsidRPr="00923683">
              <w:t> </w:t>
            </w:r>
          </w:p>
        </w:tc>
        <w:tc>
          <w:tcPr>
            <w:tcW w:w="456" w:type="dxa"/>
            <w:noWrap/>
            <w:hideMark/>
          </w:tcPr>
          <w:p w:rsidRPr="00923683" w:rsidR="00923683" w:rsidRDefault="00923683" w14:paraId="2D4DA225" w14:textId="77777777">
            <w:r w:rsidRPr="00923683">
              <w:t> </w:t>
            </w:r>
          </w:p>
        </w:tc>
      </w:tr>
      <w:tr w:rsidRPr="00923683" w:rsidR="00923683" w:rsidTr="00923683" w14:paraId="559A45A2" w14:textId="77777777">
        <w:trPr>
          <w:trHeight w:val="288"/>
        </w:trPr>
        <w:tc>
          <w:tcPr>
            <w:tcW w:w="1793" w:type="dxa"/>
            <w:hideMark/>
          </w:tcPr>
          <w:p w:rsidRPr="00923683" w:rsidR="00923683" w:rsidRDefault="00923683" w14:paraId="6CBCDA0A" w14:textId="77777777">
            <w:r w:rsidRPr="00923683">
              <w:t>Relationship</w:t>
            </w:r>
          </w:p>
        </w:tc>
        <w:tc>
          <w:tcPr>
            <w:tcW w:w="873" w:type="dxa"/>
            <w:hideMark/>
          </w:tcPr>
          <w:p w:rsidRPr="00923683" w:rsidR="00923683" w:rsidRDefault="00923683" w14:paraId="2405B25D" w14:textId="77777777">
            <w:r w:rsidRPr="00923683">
              <w:t> </w:t>
            </w:r>
          </w:p>
        </w:tc>
        <w:tc>
          <w:tcPr>
            <w:tcW w:w="807" w:type="dxa"/>
            <w:hideMark/>
          </w:tcPr>
          <w:p w:rsidRPr="00923683" w:rsidR="00923683" w:rsidRDefault="00923683" w14:paraId="09984FAA" w14:textId="77777777">
            <w:r w:rsidRPr="00923683">
              <w:t> </w:t>
            </w:r>
          </w:p>
        </w:tc>
        <w:tc>
          <w:tcPr>
            <w:tcW w:w="1266" w:type="dxa"/>
            <w:hideMark/>
          </w:tcPr>
          <w:p w:rsidRPr="00923683" w:rsidR="00923683" w:rsidRDefault="00923683" w14:paraId="3334D0E0" w14:textId="77777777">
            <w:r w:rsidRPr="00923683">
              <w:t>Relationship</w:t>
            </w:r>
          </w:p>
        </w:tc>
        <w:tc>
          <w:tcPr>
            <w:tcW w:w="2169" w:type="dxa"/>
            <w:hideMark/>
          </w:tcPr>
          <w:p w:rsidRPr="00923683" w:rsidR="00923683" w:rsidRDefault="00923683" w14:paraId="0C3DE9FC" w14:textId="77777777">
            <w:proofErr w:type="spellStart"/>
            <w:r w:rsidRPr="00923683">
              <w:t>Person.SourceSystem</w:t>
            </w:r>
            <w:proofErr w:type="spellEnd"/>
            <w:r w:rsidRPr="00923683">
              <w:t xml:space="preserve"> (</w:t>
            </w:r>
            <w:proofErr w:type="gramStart"/>
            <w:r w:rsidRPr="00923683">
              <w:t>varchar(</w:t>
            </w:r>
            <w:proofErr w:type="gramEnd"/>
            <w:r w:rsidRPr="00923683">
              <w:t>20), not null)</w:t>
            </w:r>
          </w:p>
        </w:tc>
        <w:tc>
          <w:tcPr>
            <w:tcW w:w="304" w:type="dxa"/>
            <w:hideMark/>
          </w:tcPr>
          <w:p w:rsidRPr="00923683" w:rsidR="00923683" w:rsidRDefault="00923683" w14:paraId="3E461C66" w14:textId="77777777">
            <w:r w:rsidRPr="00923683">
              <w:t> </w:t>
            </w:r>
          </w:p>
        </w:tc>
        <w:tc>
          <w:tcPr>
            <w:tcW w:w="1239" w:type="dxa"/>
            <w:hideMark/>
          </w:tcPr>
          <w:p w:rsidRPr="00923683" w:rsidR="00923683" w:rsidRDefault="00923683" w14:paraId="22BC4335" w14:textId="77777777">
            <w:r w:rsidRPr="00923683">
              <w:t> </w:t>
            </w:r>
          </w:p>
        </w:tc>
        <w:tc>
          <w:tcPr>
            <w:tcW w:w="1133" w:type="dxa"/>
            <w:hideMark/>
          </w:tcPr>
          <w:p w:rsidRPr="00923683" w:rsidR="00923683" w:rsidRDefault="00923683" w14:paraId="2B6B0D0A" w14:textId="77777777">
            <w:r w:rsidRPr="00923683">
              <w:t> </w:t>
            </w:r>
          </w:p>
        </w:tc>
        <w:tc>
          <w:tcPr>
            <w:tcW w:w="953" w:type="dxa"/>
            <w:hideMark/>
          </w:tcPr>
          <w:p w:rsidRPr="00923683" w:rsidR="00923683" w:rsidRDefault="00923683" w14:paraId="44E008BB" w14:textId="77777777">
            <w:r w:rsidRPr="00923683">
              <w:t>source</w:t>
            </w:r>
          </w:p>
        </w:tc>
        <w:tc>
          <w:tcPr>
            <w:tcW w:w="794" w:type="dxa"/>
            <w:hideMark/>
          </w:tcPr>
          <w:p w:rsidRPr="00923683" w:rsidR="00923683" w:rsidRDefault="00923683" w14:paraId="61BBCE71" w14:textId="77777777">
            <w:r w:rsidRPr="00923683">
              <w:t> </w:t>
            </w:r>
          </w:p>
        </w:tc>
        <w:tc>
          <w:tcPr>
            <w:tcW w:w="459" w:type="dxa"/>
            <w:hideMark/>
          </w:tcPr>
          <w:p w:rsidRPr="00923683" w:rsidR="00923683" w:rsidRDefault="00923683" w14:paraId="7CEB9D17" w14:textId="77777777">
            <w:r w:rsidRPr="00923683">
              <w:t> </w:t>
            </w:r>
          </w:p>
        </w:tc>
        <w:tc>
          <w:tcPr>
            <w:tcW w:w="1328" w:type="dxa"/>
            <w:noWrap/>
            <w:hideMark/>
          </w:tcPr>
          <w:p w:rsidRPr="00923683" w:rsidR="00923683" w:rsidRDefault="00923683" w14:paraId="75F6659A" w14:textId="77777777">
            <w:r w:rsidRPr="00923683">
              <w:t> </w:t>
            </w:r>
          </w:p>
        </w:tc>
        <w:tc>
          <w:tcPr>
            <w:tcW w:w="456" w:type="dxa"/>
            <w:noWrap/>
            <w:hideMark/>
          </w:tcPr>
          <w:p w:rsidRPr="00923683" w:rsidR="00923683" w:rsidRDefault="00923683" w14:paraId="08A4B4AB" w14:textId="77777777">
            <w:r w:rsidRPr="00923683">
              <w:t> </w:t>
            </w:r>
          </w:p>
        </w:tc>
        <w:tc>
          <w:tcPr>
            <w:tcW w:w="456" w:type="dxa"/>
            <w:noWrap/>
            <w:hideMark/>
          </w:tcPr>
          <w:p w:rsidRPr="00923683" w:rsidR="00923683" w:rsidRDefault="00923683" w14:paraId="31B3B101" w14:textId="77777777">
            <w:r w:rsidRPr="00923683">
              <w:t> </w:t>
            </w:r>
          </w:p>
        </w:tc>
      </w:tr>
      <w:tr w:rsidRPr="00923683" w:rsidR="00923683" w:rsidTr="00923683" w14:paraId="1F768F21" w14:textId="77777777">
        <w:trPr>
          <w:trHeight w:val="288"/>
        </w:trPr>
        <w:tc>
          <w:tcPr>
            <w:tcW w:w="1793" w:type="dxa"/>
            <w:hideMark/>
          </w:tcPr>
          <w:p w:rsidRPr="00923683" w:rsidR="00923683" w:rsidRDefault="00923683" w14:paraId="1A6E42A1" w14:textId="77777777">
            <w:r w:rsidRPr="00923683">
              <w:t>Hire Date</w:t>
            </w:r>
          </w:p>
        </w:tc>
        <w:tc>
          <w:tcPr>
            <w:tcW w:w="873" w:type="dxa"/>
            <w:hideMark/>
          </w:tcPr>
          <w:p w:rsidRPr="00923683" w:rsidR="00923683" w:rsidRDefault="00923683" w14:paraId="12FEC7C0" w14:textId="77777777">
            <w:r w:rsidRPr="00923683">
              <w:t> </w:t>
            </w:r>
          </w:p>
        </w:tc>
        <w:tc>
          <w:tcPr>
            <w:tcW w:w="807" w:type="dxa"/>
            <w:hideMark/>
          </w:tcPr>
          <w:p w:rsidRPr="00923683" w:rsidR="00923683" w:rsidRDefault="00923683" w14:paraId="5341B923" w14:textId="77777777">
            <w:r w:rsidRPr="00923683">
              <w:t> </w:t>
            </w:r>
          </w:p>
        </w:tc>
        <w:tc>
          <w:tcPr>
            <w:tcW w:w="1266" w:type="dxa"/>
            <w:hideMark/>
          </w:tcPr>
          <w:p w:rsidRPr="00923683" w:rsidR="00923683" w:rsidRDefault="00923683" w14:paraId="1B6849E3" w14:textId="77777777">
            <w:r w:rsidRPr="00923683">
              <w:t>Hire Date</w:t>
            </w:r>
          </w:p>
        </w:tc>
        <w:tc>
          <w:tcPr>
            <w:tcW w:w="2169" w:type="dxa"/>
            <w:hideMark/>
          </w:tcPr>
          <w:p w:rsidRPr="00923683" w:rsidR="00923683" w:rsidRDefault="00923683" w14:paraId="0AE73899" w14:textId="77777777">
            <w:proofErr w:type="spellStart"/>
            <w:r w:rsidRPr="00923683">
              <w:t>Person.AddDate</w:t>
            </w:r>
            <w:proofErr w:type="spellEnd"/>
            <w:r w:rsidRPr="00923683">
              <w:t xml:space="preserve"> (</w:t>
            </w:r>
            <w:proofErr w:type="spellStart"/>
            <w:r w:rsidRPr="00923683">
              <w:t>smalldatetime</w:t>
            </w:r>
            <w:proofErr w:type="spellEnd"/>
            <w:r w:rsidRPr="00923683">
              <w:t>, not null)</w:t>
            </w:r>
          </w:p>
        </w:tc>
        <w:tc>
          <w:tcPr>
            <w:tcW w:w="304" w:type="dxa"/>
            <w:hideMark/>
          </w:tcPr>
          <w:p w:rsidRPr="00923683" w:rsidR="00923683" w:rsidRDefault="00923683" w14:paraId="637302B9" w14:textId="77777777">
            <w:r w:rsidRPr="00923683">
              <w:t> </w:t>
            </w:r>
          </w:p>
        </w:tc>
        <w:tc>
          <w:tcPr>
            <w:tcW w:w="1239" w:type="dxa"/>
            <w:hideMark/>
          </w:tcPr>
          <w:p w:rsidRPr="00923683" w:rsidR="00923683" w:rsidRDefault="00923683" w14:paraId="4E3C5570" w14:textId="77777777">
            <w:r w:rsidRPr="00923683">
              <w:t> </w:t>
            </w:r>
          </w:p>
        </w:tc>
        <w:tc>
          <w:tcPr>
            <w:tcW w:w="1133" w:type="dxa"/>
            <w:hideMark/>
          </w:tcPr>
          <w:p w:rsidRPr="00923683" w:rsidR="00923683" w:rsidRDefault="00923683" w14:paraId="7BA6888B" w14:textId="77777777">
            <w:r w:rsidRPr="00923683">
              <w:t> </w:t>
            </w:r>
          </w:p>
        </w:tc>
        <w:tc>
          <w:tcPr>
            <w:tcW w:w="953" w:type="dxa"/>
            <w:hideMark/>
          </w:tcPr>
          <w:p w:rsidRPr="00923683" w:rsidR="00923683" w:rsidRDefault="00923683" w14:paraId="3ED13B0D" w14:textId="77777777">
            <w:r w:rsidRPr="00923683">
              <w:t> </w:t>
            </w:r>
          </w:p>
        </w:tc>
        <w:tc>
          <w:tcPr>
            <w:tcW w:w="794" w:type="dxa"/>
            <w:hideMark/>
          </w:tcPr>
          <w:p w:rsidRPr="00923683" w:rsidR="00923683" w:rsidRDefault="00923683" w14:paraId="7BD3339E" w14:textId="77777777">
            <w:r w:rsidRPr="00923683">
              <w:t> </w:t>
            </w:r>
          </w:p>
        </w:tc>
        <w:tc>
          <w:tcPr>
            <w:tcW w:w="459" w:type="dxa"/>
            <w:hideMark/>
          </w:tcPr>
          <w:p w:rsidRPr="00923683" w:rsidR="00923683" w:rsidRDefault="00923683" w14:paraId="707022B1" w14:textId="77777777">
            <w:r w:rsidRPr="00923683">
              <w:t> </w:t>
            </w:r>
          </w:p>
        </w:tc>
        <w:tc>
          <w:tcPr>
            <w:tcW w:w="1328" w:type="dxa"/>
            <w:noWrap/>
            <w:hideMark/>
          </w:tcPr>
          <w:p w:rsidRPr="00923683" w:rsidR="00923683" w:rsidRDefault="00923683" w14:paraId="18EFC887" w14:textId="77777777">
            <w:r w:rsidRPr="00923683">
              <w:t> </w:t>
            </w:r>
          </w:p>
        </w:tc>
        <w:tc>
          <w:tcPr>
            <w:tcW w:w="456" w:type="dxa"/>
            <w:noWrap/>
            <w:hideMark/>
          </w:tcPr>
          <w:p w:rsidRPr="00923683" w:rsidR="00923683" w:rsidRDefault="00923683" w14:paraId="41ECAFFF" w14:textId="77777777">
            <w:r w:rsidRPr="00923683">
              <w:t> </w:t>
            </w:r>
          </w:p>
        </w:tc>
        <w:tc>
          <w:tcPr>
            <w:tcW w:w="456" w:type="dxa"/>
            <w:noWrap/>
            <w:hideMark/>
          </w:tcPr>
          <w:p w:rsidRPr="00923683" w:rsidR="00923683" w:rsidRDefault="00923683" w14:paraId="30289205" w14:textId="77777777">
            <w:r w:rsidRPr="00923683">
              <w:t> </w:t>
            </w:r>
          </w:p>
        </w:tc>
      </w:tr>
      <w:tr w:rsidRPr="00923683" w:rsidR="00923683" w:rsidTr="00923683" w14:paraId="0A2CFFE8" w14:textId="77777777">
        <w:trPr>
          <w:trHeight w:val="552"/>
        </w:trPr>
        <w:tc>
          <w:tcPr>
            <w:tcW w:w="1793" w:type="dxa"/>
            <w:hideMark/>
          </w:tcPr>
          <w:p w:rsidRPr="00923683" w:rsidR="00923683" w:rsidRDefault="00923683" w14:paraId="225D9924" w14:textId="77777777">
            <w:r w:rsidRPr="00923683">
              <w:t xml:space="preserve">End date </w:t>
            </w:r>
          </w:p>
        </w:tc>
        <w:tc>
          <w:tcPr>
            <w:tcW w:w="873" w:type="dxa"/>
            <w:hideMark/>
          </w:tcPr>
          <w:p w:rsidRPr="00923683" w:rsidR="00923683" w:rsidRDefault="00923683" w14:paraId="7BC8BDBC" w14:textId="77777777">
            <w:r w:rsidRPr="00923683">
              <w:t> </w:t>
            </w:r>
          </w:p>
        </w:tc>
        <w:tc>
          <w:tcPr>
            <w:tcW w:w="807" w:type="dxa"/>
            <w:hideMark/>
          </w:tcPr>
          <w:p w:rsidRPr="00923683" w:rsidR="00923683" w:rsidRDefault="00923683" w14:paraId="5F23D652" w14:textId="77777777">
            <w:r w:rsidRPr="00923683">
              <w:t> </w:t>
            </w:r>
          </w:p>
        </w:tc>
        <w:tc>
          <w:tcPr>
            <w:tcW w:w="1266" w:type="dxa"/>
            <w:hideMark/>
          </w:tcPr>
          <w:p w:rsidRPr="00923683" w:rsidR="00923683" w:rsidRDefault="00923683" w14:paraId="7CE1FFE5" w14:textId="77777777">
            <w:r w:rsidRPr="00923683">
              <w:t xml:space="preserve">End date </w:t>
            </w:r>
          </w:p>
        </w:tc>
        <w:tc>
          <w:tcPr>
            <w:tcW w:w="2169" w:type="dxa"/>
            <w:hideMark/>
          </w:tcPr>
          <w:p w:rsidRPr="00923683" w:rsidR="00923683" w:rsidRDefault="00923683" w14:paraId="0522FAEB" w14:textId="77777777">
            <w:proofErr w:type="spellStart"/>
            <w:r w:rsidRPr="00923683">
              <w:t>PersonAddress.RecordStatusId</w:t>
            </w:r>
            <w:proofErr w:type="spellEnd"/>
            <w:r w:rsidRPr="00923683">
              <w:t xml:space="preserve"> (</w:t>
            </w:r>
            <w:proofErr w:type="spellStart"/>
            <w:r w:rsidRPr="00923683">
              <w:t>tinyint</w:t>
            </w:r>
            <w:proofErr w:type="spellEnd"/>
            <w:r w:rsidRPr="00923683">
              <w:t>, not null)</w:t>
            </w:r>
          </w:p>
        </w:tc>
        <w:tc>
          <w:tcPr>
            <w:tcW w:w="304" w:type="dxa"/>
            <w:hideMark/>
          </w:tcPr>
          <w:p w:rsidRPr="00923683" w:rsidR="00923683" w:rsidRDefault="00923683" w14:paraId="2A00AD43" w14:textId="77777777">
            <w:r w:rsidRPr="00923683">
              <w:t> </w:t>
            </w:r>
          </w:p>
        </w:tc>
        <w:tc>
          <w:tcPr>
            <w:tcW w:w="1239" w:type="dxa"/>
            <w:hideMark/>
          </w:tcPr>
          <w:p w:rsidRPr="00923683" w:rsidR="00923683" w:rsidRDefault="00923683" w14:paraId="7703BD67" w14:textId="77777777">
            <w:r w:rsidRPr="00923683">
              <w:t> </w:t>
            </w:r>
          </w:p>
        </w:tc>
        <w:tc>
          <w:tcPr>
            <w:tcW w:w="1133" w:type="dxa"/>
            <w:hideMark/>
          </w:tcPr>
          <w:p w:rsidRPr="00923683" w:rsidR="00923683" w:rsidRDefault="00923683" w14:paraId="6585FEFE" w14:textId="77777777">
            <w:r w:rsidRPr="00923683">
              <w:t> </w:t>
            </w:r>
          </w:p>
        </w:tc>
        <w:tc>
          <w:tcPr>
            <w:tcW w:w="953" w:type="dxa"/>
            <w:hideMark/>
          </w:tcPr>
          <w:p w:rsidRPr="00923683" w:rsidR="00923683" w:rsidRDefault="00923683" w14:paraId="609449BC" w14:textId="77777777">
            <w:r w:rsidRPr="00923683">
              <w:t> </w:t>
            </w:r>
          </w:p>
        </w:tc>
        <w:tc>
          <w:tcPr>
            <w:tcW w:w="794" w:type="dxa"/>
            <w:hideMark/>
          </w:tcPr>
          <w:p w:rsidRPr="00923683" w:rsidR="00923683" w:rsidRDefault="00923683" w14:paraId="33DDADFB" w14:textId="77777777">
            <w:r w:rsidRPr="00923683">
              <w:t> </w:t>
            </w:r>
          </w:p>
        </w:tc>
        <w:tc>
          <w:tcPr>
            <w:tcW w:w="459" w:type="dxa"/>
            <w:hideMark/>
          </w:tcPr>
          <w:p w:rsidRPr="00923683" w:rsidR="00923683" w:rsidRDefault="00923683" w14:paraId="5A683340" w14:textId="77777777">
            <w:r w:rsidRPr="00923683">
              <w:t> </w:t>
            </w:r>
          </w:p>
        </w:tc>
        <w:tc>
          <w:tcPr>
            <w:tcW w:w="1328" w:type="dxa"/>
            <w:noWrap/>
            <w:hideMark/>
          </w:tcPr>
          <w:p w:rsidRPr="00923683" w:rsidR="00923683" w:rsidRDefault="00923683" w14:paraId="6A82F983" w14:textId="77777777">
            <w:r w:rsidRPr="00923683">
              <w:t> </w:t>
            </w:r>
          </w:p>
        </w:tc>
        <w:tc>
          <w:tcPr>
            <w:tcW w:w="456" w:type="dxa"/>
            <w:noWrap/>
            <w:hideMark/>
          </w:tcPr>
          <w:p w:rsidRPr="00923683" w:rsidR="00923683" w:rsidRDefault="00923683" w14:paraId="3DAAF992" w14:textId="77777777">
            <w:r w:rsidRPr="00923683">
              <w:t> </w:t>
            </w:r>
          </w:p>
        </w:tc>
        <w:tc>
          <w:tcPr>
            <w:tcW w:w="456" w:type="dxa"/>
            <w:noWrap/>
            <w:hideMark/>
          </w:tcPr>
          <w:p w:rsidRPr="00923683" w:rsidR="00923683" w:rsidRDefault="00923683" w14:paraId="63352DDA" w14:textId="77777777">
            <w:r w:rsidRPr="00923683">
              <w:t> </w:t>
            </w:r>
          </w:p>
        </w:tc>
      </w:tr>
      <w:tr w:rsidRPr="00923683" w:rsidR="00923683" w:rsidTr="00923683" w14:paraId="680163D4" w14:textId="77777777">
        <w:trPr>
          <w:trHeight w:val="288"/>
        </w:trPr>
        <w:tc>
          <w:tcPr>
            <w:tcW w:w="1793" w:type="dxa"/>
            <w:hideMark/>
          </w:tcPr>
          <w:p w:rsidRPr="00923683" w:rsidR="00923683" w:rsidRDefault="00923683" w14:paraId="7B62167C" w14:textId="77777777">
            <w:r w:rsidRPr="00923683">
              <w:t> </w:t>
            </w:r>
          </w:p>
        </w:tc>
        <w:tc>
          <w:tcPr>
            <w:tcW w:w="873" w:type="dxa"/>
            <w:hideMark/>
          </w:tcPr>
          <w:p w:rsidRPr="00923683" w:rsidR="00923683" w:rsidRDefault="00923683" w14:paraId="7D057D84" w14:textId="77777777">
            <w:r w:rsidRPr="00923683">
              <w:t> </w:t>
            </w:r>
          </w:p>
        </w:tc>
        <w:tc>
          <w:tcPr>
            <w:tcW w:w="807" w:type="dxa"/>
            <w:hideMark/>
          </w:tcPr>
          <w:p w:rsidRPr="00923683" w:rsidR="00923683" w:rsidRDefault="00923683" w14:paraId="56AD3580" w14:textId="77777777">
            <w:r w:rsidRPr="00923683">
              <w:t> </w:t>
            </w:r>
          </w:p>
        </w:tc>
        <w:tc>
          <w:tcPr>
            <w:tcW w:w="1266" w:type="dxa"/>
            <w:hideMark/>
          </w:tcPr>
          <w:p w:rsidRPr="00923683" w:rsidR="00923683" w:rsidRDefault="00923683" w14:paraId="4DEA55C7" w14:textId="77777777">
            <w:r w:rsidRPr="00923683">
              <w:t> </w:t>
            </w:r>
          </w:p>
        </w:tc>
        <w:tc>
          <w:tcPr>
            <w:tcW w:w="2169" w:type="dxa"/>
            <w:hideMark/>
          </w:tcPr>
          <w:p w:rsidRPr="00923683" w:rsidR="00923683" w:rsidRDefault="00923683" w14:paraId="31E98ACF" w14:textId="77777777">
            <w:proofErr w:type="spellStart"/>
            <w:r w:rsidRPr="00923683">
              <w:t>PersonAddress.PersonId</w:t>
            </w:r>
            <w:proofErr w:type="spellEnd"/>
            <w:r w:rsidRPr="00923683">
              <w:t xml:space="preserve"> (int, not null, FK)</w:t>
            </w:r>
          </w:p>
        </w:tc>
        <w:tc>
          <w:tcPr>
            <w:tcW w:w="304" w:type="dxa"/>
            <w:hideMark/>
          </w:tcPr>
          <w:p w:rsidRPr="00923683" w:rsidR="00923683" w:rsidRDefault="00923683" w14:paraId="677F0708" w14:textId="77777777">
            <w:r w:rsidRPr="00923683">
              <w:t> </w:t>
            </w:r>
          </w:p>
        </w:tc>
        <w:tc>
          <w:tcPr>
            <w:tcW w:w="1239" w:type="dxa"/>
            <w:hideMark/>
          </w:tcPr>
          <w:p w:rsidRPr="00923683" w:rsidR="00923683" w:rsidRDefault="00923683" w14:paraId="0F3DA3F6" w14:textId="77777777">
            <w:r w:rsidRPr="00923683">
              <w:t> </w:t>
            </w:r>
          </w:p>
        </w:tc>
        <w:tc>
          <w:tcPr>
            <w:tcW w:w="1133" w:type="dxa"/>
            <w:hideMark/>
          </w:tcPr>
          <w:p w:rsidRPr="00923683" w:rsidR="00923683" w:rsidRDefault="00923683" w14:paraId="4AC7D6FA" w14:textId="77777777">
            <w:r w:rsidRPr="00923683">
              <w:t> </w:t>
            </w:r>
          </w:p>
        </w:tc>
        <w:tc>
          <w:tcPr>
            <w:tcW w:w="953" w:type="dxa"/>
            <w:hideMark/>
          </w:tcPr>
          <w:p w:rsidRPr="00923683" w:rsidR="00923683" w:rsidRDefault="00923683" w14:paraId="6F8F2104" w14:textId="77777777">
            <w:r w:rsidRPr="00923683">
              <w:t> </w:t>
            </w:r>
          </w:p>
        </w:tc>
        <w:tc>
          <w:tcPr>
            <w:tcW w:w="794" w:type="dxa"/>
            <w:hideMark/>
          </w:tcPr>
          <w:p w:rsidRPr="00923683" w:rsidR="00923683" w:rsidRDefault="00923683" w14:paraId="60F27B61" w14:textId="77777777">
            <w:r w:rsidRPr="00923683">
              <w:t> </w:t>
            </w:r>
          </w:p>
        </w:tc>
        <w:tc>
          <w:tcPr>
            <w:tcW w:w="459" w:type="dxa"/>
            <w:hideMark/>
          </w:tcPr>
          <w:p w:rsidRPr="00923683" w:rsidR="00923683" w:rsidRDefault="00923683" w14:paraId="51742BDA" w14:textId="77777777">
            <w:r w:rsidRPr="00923683">
              <w:t> </w:t>
            </w:r>
          </w:p>
        </w:tc>
        <w:tc>
          <w:tcPr>
            <w:tcW w:w="1328" w:type="dxa"/>
            <w:noWrap/>
            <w:hideMark/>
          </w:tcPr>
          <w:p w:rsidRPr="00923683" w:rsidR="00923683" w:rsidRDefault="00923683" w14:paraId="70C32E72" w14:textId="77777777">
            <w:r w:rsidRPr="00923683">
              <w:t> </w:t>
            </w:r>
          </w:p>
        </w:tc>
        <w:tc>
          <w:tcPr>
            <w:tcW w:w="456" w:type="dxa"/>
            <w:noWrap/>
            <w:hideMark/>
          </w:tcPr>
          <w:p w:rsidRPr="00923683" w:rsidR="00923683" w:rsidRDefault="00923683" w14:paraId="0AD9CCF8" w14:textId="77777777">
            <w:r w:rsidRPr="00923683">
              <w:t> </w:t>
            </w:r>
          </w:p>
        </w:tc>
        <w:tc>
          <w:tcPr>
            <w:tcW w:w="456" w:type="dxa"/>
            <w:noWrap/>
            <w:hideMark/>
          </w:tcPr>
          <w:p w:rsidRPr="00923683" w:rsidR="00923683" w:rsidRDefault="00923683" w14:paraId="6098FBD1" w14:textId="77777777">
            <w:r w:rsidRPr="00923683">
              <w:t> </w:t>
            </w:r>
          </w:p>
        </w:tc>
      </w:tr>
      <w:tr w:rsidRPr="00923683" w:rsidR="00923683" w:rsidTr="00923683" w14:paraId="0ECC4548" w14:textId="77777777">
        <w:trPr>
          <w:trHeight w:val="288"/>
        </w:trPr>
        <w:tc>
          <w:tcPr>
            <w:tcW w:w="1793" w:type="dxa"/>
            <w:hideMark/>
          </w:tcPr>
          <w:p w:rsidRPr="00923683" w:rsidR="00923683" w:rsidRDefault="00923683" w14:paraId="185FB33B" w14:textId="77777777">
            <w:r w:rsidRPr="00923683">
              <w:t> </w:t>
            </w:r>
          </w:p>
        </w:tc>
        <w:tc>
          <w:tcPr>
            <w:tcW w:w="873" w:type="dxa"/>
            <w:hideMark/>
          </w:tcPr>
          <w:p w:rsidRPr="00923683" w:rsidR="00923683" w:rsidRDefault="00923683" w14:paraId="2A6B9189" w14:textId="77777777">
            <w:r w:rsidRPr="00923683">
              <w:t> </w:t>
            </w:r>
          </w:p>
        </w:tc>
        <w:tc>
          <w:tcPr>
            <w:tcW w:w="807" w:type="dxa"/>
            <w:hideMark/>
          </w:tcPr>
          <w:p w:rsidRPr="00923683" w:rsidR="00923683" w:rsidRDefault="00923683" w14:paraId="7BBB09F6" w14:textId="77777777">
            <w:r w:rsidRPr="00923683">
              <w:t> </w:t>
            </w:r>
          </w:p>
        </w:tc>
        <w:tc>
          <w:tcPr>
            <w:tcW w:w="1266" w:type="dxa"/>
            <w:hideMark/>
          </w:tcPr>
          <w:p w:rsidRPr="00923683" w:rsidR="00923683" w:rsidRDefault="00923683" w14:paraId="517A105C" w14:textId="77777777">
            <w:r w:rsidRPr="00923683">
              <w:t> </w:t>
            </w:r>
          </w:p>
        </w:tc>
        <w:tc>
          <w:tcPr>
            <w:tcW w:w="2169" w:type="dxa"/>
            <w:hideMark/>
          </w:tcPr>
          <w:p w:rsidRPr="00923683" w:rsidR="00923683" w:rsidRDefault="00923683" w14:paraId="52D28C23" w14:textId="77777777">
            <w:proofErr w:type="spellStart"/>
            <w:r w:rsidRPr="00923683">
              <w:t>PersonAddress.AddressId</w:t>
            </w:r>
            <w:proofErr w:type="spellEnd"/>
            <w:r w:rsidRPr="00923683">
              <w:t xml:space="preserve"> (int, not null, FK)</w:t>
            </w:r>
          </w:p>
        </w:tc>
        <w:tc>
          <w:tcPr>
            <w:tcW w:w="304" w:type="dxa"/>
            <w:hideMark/>
          </w:tcPr>
          <w:p w:rsidRPr="00923683" w:rsidR="00923683" w:rsidRDefault="00923683" w14:paraId="7256F813" w14:textId="77777777">
            <w:r w:rsidRPr="00923683">
              <w:t> </w:t>
            </w:r>
          </w:p>
        </w:tc>
        <w:tc>
          <w:tcPr>
            <w:tcW w:w="1239" w:type="dxa"/>
            <w:hideMark/>
          </w:tcPr>
          <w:p w:rsidRPr="00923683" w:rsidR="00923683" w:rsidRDefault="00923683" w14:paraId="0D77D72F" w14:textId="77777777">
            <w:r w:rsidRPr="00923683">
              <w:t> </w:t>
            </w:r>
          </w:p>
        </w:tc>
        <w:tc>
          <w:tcPr>
            <w:tcW w:w="1133" w:type="dxa"/>
            <w:hideMark/>
          </w:tcPr>
          <w:p w:rsidRPr="00923683" w:rsidR="00923683" w:rsidRDefault="00923683" w14:paraId="4986D74D" w14:textId="77777777">
            <w:r w:rsidRPr="00923683">
              <w:t> </w:t>
            </w:r>
          </w:p>
        </w:tc>
        <w:tc>
          <w:tcPr>
            <w:tcW w:w="953" w:type="dxa"/>
            <w:hideMark/>
          </w:tcPr>
          <w:p w:rsidRPr="00923683" w:rsidR="00923683" w:rsidRDefault="00923683" w14:paraId="54FE8BC6" w14:textId="77777777">
            <w:r w:rsidRPr="00923683">
              <w:t> </w:t>
            </w:r>
          </w:p>
        </w:tc>
        <w:tc>
          <w:tcPr>
            <w:tcW w:w="794" w:type="dxa"/>
            <w:hideMark/>
          </w:tcPr>
          <w:p w:rsidRPr="00923683" w:rsidR="00923683" w:rsidRDefault="00923683" w14:paraId="44450CDC" w14:textId="77777777">
            <w:r w:rsidRPr="00923683">
              <w:t> </w:t>
            </w:r>
          </w:p>
        </w:tc>
        <w:tc>
          <w:tcPr>
            <w:tcW w:w="459" w:type="dxa"/>
            <w:hideMark/>
          </w:tcPr>
          <w:p w:rsidRPr="00923683" w:rsidR="00923683" w:rsidRDefault="00923683" w14:paraId="280B3D46" w14:textId="77777777">
            <w:r w:rsidRPr="00923683">
              <w:t> </w:t>
            </w:r>
          </w:p>
        </w:tc>
        <w:tc>
          <w:tcPr>
            <w:tcW w:w="1328" w:type="dxa"/>
            <w:noWrap/>
            <w:hideMark/>
          </w:tcPr>
          <w:p w:rsidRPr="00923683" w:rsidR="00923683" w:rsidRDefault="00923683" w14:paraId="523A68BE" w14:textId="77777777">
            <w:r w:rsidRPr="00923683">
              <w:t> </w:t>
            </w:r>
          </w:p>
        </w:tc>
        <w:tc>
          <w:tcPr>
            <w:tcW w:w="456" w:type="dxa"/>
            <w:noWrap/>
            <w:hideMark/>
          </w:tcPr>
          <w:p w:rsidRPr="00923683" w:rsidR="00923683" w:rsidRDefault="00923683" w14:paraId="25D11159" w14:textId="77777777">
            <w:r w:rsidRPr="00923683">
              <w:t> </w:t>
            </w:r>
          </w:p>
        </w:tc>
        <w:tc>
          <w:tcPr>
            <w:tcW w:w="456" w:type="dxa"/>
            <w:noWrap/>
            <w:hideMark/>
          </w:tcPr>
          <w:p w:rsidRPr="00923683" w:rsidR="00923683" w:rsidRDefault="00923683" w14:paraId="60935261" w14:textId="77777777">
            <w:r w:rsidRPr="00923683">
              <w:t> </w:t>
            </w:r>
          </w:p>
        </w:tc>
      </w:tr>
      <w:tr w:rsidRPr="00923683" w:rsidR="00923683" w:rsidTr="00923683" w14:paraId="089BED9B" w14:textId="77777777">
        <w:trPr>
          <w:trHeight w:val="288"/>
        </w:trPr>
        <w:tc>
          <w:tcPr>
            <w:tcW w:w="1793" w:type="dxa"/>
            <w:hideMark/>
          </w:tcPr>
          <w:p w:rsidRPr="00923683" w:rsidR="00923683" w:rsidRDefault="00923683" w14:paraId="4D8AA02A" w14:textId="77777777">
            <w:r w:rsidRPr="00923683">
              <w:t> </w:t>
            </w:r>
          </w:p>
        </w:tc>
        <w:tc>
          <w:tcPr>
            <w:tcW w:w="873" w:type="dxa"/>
            <w:hideMark/>
          </w:tcPr>
          <w:p w:rsidRPr="00923683" w:rsidR="00923683" w:rsidRDefault="00923683" w14:paraId="5A2F5043" w14:textId="77777777">
            <w:r w:rsidRPr="00923683">
              <w:t> </w:t>
            </w:r>
          </w:p>
        </w:tc>
        <w:tc>
          <w:tcPr>
            <w:tcW w:w="807" w:type="dxa"/>
            <w:hideMark/>
          </w:tcPr>
          <w:p w:rsidRPr="00923683" w:rsidR="00923683" w:rsidRDefault="00923683" w14:paraId="6426EE7C" w14:textId="77777777">
            <w:r w:rsidRPr="00923683">
              <w:t> </w:t>
            </w:r>
          </w:p>
        </w:tc>
        <w:tc>
          <w:tcPr>
            <w:tcW w:w="1266" w:type="dxa"/>
            <w:hideMark/>
          </w:tcPr>
          <w:p w:rsidRPr="00923683" w:rsidR="00923683" w:rsidRDefault="00923683" w14:paraId="4497E436" w14:textId="77777777">
            <w:r w:rsidRPr="00923683">
              <w:t> </w:t>
            </w:r>
          </w:p>
        </w:tc>
        <w:tc>
          <w:tcPr>
            <w:tcW w:w="2169" w:type="dxa"/>
            <w:hideMark/>
          </w:tcPr>
          <w:p w:rsidRPr="00923683" w:rsidR="00923683" w:rsidRDefault="00923683" w14:paraId="121ACB4E" w14:textId="77777777">
            <w:proofErr w:type="spellStart"/>
            <w:r w:rsidRPr="00923683">
              <w:t>PersonEmail.RecordStatusId</w:t>
            </w:r>
            <w:proofErr w:type="spellEnd"/>
            <w:r w:rsidRPr="00923683">
              <w:t xml:space="preserve"> (</w:t>
            </w:r>
            <w:proofErr w:type="spellStart"/>
            <w:r w:rsidRPr="00923683">
              <w:t>tinyint</w:t>
            </w:r>
            <w:proofErr w:type="spellEnd"/>
            <w:r w:rsidRPr="00923683">
              <w:t>, null)</w:t>
            </w:r>
          </w:p>
        </w:tc>
        <w:tc>
          <w:tcPr>
            <w:tcW w:w="304" w:type="dxa"/>
            <w:hideMark/>
          </w:tcPr>
          <w:p w:rsidRPr="00923683" w:rsidR="00923683" w:rsidRDefault="00923683" w14:paraId="28F62117" w14:textId="77777777">
            <w:r w:rsidRPr="00923683">
              <w:t> </w:t>
            </w:r>
          </w:p>
        </w:tc>
        <w:tc>
          <w:tcPr>
            <w:tcW w:w="1239" w:type="dxa"/>
            <w:hideMark/>
          </w:tcPr>
          <w:p w:rsidRPr="00923683" w:rsidR="00923683" w:rsidRDefault="00923683" w14:paraId="05603A36" w14:textId="77777777">
            <w:r w:rsidRPr="00923683">
              <w:t> </w:t>
            </w:r>
          </w:p>
        </w:tc>
        <w:tc>
          <w:tcPr>
            <w:tcW w:w="1133" w:type="dxa"/>
            <w:hideMark/>
          </w:tcPr>
          <w:p w:rsidRPr="00923683" w:rsidR="00923683" w:rsidRDefault="00923683" w14:paraId="57A5EEB3" w14:textId="77777777">
            <w:r w:rsidRPr="00923683">
              <w:t> </w:t>
            </w:r>
          </w:p>
        </w:tc>
        <w:tc>
          <w:tcPr>
            <w:tcW w:w="953" w:type="dxa"/>
            <w:hideMark/>
          </w:tcPr>
          <w:p w:rsidRPr="00923683" w:rsidR="00923683" w:rsidRDefault="00923683" w14:paraId="13C33501" w14:textId="77777777">
            <w:r w:rsidRPr="00923683">
              <w:t> </w:t>
            </w:r>
          </w:p>
        </w:tc>
        <w:tc>
          <w:tcPr>
            <w:tcW w:w="794" w:type="dxa"/>
            <w:hideMark/>
          </w:tcPr>
          <w:p w:rsidRPr="00923683" w:rsidR="00923683" w:rsidRDefault="00923683" w14:paraId="42D51106" w14:textId="77777777">
            <w:r w:rsidRPr="00923683">
              <w:t> </w:t>
            </w:r>
          </w:p>
        </w:tc>
        <w:tc>
          <w:tcPr>
            <w:tcW w:w="459" w:type="dxa"/>
            <w:hideMark/>
          </w:tcPr>
          <w:p w:rsidRPr="00923683" w:rsidR="00923683" w:rsidRDefault="00923683" w14:paraId="02FAECB9" w14:textId="77777777">
            <w:r w:rsidRPr="00923683">
              <w:t> </w:t>
            </w:r>
          </w:p>
        </w:tc>
        <w:tc>
          <w:tcPr>
            <w:tcW w:w="1328" w:type="dxa"/>
            <w:noWrap/>
            <w:hideMark/>
          </w:tcPr>
          <w:p w:rsidRPr="00923683" w:rsidR="00923683" w:rsidRDefault="00923683" w14:paraId="6F582B01" w14:textId="77777777">
            <w:r w:rsidRPr="00923683">
              <w:t> </w:t>
            </w:r>
          </w:p>
        </w:tc>
        <w:tc>
          <w:tcPr>
            <w:tcW w:w="456" w:type="dxa"/>
            <w:noWrap/>
            <w:hideMark/>
          </w:tcPr>
          <w:p w:rsidRPr="00923683" w:rsidR="00923683" w:rsidRDefault="00923683" w14:paraId="2476AF3E" w14:textId="77777777">
            <w:r w:rsidRPr="00923683">
              <w:t> </w:t>
            </w:r>
          </w:p>
        </w:tc>
        <w:tc>
          <w:tcPr>
            <w:tcW w:w="456" w:type="dxa"/>
            <w:noWrap/>
            <w:hideMark/>
          </w:tcPr>
          <w:p w:rsidRPr="00923683" w:rsidR="00923683" w:rsidRDefault="00923683" w14:paraId="782D9AE3" w14:textId="77777777">
            <w:r w:rsidRPr="00923683">
              <w:t> </w:t>
            </w:r>
          </w:p>
        </w:tc>
      </w:tr>
      <w:tr w:rsidRPr="00923683" w:rsidR="00923683" w:rsidTr="00923683" w14:paraId="523E4433" w14:textId="77777777">
        <w:trPr>
          <w:trHeight w:val="288"/>
        </w:trPr>
        <w:tc>
          <w:tcPr>
            <w:tcW w:w="1793" w:type="dxa"/>
            <w:hideMark/>
          </w:tcPr>
          <w:p w:rsidRPr="00923683" w:rsidR="00923683" w:rsidRDefault="00923683" w14:paraId="60F6FF97" w14:textId="77777777">
            <w:r w:rsidRPr="00923683">
              <w:t> </w:t>
            </w:r>
          </w:p>
        </w:tc>
        <w:tc>
          <w:tcPr>
            <w:tcW w:w="873" w:type="dxa"/>
            <w:hideMark/>
          </w:tcPr>
          <w:p w:rsidRPr="00923683" w:rsidR="00923683" w:rsidRDefault="00923683" w14:paraId="7EB82B1A" w14:textId="77777777">
            <w:r w:rsidRPr="00923683">
              <w:t> </w:t>
            </w:r>
          </w:p>
        </w:tc>
        <w:tc>
          <w:tcPr>
            <w:tcW w:w="807" w:type="dxa"/>
            <w:hideMark/>
          </w:tcPr>
          <w:p w:rsidRPr="00923683" w:rsidR="00923683" w:rsidRDefault="00923683" w14:paraId="7A5A902F" w14:textId="77777777">
            <w:r w:rsidRPr="00923683">
              <w:t> </w:t>
            </w:r>
          </w:p>
        </w:tc>
        <w:tc>
          <w:tcPr>
            <w:tcW w:w="1266" w:type="dxa"/>
            <w:hideMark/>
          </w:tcPr>
          <w:p w:rsidRPr="00923683" w:rsidR="00923683" w:rsidRDefault="00923683" w14:paraId="7F5A5222" w14:textId="77777777">
            <w:r w:rsidRPr="00923683">
              <w:t> </w:t>
            </w:r>
          </w:p>
        </w:tc>
        <w:tc>
          <w:tcPr>
            <w:tcW w:w="2169" w:type="dxa"/>
            <w:hideMark/>
          </w:tcPr>
          <w:p w:rsidRPr="00923683" w:rsidR="00923683" w:rsidRDefault="00923683" w14:paraId="470DD451" w14:textId="77777777">
            <w:proofErr w:type="spellStart"/>
            <w:r w:rsidRPr="00923683">
              <w:t>PersonEmail.PersonId</w:t>
            </w:r>
            <w:proofErr w:type="spellEnd"/>
            <w:r w:rsidRPr="00923683">
              <w:t xml:space="preserve"> (int, not null, FK)</w:t>
            </w:r>
          </w:p>
        </w:tc>
        <w:tc>
          <w:tcPr>
            <w:tcW w:w="304" w:type="dxa"/>
            <w:hideMark/>
          </w:tcPr>
          <w:p w:rsidRPr="00923683" w:rsidR="00923683" w:rsidRDefault="00923683" w14:paraId="78970BE7" w14:textId="77777777">
            <w:r w:rsidRPr="00923683">
              <w:t> </w:t>
            </w:r>
          </w:p>
        </w:tc>
        <w:tc>
          <w:tcPr>
            <w:tcW w:w="1239" w:type="dxa"/>
            <w:hideMark/>
          </w:tcPr>
          <w:p w:rsidRPr="00923683" w:rsidR="00923683" w:rsidRDefault="00923683" w14:paraId="55B08D02" w14:textId="77777777">
            <w:r w:rsidRPr="00923683">
              <w:t> </w:t>
            </w:r>
          </w:p>
        </w:tc>
        <w:tc>
          <w:tcPr>
            <w:tcW w:w="1133" w:type="dxa"/>
            <w:hideMark/>
          </w:tcPr>
          <w:p w:rsidRPr="00923683" w:rsidR="00923683" w:rsidRDefault="00923683" w14:paraId="711E7BBC" w14:textId="77777777">
            <w:r w:rsidRPr="00923683">
              <w:t> </w:t>
            </w:r>
          </w:p>
        </w:tc>
        <w:tc>
          <w:tcPr>
            <w:tcW w:w="953" w:type="dxa"/>
            <w:hideMark/>
          </w:tcPr>
          <w:p w:rsidRPr="00923683" w:rsidR="00923683" w:rsidRDefault="00923683" w14:paraId="397DDEB9" w14:textId="77777777">
            <w:r w:rsidRPr="00923683">
              <w:t> </w:t>
            </w:r>
          </w:p>
        </w:tc>
        <w:tc>
          <w:tcPr>
            <w:tcW w:w="794" w:type="dxa"/>
            <w:hideMark/>
          </w:tcPr>
          <w:p w:rsidRPr="00923683" w:rsidR="00923683" w:rsidRDefault="00923683" w14:paraId="2CD629C3" w14:textId="77777777">
            <w:r w:rsidRPr="00923683">
              <w:t> </w:t>
            </w:r>
          </w:p>
        </w:tc>
        <w:tc>
          <w:tcPr>
            <w:tcW w:w="459" w:type="dxa"/>
            <w:hideMark/>
          </w:tcPr>
          <w:p w:rsidRPr="00923683" w:rsidR="00923683" w:rsidRDefault="00923683" w14:paraId="2F0CED6A" w14:textId="77777777">
            <w:r w:rsidRPr="00923683">
              <w:t> </w:t>
            </w:r>
          </w:p>
        </w:tc>
        <w:tc>
          <w:tcPr>
            <w:tcW w:w="1328" w:type="dxa"/>
            <w:noWrap/>
            <w:hideMark/>
          </w:tcPr>
          <w:p w:rsidRPr="00923683" w:rsidR="00923683" w:rsidRDefault="00923683" w14:paraId="1DFCD19A" w14:textId="77777777">
            <w:r w:rsidRPr="00923683">
              <w:t> </w:t>
            </w:r>
          </w:p>
        </w:tc>
        <w:tc>
          <w:tcPr>
            <w:tcW w:w="456" w:type="dxa"/>
            <w:noWrap/>
            <w:hideMark/>
          </w:tcPr>
          <w:p w:rsidRPr="00923683" w:rsidR="00923683" w:rsidRDefault="00923683" w14:paraId="0701CF79" w14:textId="77777777">
            <w:r w:rsidRPr="00923683">
              <w:t> </w:t>
            </w:r>
          </w:p>
        </w:tc>
        <w:tc>
          <w:tcPr>
            <w:tcW w:w="456" w:type="dxa"/>
            <w:noWrap/>
            <w:hideMark/>
          </w:tcPr>
          <w:p w:rsidRPr="00923683" w:rsidR="00923683" w:rsidRDefault="00923683" w14:paraId="6B811638" w14:textId="77777777">
            <w:r w:rsidRPr="00923683">
              <w:t> </w:t>
            </w:r>
          </w:p>
        </w:tc>
      </w:tr>
      <w:tr w:rsidRPr="00923683" w:rsidR="00923683" w:rsidTr="00923683" w14:paraId="0184564F" w14:textId="77777777">
        <w:trPr>
          <w:trHeight w:val="288"/>
        </w:trPr>
        <w:tc>
          <w:tcPr>
            <w:tcW w:w="1793" w:type="dxa"/>
            <w:hideMark/>
          </w:tcPr>
          <w:p w:rsidRPr="00923683" w:rsidR="00923683" w:rsidRDefault="00923683" w14:paraId="39CB3B0F" w14:textId="77777777">
            <w:r w:rsidRPr="00923683">
              <w:t> </w:t>
            </w:r>
          </w:p>
        </w:tc>
        <w:tc>
          <w:tcPr>
            <w:tcW w:w="873" w:type="dxa"/>
            <w:hideMark/>
          </w:tcPr>
          <w:p w:rsidRPr="00923683" w:rsidR="00923683" w:rsidRDefault="00923683" w14:paraId="44A582D2" w14:textId="77777777">
            <w:r w:rsidRPr="00923683">
              <w:t> </w:t>
            </w:r>
          </w:p>
        </w:tc>
        <w:tc>
          <w:tcPr>
            <w:tcW w:w="807" w:type="dxa"/>
            <w:hideMark/>
          </w:tcPr>
          <w:p w:rsidRPr="00923683" w:rsidR="00923683" w:rsidRDefault="00923683" w14:paraId="1C9879FF" w14:textId="77777777">
            <w:r w:rsidRPr="00923683">
              <w:t> </w:t>
            </w:r>
          </w:p>
        </w:tc>
        <w:tc>
          <w:tcPr>
            <w:tcW w:w="1266" w:type="dxa"/>
            <w:hideMark/>
          </w:tcPr>
          <w:p w:rsidRPr="00923683" w:rsidR="00923683" w:rsidRDefault="00923683" w14:paraId="208CFEF6" w14:textId="77777777">
            <w:r w:rsidRPr="00923683">
              <w:t> </w:t>
            </w:r>
          </w:p>
        </w:tc>
        <w:tc>
          <w:tcPr>
            <w:tcW w:w="2169" w:type="dxa"/>
            <w:hideMark/>
          </w:tcPr>
          <w:p w:rsidRPr="00923683" w:rsidR="00923683" w:rsidRDefault="00923683" w14:paraId="5C1DD63E" w14:textId="77777777">
            <w:proofErr w:type="spellStart"/>
            <w:r w:rsidRPr="00923683">
              <w:t>PersonEmail.EmailId</w:t>
            </w:r>
            <w:proofErr w:type="spellEnd"/>
            <w:r w:rsidRPr="00923683">
              <w:t xml:space="preserve"> (int, not null, FK)</w:t>
            </w:r>
          </w:p>
        </w:tc>
        <w:tc>
          <w:tcPr>
            <w:tcW w:w="304" w:type="dxa"/>
            <w:hideMark/>
          </w:tcPr>
          <w:p w:rsidRPr="00923683" w:rsidR="00923683" w:rsidRDefault="00923683" w14:paraId="7FB0EF2C" w14:textId="77777777">
            <w:r w:rsidRPr="00923683">
              <w:t> </w:t>
            </w:r>
          </w:p>
        </w:tc>
        <w:tc>
          <w:tcPr>
            <w:tcW w:w="1239" w:type="dxa"/>
            <w:hideMark/>
          </w:tcPr>
          <w:p w:rsidRPr="00923683" w:rsidR="00923683" w:rsidRDefault="00923683" w14:paraId="41D46558" w14:textId="77777777">
            <w:r w:rsidRPr="00923683">
              <w:t> </w:t>
            </w:r>
          </w:p>
        </w:tc>
        <w:tc>
          <w:tcPr>
            <w:tcW w:w="1133" w:type="dxa"/>
            <w:hideMark/>
          </w:tcPr>
          <w:p w:rsidRPr="00923683" w:rsidR="00923683" w:rsidRDefault="00923683" w14:paraId="0C40AC46" w14:textId="77777777">
            <w:r w:rsidRPr="00923683">
              <w:t> </w:t>
            </w:r>
          </w:p>
        </w:tc>
        <w:tc>
          <w:tcPr>
            <w:tcW w:w="953" w:type="dxa"/>
            <w:hideMark/>
          </w:tcPr>
          <w:p w:rsidRPr="00923683" w:rsidR="00923683" w:rsidRDefault="00923683" w14:paraId="281DC1F6" w14:textId="77777777">
            <w:r w:rsidRPr="00923683">
              <w:t> </w:t>
            </w:r>
          </w:p>
        </w:tc>
        <w:tc>
          <w:tcPr>
            <w:tcW w:w="794" w:type="dxa"/>
            <w:hideMark/>
          </w:tcPr>
          <w:p w:rsidRPr="00923683" w:rsidR="00923683" w:rsidRDefault="00923683" w14:paraId="18A6CD9E" w14:textId="77777777">
            <w:r w:rsidRPr="00923683">
              <w:t> </w:t>
            </w:r>
          </w:p>
        </w:tc>
        <w:tc>
          <w:tcPr>
            <w:tcW w:w="459" w:type="dxa"/>
            <w:hideMark/>
          </w:tcPr>
          <w:p w:rsidRPr="00923683" w:rsidR="00923683" w:rsidRDefault="00923683" w14:paraId="522AD24E" w14:textId="77777777">
            <w:r w:rsidRPr="00923683">
              <w:t> </w:t>
            </w:r>
          </w:p>
        </w:tc>
        <w:tc>
          <w:tcPr>
            <w:tcW w:w="1328" w:type="dxa"/>
            <w:noWrap/>
            <w:hideMark/>
          </w:tcPr>
          <w:p w:rsidRPr="00923683" w:rsidR="00923683" w:rsidRDefault="00923683" w14:paraId="4FD2E51C" w14:textId="77777777">
            <w:r w:rsidRPr="00923683">
              <w:t> </w:t>
            </w:r>
          </w:p>
        </w:tc>
        <w:tc>
          <w:tcPr>
            <w:tcW w:w="456" w:type="dxa"/>
            <w:noWrap/>
            <w:hideMark/>
          </w:tcPr>
          <w:p w:rsidRPr="00923683" w:rsidR="00923683" w:rsidRDefault="00923683" w14:paraId="68AC36CA" w14:textId="77777777">
            <w:r w:rsidRPr="00923683">
              <w:t> </w:t>
            </w:r>
          </w:p>
        </w:tc>
        <w:tc>
          <w:tcPr>
            <w:tcW w:w="456" w:type="dxa"/>
            <w:noWrap/>
            <w:hideMark/>
          </w:tcPr>
          <w:p w:rsidRPr="00923683" w:rsidR="00923683" w:rsidRDefault="00923683" w14:paraId="31BED87F" w14:textId="77777777">
            <w:r w:rsidRPr="00923683">
              <w:t> </w:t>
            </w:r>
          </w:p>
        </w:tc>
      </w:tr>
      <w:tr w:rsidRPr="00923683" w:rsidR="00923683" w:rsidTr="00923683" w14:paraId="65913628" w14:textId="77777777">
        <w:trPr>
          <w:trHeight w:val="288"/>
        </w:trPr>
        <w:tc>
          <w:tcPr>
            <w:tcW w:w="1793" w:type="dxa"/>
            <w:hideMark/>
          </w:tcPr>
          <w:p w:rsidRPr="00923683" w:rsidR="00923683" w:rsidRDefault="00923683" w14:paraId="4CEFC3D4" w14:textId="77777777">
            <w:r w:rsidRPr="00923683">
              <w:t> </w:t>
            </w:r>
          </w:p>
        </w:tc>
        <w:tc>
          <w:tcPr>
            <w:tcW w:w="873" w:type="dxa"/>
            <w:hideMark/>
          </w:tcPr>
          <w:p w:rsidRPr="00923683" w:rsidR="00923683" w:rsidRDefault="00923683" w14:paraId="25387F86" w14:textId="77777777">
            <w:r w:rsidRPr="00923683">
              <w:t> </w:t>
            </w:r>
          </w:p>
        </w:tc>
        <w:tc>
          <w:tcPr>
            <w:tcW w:w="807" w:type="dxa"/>
            <w:hideMark/>
          </w:tcPr>
          <w:p w:rsidRPr="00923683" w:rsidR="00923683" w:rsidRDefault="00923683" w14:paraId="0380FF04" w14:textId="77777777">
            <w:r w:rsidRPr="00923683">
              <w:t> </w:t>
            </w:r>
          </w:p>
        </w:tc>
        <w:tc>
          <w:tcPr>
            <w:tcW w:w="1266" w:type="dxa"/>
            <w:hideMark/>
          </w:tcPr>
          <w:p w:rsidRPr="00923683" w:rsidR="00923683" w:rsidRDefault="00923683" w14:paraId="06C3ECF0" w14:textId="77777777">
            <w:r w:rsidRPr="00923683">
              <w:t> </w:t>
            </w:r>
          </w:p>
        </w:tc>
        <w:tc>
          <w:tcPr>
            <w:tcW w:w="2169" w:type="dxa"/>
            <w:hideMark/>
          </w:tcPr>
          <w:p w:rsidRPr="00923683" w:rsidR="00923683" w:rsidRDefault="00923683" w14:paraId="2565544F" w14:textId="77777777">
            <w:proofErr w:type="spellStart"/>
            <w:r w:rsidRPr="00923683">
              <w:t>PersonPhone.RecordStatusId</w:t>
            </w:r>
            <w:proofErr w:type="spellEnd"/>
            <w:r w:rsidRPr="00923683">
              <w:t xml:space="preserve"> (</w:t>
            </w:r>
            <w:proofErr w:type="spellStart"/>
            <w:r w:rsidRPr="00923683">
              <w:t>tinyint</w:t>
            </w:r>
            <w:proofErr w:type="spellEnd"/>
            <w:r w:rsidRPr="00923683">
              <w:t>, null)</w:t>
            </w:r>
          </w:p>
        </w:tc>
        <w:tc>
          <w:tcPr>
            <w:tcW w:w="304" w:type="dxa"/>
            <w:hideMark/>
          </w:tcPr>
          <w:p w:rsidRPr="00923683" w:rsidR="00923683" w:rsidRDefault="00923683" w14:paraId="3B60191D" w14:textId="77777777">
            <w:r w:rsidRPr="00923683">
              <w:t> </w:t>
            </w:r>
          </w:p>
        </w:tc>
        <w:tc>
          <w:tcPr>
            <w:tcW w:w="1239" w:type="dxa"/>
            <w:hideMark/>
          </w:tcPr>
          <w:p w:rsidRPr="00923683" w:rsidR="00923683" w:rsidRDefault="00923683" w14:paraId="70B05323" w14:textId="77777777">
            <w:r w:rsidRPr="00923683">
              <w:t> </w:t>
            </w:r>
          </w:p>
        </w:tc>
        <w:tc>
          <w:tcPr>
            <w:tcW w:w="1133" w:type="dxa"/>
            <w:hideMark/>
          </w:tcPr>
          <w:p w:rsidRPr="00923683" w:rsidR="00923683" w:rsidRDefault="00923683" w14:paraId="37724B3E" w14:textId="77777777">
            <w:r w:rsidRPr="00923683">
              <w:t> </w:t>
            </w:r>
          </w:p>
        </w:tc>
        <w:tc>
          <w:tcPr>
            <w:tcW w:w="953" w:type="dxa"/>
            <w:hideMark/>
          </w:tcPr>
          <w:p w:rsidRPr="00923683" w:rsidR="00923683" w:rsidRDefault="00923683" w14:paraId="36BD6829" w14:textId="77777777">
            <w:r w:rsidRPr="00923683">
              <w:t> </w:t>
            </w:r>
          </w:p>
        </w:tc>
        <w:tc>
          <w:tcPr>
            <w:tcW w:w="794" w:type="dxa"/>
            <w:hideMark/>
          </w:tcPr>
          <w:p w:rsidRPr="00923683" w:rsidR="00923683" w:rsidRDefault="00923683" w14:paraId="1B51B02F" w14:textId="77777777">
            <w:r w:rsidRPr="00923683">
              <w:t> </w:t>
            </w:r>
          </w:p>
        </w:tc>
        <w:tc>
          <w:tcPr>
            <w:tcW w:w="459" w:type="dxa"/>
            <w:hideMark/>
          </w:tcPr>
          <w:p w:rsidRPr="00923683" w:rsidR="00923683" w:rsidRDefault="00923683" w14:paraId="27E0B2E6" w14:textId="77777777">
            <w:r w:rsidRPr="00923683">
              <w:t> </w:t>
            </w:r>
          </w:p>
        </w:tc>
        <w:tc>
          <w:tcPr>
            <w:tcW w:w="1328" w:type="dxa"/>
            <w:noWrap/>
            <w:hideMark/>
          </w:tcPr>
          <w:p w:rsidRPr="00923683" w:rsidR="00923683" w:rsidRDefault="00923683" w14:paraId="723BE164" w14:textId="77777777">
            <w:r w:rsidRPr="00923683">
              <w:t> </w:t>
            </w:r>
          </w:p>
        </w:tc>
        <w:tc>
          <w:tcPr>
            <w:tcW w:w="456" w:type="dxa"/>
            <w:noWrap/>
            <w:hideMark/>
          </w:tcPr>
          <w:p w:rsidRPr="00923683" w:rsidR="00923683" w:rsidRDefault="00923683" w14:paraId="7E42B03C" w14:textId="77777777">
            <w:r w:rsidRPr="00923683">
              <w:t> </w:t>
            </w:r>
          </w:p>
        </w:tc>
        <w:tc>
          <w:tcPr>
            <w:tcW w:w="456" w:type="dxa"/>
            <w:noWrap/>
            <w:hideMark/>
          </w:tcPr>
          <w:p w:rsidRPr="00923683" w:rsidR="00923683" w:rsidRDefault="00923683" w14:paraId="5F6FF830" w14:textId="77777777">
            <w:r w:rsidRPr="00923683">
              <w:t> </w:t>
            </w:r>
          </w:p>
        </w:tc>
      </w:tr>
      <w:tr w:rsidRPr="00923683" w:rsidR="00923683" w:rsidTr="00923683" w14:paraId="0CDA9FA9" w14:textId="77777777">
        <w:trPr>
          <w:trHeight w:val="288"/>
        </w:trPr>
        <w:tc>
          <w:tcPr>
            <w:tcW w:w="1793" w:type="dxa"/>
            <w:hideMark/>
          </w:tcPr>
          <w:p w:rsidRPr="00923683" w:rsidR="00923683" w:rsidRDefault="00923683" w14:paraId="0ED78BE1" w14:textId="77777777">
            <w:r w:rsidRPr="00923683">
              <w:t> </w:t>
            </w:r>
          </w:p>
        </w:tc>
        <w:tc>
          <w:tcPr>
            <w:tcW w:w="873" w:type="dxa"/>
            <w:hideMark/>
          </w:tcPr>
          <w:p w:rsidRPr="00923683" w:rsidR="00923683" w:rsidRDefault="00923683" w14:paraId="7E1DE710" w14:textId="77777777">
            <w:r w:rsidRPr="00923683">
              <w:t> </w:t>
            </w:r>
          </w:p>
        </w:tc>
        <w:tc>
          <w:tcPr>
            <w:tcW w:w="807" w:type="dxa"/>
            <w:hideMark/>
          </w:tcPr>
          <w:p w:rsidRPr="00923683" w:rsidR="00923683" w:rsidRDefault="00923683" w14:paraId="5C365715" w14:textId="77777777">
            <w:r w:rsidRPr="00923683">
              <w:t> </w:t>
            </w:r>
          </w:p>
        </w:tc>
        <w:tc>
          <w:tcPr>
            <w:tcW w:w="1266" w:type="dxa"/>
            <w:hideMark/>
          </w:tcPr>
          <w:p w:rsidRPr="00923683" w:rsidR="00923683" w:rsidRDefault="00923683" w14:paraId="2BB7ADA7" w14:textId="77777777">
            <w:r w:rsidRPr="00923683">
              <w:t> </w:t>
            </w:r>
          </w:p>
        </w:tc>
        <w:tc>
          <w:tcPr>
            <w:tcW w:w="2169" w:type="dxa"/>
            <w:hideMark/>
          </w:tcPr>
          <w:p w:rsidRPr="00923683" w:rsidR="00923683" w:rsidRDefault="00923683" w14:paraId="408D9E29" w14:textId="77777777">
            <w:proofErr w:type="spellStart"/>
            <w:r w:rsidRPr="00923683">
              <w:t>PersonPhone.PersonId</w:t>
            </w:r>
            <w:proofErr w:type="spellEnd"/>
            <w:r w:rsidRPr="00923683">
              <w:t xml:space="preserve"> (int, not null, FK)</w:t>
            </w:r>
          </w:p>
        </w:tc>
        <w:tc>
          <w:tcPr>
            <w:tcW w:w="304" w:type="dxa"/>
            <w:hideMark/>
          </w:tcPr>
          <w:p w:rsidRPr="00923683" w:rsidR="00923683" w:rsidRDefault="00923683" w14:paraId="13F9511B" w14:textId="77777777">
            <w:r w:rsidRPr="00923683">
              <w:t> </w:t>
            </w:r>
          </w:p>
        </w:tc>
        <w:tc>
          <w:tcPr>
            <w:tcW w:w="1239" w:type="dxa"/>
            <w:hideMark/>
          </w:tcPr>
          <w:p w:rsidRPr="00923683" w:rsidR="00923683" w:rsidRDefault="00923683" w14:paraId="5EA933DA" w14:textId="77777777">
            <w:r w:rsidRPr="00923683">
              <w:t> </w:t>
            </w:r>
          </w:p>
        </w:tc>
        <w:tc>
          <w:tcPr>
            <w:tcW w:w="1133" w:type="dxa"/>
            <w:hideMark/>
          </w:tcPr>
          <w:p w:rsidRPr="00923683" w:rsidR="00923683" w:rsidRDefault="00923683" w14:paraId="1C371122" w14:textId="77777777">
            <w:r w:rsidRPr="00923683">
              <w:t> </w:t>
            </w:r>
          </w:p>
        </w:tc>
        <w:tc>
          <w:tcPr>
            <w:tcW w:w="953" w:type="dxa"/>
            <w:hideMark/>
          </w:tcPr>
          <w:p w:rsidRPr="00923683" w:rsidR="00923683" w:rsidRDefault="00923683" w14:paraId="0798FE27" w14:textId="77777777">
            <w:r w:rsidRPr="00923683">
              <w:t> </w:t>
            </w:r>
          </w:p>
        </w:tc>
        <w:tc>
          <w:tcPr>
            <w:tcW w:w="794" w:type="dxa"/>
            <w:hideMark/>
          </w:tcPr>
          <w:p w:rsidRPr="00923683" w:rsidR="00923683" w:rsidRDefault="00923683" w14:paraId="135AC582" w14:textId="77777777">
            <w:r w:rsidRPr="00923683">
              <w:t> </w:t>
            </w:r>
          </w:p>
        </w:tc>
        <w:tc>
          <w:tcPr>
            <w:tcW w:w="459" w:type="dxa"/>
            <w:hideMark/>
          </w:tcPr>
          <w:p w:rsidRPr="00923683" w:rsidR="00923683" w:rsidRDefault="00923683" w14:paraId="1C57CD91" w14:textId="77777777">
            <w:r w:rsidRPr="00923683">
              <w:t> </w:t>
            </w:r>
          </w:p>
        </w:tc>
        <w:tc>
          <w:tcPr>
            <w:tcW w:w="1328" w:type="dxa"/>
            <w:noWrap/>
            <w:hideMark/>
          </w:tcPr>
          <w:p w:rsidRPr="00923683" w:rsidR="00923683" w:rsidRDefault="00923683" w14:paraId="6F75F622" w14:textId="77777777">
            <w:r w:rsidRPr="00923683">
              <w:t> </w:t>
            </w:r>
          </w:p>
        </w:tc>
        <w:tc>
          <w:tcPr>
            <w:tcW w:w="456" w:type="dxa"/>
            <w:noWrap/>
            <w:hideMark/>
          </w:tcPr>
          <w:p w:rsidRPr="00923683" w:rsidR="00923683" w:rsidRDefault="00923683" w14:paraId="1B707AFA" w14:textId="77777777">
            <w:r w:rsidRPr="00923683">
              <w:t> </w:t>
            </w:r>
          </w:p>
        </w:tc>
        <w:tc>
          <w:tcPr>
            <w:tcW w:w="456" w:type="dxa"/>
            <w:noWrap/>
            <w:hideMark/>
          </w:tcPr>
          <w:p w:rsidRPr="00923683" w:rsidR="00923683" w:rsidRDefault="00923683" w14:paraId="452A8FC7" w14:textId="77777777">
            <w:r w:rsidRPr="00923683">
              <w:t> </w:t>
            </w:r>
          </w:p>
        </w:tc>
      </w:tr>
      <w:tr w:rsidRPr="00923683" w:rsidR="00923683" w:rsidTr="00923683" w14:paraId="25804398" w14:textId="77777777">
        <w:trPr>
          <w:trHeight w:val="288"/>
        </w:trPr>
        <w:tc>
          <w:tcPr>
            <w:tcW w:w="1793" w:type="dxa"/>
            <w:hideMark/>
          </w:tcPr>
          <w:p w:rsidRPr="00923683" w:rsidR="00923683" w:rsidRDefault="00923683" w14:paraId="3A2BCC1E" w14:textId="77777777">
            <w:r w:rsidRPr="00923683">
              <w:t> </w:t>
            </w:r>
          </w:p>
        </w:tc>
        <w:tc>
          <w:tcPr>
            <w:tcW w:w="873" w:type="dxa"/>
            <w:hideMark/>
          </w:tcPr>
          <w:p w:rsidRPr="00923683" w:rsidR="00923683" w:rsidRDefault="00923683" w14:paraId="3D427DCE" w14:textId="77777777">
            <w:r w:rsidRPr="00923683">
              <w:t> </w:t>
            </w:r>
          </w:p>
        </w:tc>
        <w:tc>
          <w:tcPr>
            <w:tcW w:w="807" w:type="dxa"/>
            <w:hideMark/>
          </w:tcPr>
          <w:p w:rsidRPr="00923683" w:rsidR="00923683" w:rsidRDefault="00923683" w14:paraId="3AE118AF" w14:textId="77777777">
            <w:r w:rsidRPr="00923683">
              <w:t> </w:t>
            </w:r>
          </w:p>
        </w:tc>
        <w:tc>
          <w:tcPr>
            <w:tcW w:w="1266" w:type="dxa"/>
            <w:hideMark/>
          </w:tcPr>
          <w:p w:rsidRPr="00923683" w:rsidR="00923683" w:rsidRDefault="00923683" w14:paraId="687CCB09" w14:textId="77777777">
            <w:r w:rsidRPr="00923683">
              <w:t> </w:t>
            </w:r>
          </w:p>
        </w:tc>
        <w:tc>
          <w:tcPr>
            <w:tcW w:w="2169" w:type="dxa"/>
            <w:hideMark/>
          </w:tcPr>
          <w:p w:rsidRPr="00923683" w:rsidR="00923683" w:rsidRDefault="00923683" w14:paraId="168613D4" w14:textId="77777777">
            <w:proofErr w:type="spellStart"/>
            <w:r w:rsidRPr="00923683">
              <w:t>PersonPhone.PhoneId</w:t>
            </w:r>
            <w:proofErr w:type="spellEnd"/>
            <w:r w:rsidRPr="00923683">
              <w:t xml:space="preserve"> (int, not null, FK)</w:t>
            </w:r>
          </w:p>
        </w:tc>
        <w:tc>
          <w:tcPr>
            <w:tcW w:w="304" w:type="dxa"/>
            <w:hideMark/>
          </w:tcPr>
          <w:p w:rsidRPr="00923683" w:rsidR="00923683" w:rsidRDefault="00923683" w14:paraId="30B373A6" w14:textId="77777777">
            <w:r w:rsidRPr="00923683">
              <w:t> </w:t>
            </w:r>
          </w:p>
        </w:tc>
        <w:tc>
          <w:tcPr>
            <w:tcW w:w="1239" w:type="dxa"/>
            <w:hideMark/>
          </w:tcPr>
          <w:p w:rsidRPr="00923683" w:rsidR="00923683" w:rsidRDefault="00923683" w14:paraId="6F6873A7" w14:textId="77777777">
            <w:r w:rsidRPr="00923683">
              <w:t> </w:t>
            </w:r>
          </w:p>
        </w:tc>
        <w:tc>
          <w:tcPr>
            <w:tcW w:w="1133" w:type="dxa"/>
            <w:hideMark/>
          </w:tcPr>
          <w:p w:rsidRPr="00923683" w:rsidR="00923683" w:rsidRDefault="00923683" w14:paraId="1529D165" w14:textId="77777777">
            <w:r w:rsidRPr="00923683">
              <w:t> </w:t>
            </w:r>
          </w:p>
        </w:tc>
        <w:tc>
          <w:tcPr>
            <w:tcW w:w="953" w:type="dxa"/>
            <w:hideMark/>
          </w:tcPr>
          <w:p w:rsidRPr="00923683" w:rsidR="00923683" w:rsidRDefault="00923683" w14:paraId="0052CFC2" w14:textId="77777777">
            <w:r w:rsidRPr="00923683">
              <w:t> </w:t>
            </w:r>
          </w:p>
        </w:tc>
        <w:tc>
          <w:tcPr>
            <w:tcW w:w="794" w:type="dxa"/>
            <w:hideMark/>
          </w:tcPr>
          <w:p w:rsidRPr="00923683" w:rsidR="00923683" w:rsidRDefault="00923683" w14:paraId="03F90492" w14:textId="77777777">
            <w:r w:rsidRPr="00923683">
              <w:t> </w:t>
            </w:r>
          </w:p>
        </w:tc>
        <w:tc>
          <w:tcPr>
            <w:tcW w:w="459" w:type="dxa"/>
            <w:hideMark/>
          </w:tcPr>
          <w:p w:rsidRPr="00923683" w:rsidR="00923683" w:rsidRDefault="00923683" w14:paraId="03310646" w14:textId="77777777">
            <w:r w:rsidRPr="00923683">
              <w:t> </w:t>
            </w:r>
          </w:p>
        </w:tc>
        <w:tc>
          <w:tcPr>
            <w:tcW w:w="1328" w:type="dxa"/>
            <w:noWrap/>
            <w:hideMark/>
          </w:tcPr>
          <w:p w:rsidRPr="00923683" w:rsidR="00923683" w:rsidRDefault="00923683" w14:paraId="0ACA53E1" w14:textId="77777777">
            <w:r w:rsidRPr="00923683">
              <w:t> </w:t>
            </w:r>
          </w:p>
        </w:tc>
        <w:tc>
          <w:tcPr>
            <w:tcW w:w="456" w:type="dxa"/>
            <w:noWrap/>
            <w:hideMark/>
          </w:tcPr>
          <w:p w:rsidRPr="00923683" w:rsidR="00923683" w:rsidRDefault="00923683" w14:paraId="0F00A4FE" w14:textId="77777777">
            <w:r w:rsidRPr="00923683">
              <w:t> </w:t>
            </w:r>
          </w:p>
        </w:tc>
        <w:tc>
          <w:tcPr>
            <w:tcW w:w="456" w:type="dxa"/>
            <w:noWrap/>
            <w:hideMark/>
          </w:tcPr>
          <w:p w:rsidRPr="00923683" w:rsidR="00923683" w:rsidRDefault="00923683" w14:paraId="26C66E40" w14:textId="77777777">
            <w:r w:rsidRPr="00923683">
              <w:t> </w:t>
            </w:r>
          </w:p>
        </w:tc>
      </w:tr>
      <w:tr w:rsidRPr="00923683" w:rsidR="00923683" w:rsidTr="00923683" w14:paraId="0E165D3E" w14:textId="77777777">
        <w:trPr>
          <w:trHeight w:val="288"/>
        </w:trPr>
        <w:tc>
          <w:tcPr>
            <w:tcW w:w="1793" w:type="dxa"/>
            <w:hideMark/>
          </w:tcPr>
          <w:p w:rsidRPr="00923683" w:rsidR="00923683" w:rsidRDefault="00923683" w14:paraId="44ADE447" w14:textId="77777777">
            <w:r w:rsidRPr="00923683">
              <w:t> </w:t>
            </w:r>
          </w:p>
        </w:tc>
        <w:tc>
          <w:tcPr>
            <w:tcW w:w="873" w:type="dxa"/>
            <w:hideMark/>
          </w:tcPr>
          <w:p w:rsidRPr="00923683" w:rsidR="00923683" w:rsidRDefault="00923683" w14:paraId="5E1B4B43" w14:textId="77777777">
            <w:r w:rsidRPr="00923683">
              <w:t> </w:t>
            </w:r>
          </w:p>
        </w:tc>
        <w:tc>
          <w:tcPr>
            <w:tcW w:w="807" w:type="dxa"/>
            <w:hideMark/>
          </w:tcPr>
          <w:p w:rsidRPr="00923683" w:rsidR="00923683" w:rsidRDefault="00923683" w14:paraId="58233084" w14:textId="77777777">
            <w:r w:rsidRPr="00923683">
              <w:t> </w:t>
            </w:r>
          </w:p>
        </w:tc>
        <w:tc>
          <w:tcPr>
            <w:tcW w:w="1266" w:type="dxa"/>
            <w:hideMark/>
          </w:tcPr>
          <w:p w:rsidRPr="00923683" w:rsidR="00923683" w:rsidRDefault="00923683" w14:paraId="5909165D" w14:textId="77777777">
            <w:r w:rsidRPr="00923683">
              <w:t> </w:t>
            </w:r>
          </w:p>
        </w:tc>
        <w:tc>
          <w:tcPr>
            <w:tcW w:w="2169" w:type="dxa"/>
            <w:hideMark/>
          </w:tcPr>
          <w:p w:rsidRPr="00923683" w:rsidR="00923683" w:rsidRDefault="00923683" w14:paraId="4CABC287" w14:textId="77777777">
            <w:proofErr w:type="spellStart"/>
            <w:r w:rsidRPr="00923683">
              <w:t>Instance.CreateDate</w:t>
            </w:r>
            <w:proofErr w:type="spellEnd"/>
            <w:r w:rsidRPr="00923683">
              <w:t xml:space="preserve"> (datetime, not null)</w:t>
            </w:r>
          </w:p>
        </w:tc>
        <w:tc>
          <w:tcPr>
            <w:tcW w:w="304" w:type="dxa"/>
            <w:hideMark/>
          </w:tcPr>
          <w:p w:rsidRPr="00923683" w:rsidR="00923683" w:rsidRDefault="00923683" w14:paraId="74529F97" w14:textId="77777777">
            <w:r w:rsidRPr="00923683">
              <w:t> </w:t>
            </w:r>
          </w:p>
        </w:tc>
        <w:tc>
          <w:tcPr>
            <w:tcW w:w="1239" w:type="dxa"/>
            <w:hideMark/>
          </w:tcPr>
          <w:p w:rsidRPr="00923683" w:rsidR="00923683" w:rsidRDefault="00923683" w14:paraId="20C148F0" w14:textId="77777777">
            <w:r w:rsidRPr="00923683">
              <w:t> </w:t>
            </w:r>
          </w:p>
        </w:tc>
        <w:tc>
          <w:tcPr>
            <w:tcW w:w="1133" w:type="dxa"/>
            <w:hideMark/>
          </w:tcPr>
          <w:p w:rsidRPr="00923683" w:rsidR="00923683" w:rsidRDefault="00923683" w14:paraId="3217D403" w14:textId="77777777">
            <w:r w:rsidRPr="00923683">
              <w:t> </w:t>
            </w:r>
          </w:p>
        </w:tc>
        <w:tc>
          <w:tcPr>
            <w:tcW w:w="953" w:type="dxa"/>
            <w:hideMark/>
          </w:tcPr>
          <w:p w:rsidRPr="00923683" w:rsidR="00923683" w:rsidRDefault="00923683" w14:paraId="572D531A" w14:textId="77777777">
            <w:r w:rsidRPr="00923683">
              <w:t> </w:t>
            </w:r>
          </w:p>
        </w:tc>
        <w:tc>
          <w:tcPr>
            <w:tcW w:w="794" w:type="dxa"/>
            <w:hideMark/>
          </w:tcPr>
          <w:p w:rsidRPr="00923683" w:rsidR="00923683" w:rsidRDefault="00923683" w14:paraId="00D9E863" w14:textId="77777777">
            <w:r w:rsidRPr="00923683">
              <w:t> </w:t>
            </w:r>
          </w:p>
        </w:tc>
        <w:tc>
          <w:tcPr>
            <w:tcW w:w="459" w:type="dxa"/>
            <w:hideMark/>
          </w:tcPr>
          <w:p w:rsidRPr="00923683" w:rsidR="00923683" w:rsidRDefault="00923683" w14:paraId="42B4CC92" w14:textId="77777777">
            <w:r w:rsidRPr="00923683">
              <w:t> </w:t>
            </w:r>
          </w:p>
        </w:tc>
        <w:tc>
          <w:tcPr>
            <w:tcW w:w="1328" w:type="dxa"/>
            <w:noWrap/>
            <w:hideMark/>
          </w:tcPr>
          <w:p w:rsidRPr="00923683" w:rsidR="00923683" w:rsidRDefault="00923683" w14:paraId="2D18D622" w14:textId="77777777">
            <w:r w:rsidRPr="00923683">
              <w:t> </w:t>
            </w:r>
          </w:p>
        </w:tc>
        <w:tc>
          <w:tcPr>
            <w:tcW w:w="456" w:type="dxa"/>
            <w:noWrap/>
            <w:hideMark/>
          </w:tcPr>
          <w:p w:rsidRPr="00923683" w:rsidR="00923683" w:rsidRDefault="00923683" w14:paraId="2CDB942B" w14:textId="77777777">
            <w:r w:rsidRPr="00923683">
              <w:t> </w:t>
            </w:r>
          </w:p>
        </w:tc>
        <w:tc>
          <w:tcPr>
            <w:tcW w:w="456" w:type="dxa"/>
            <w:noWrap/>
            <w:hideMark/>
          </w:tcPr>
          <w:p w:rsidRPr="00923683" w:rsidR="00923683" w:rsidRDefault="00923683" w14:paraId="7ED009D6" w14:textId="77777777">
            <w:r w:rsidRPr="00923683">
              <w:t> </w:t>
            </w:r>
          </w:p>
        </w:tc>
      </w:tr>
      <w:tr w:rsidRPr="00923683" w:rsidR="00923683" w:rsidTr="00923683" w14:paraId="16A9FCEF" w14:textId="77777777">
        <w:trPr>
          <w:trHeight w:val="288"/>
        </w:trPr>
        <w:tc>
          <w:tcPr>
            <w:tcW w:w="1793" w:type="dxa"/>
            <w:hideMark/>
          </w:tcPr>
          <w:p w:rsidRPr="00923683" w:rsidR="00923683" w:rsidRDefault="00923683" w14:paraId="0B03C8CD" w14:textId="77777777">
            <w:r w:rsidRPr="00923683">
              <w:t> </w:t>
            </w:r>
          </w:p>
        </w:tc>
        <w:tc>
          <w:tcPr>
            <w:tcW w:w="873" w:type="dxa"/>
            <w:hideMark/>
          </w:tcPr>
          <w:p w:rsidRPr="00923683" w:rsidR="00923683" w:rsidRDefault="00923683" w14:paraId="2B3B1992" w14:textId="77777777">
            <w:r w:rsidRPr="00923683">
              <w:t> </w:t>
            </w:r>
          </w:p>
        </w:tc>
        <w:tc>
          <w:tcPr>
            <w:tcW w:w="807" w:type="dxa"/>
            <w:hideMark/>
          </w:tcPr>
          <w:p w:rsidRPr="00923683" w:rsidR="00923683" w:rsidRDefault="00923683" w14:paraId="1550B941" w14:textId="77777777">
            <w:r w:rsidRPr="00923683">
              <w:t> </w:t>
            </w:r>
          </w:p>
        </w:tc>
        <w:tc>
          <w:tcPr>
            <w:tcW w:w="1266" w:type="dxa"/>
            <w:hideMark/>
          </w:tcPr>
          <w:p w:rsidRPr="00923683" w:rsidR="00923683" w:rsidRDefault="00923683" w14:paraId="54DFA377" w14:textId="77777777">
            <w:r w:rsidRPr="00923683">
              <w:t> </w:t>
            </w:r>
          </w:p>
        </w:tc>
        <w:tc>
          <w:tcPr>
            <w:tcW w:w="2169" w:type="dxa"/>
            <w:hideMark/>
          </w:tcPr>
          <w:p w:rsidRPr="00923683" w:rsidR="00923683" w:rsidRDefault="00923683" w14:paraId="228EF68E" w14:textId="77777777">
            <w:proofErr w:type="spellStart"/>
            <w:r w:rsidRPr="00923683">
              <w:t>Instance.UpdateDate</w:t>
            </w:r>
            <w:proofErr w:type="spellEnd"/>
            <w:r w:rsidRPr="00923683">
              <w:t xml:space="preserve"> (datetime, not null)</w:t>
            </w:r>
          </w:p>
        </w:tc>
        <w:tc>
          <w:tcPr>
            <w:tcW w:w="304" w:type="dxa"/>
            <w:hideMark/>
          </w:tcPr>
          <w:p w:rsidRPr="00923683" w:rsidR="00923683" w:rsidRDefault="00923683" w14:paraId="619575C2" w14:textId="77777777">
            <w:r w:rsidRPr="00923683">
              <w:t> </w:t>
            </w:r>
          </w:p>
        </w:tc>
        <w:tc>
          <w:tcPr>
            <w:tcW w:w="1239" w:type="dxa"/>
            <w:hideMark/>
          </w:tcPr>
          <w:p w:rsidRPr="00923683" w:rsidR="00923683" w:rsidRDefault="00923683" w14:paraId="3DD37AF4" w14:textId="77777777">
            <w:r w:rsidRPr="00923683">
              <w:t> </w:t>
            </w:r>
          </w:p>
        </w:tc>
        <w:tc>
          <w:tcPr>
            <w:tcW w:w="1133" w:type="dxa"/>
            <w:hideMark/>
          </w:tcPr>
          <w:p w:rsidRPr="00923683" w:rsidR="00923683" w:rsidRDefault="00923683" w14:paraId="7520B68F" w14:textId="77777777">
            <w:r w:rsidRPr="00923683">
              <w:t> </w:t>
            </w:r>
          </w:p>
        </w:tc>
        <w:tc>
          <w:tcPr>
            <w:tcW w:w="953" w:type="dxa"/>
            <w:hideMark/>
          </w:tcPr>
          <w:p w:rsidRPr="00923683" w:rsidR="00923683" w:rsidRDefault="00923683" w14:paraId="03087694" w14:textId="77777777">
            <w:r w:rsidRPr="00923683">
              <w:t> </w:t>
            </w:r>
          </w:p>
        </w:tc>
        <w:tc>
          <w:tcPr>
            <w:tcW w:w="794" w:type="dxa"/>
            <w:hideMark/>
          </w:tcPr>
          <w:p w:rsidRPr="00923683" w:rsidR="00923683" w:rsidRDefault="00923683" w14:paraId="76B9AB28" w14:textId="77777777">
            <w:r w:rsidRPr="00923683">
              <w:t> </w:t>
            </w:r>
          </w:p>
        </w:tc>
        <w:tc>
          <w:tcPr>
            <w:tcW w:w="459" w:type="dxa"/>
            <w:hideMark/>
          </w:tcPr>
          <w:p w:rsidRPr="00923683" w:rsidR="00923683" w:rsidRDefault="00923683" w14:paraId="4BE821DB" w14:textId="77777777">
            <w:r w:rsidRPr="00923683">
              <w:t> </w:t>
            </w:r>
          </w:p>
        </w:tc>
        <w:tc>
          <w:tcPr>
            <w:tcW w:w="1328" w:type="dxa"/>
            <w:noWrap/>
            <w:hideMark/>
          </w:tcPr>
          <w:p w:rsidRPr="00923683" w:rsidR="00923683" w:rsidRDefault="00923683" w14:paraId="2367B6F0" w14:textId="77777777">
            <w:r w:rsidRPr="00923683">
              <w:t> </w:t>
            </w:r>
          </w:p>
        </w:tc>
        <w:tc>
          <w:tcPr>
            <w:tcW w:w="456" w:type="dxa"/>
            <w:noWrap/>
            <w:hideMark/>
          </w:tcPr>
          <w:p w:rsidRPr="00923683" w:rsidR="00923683" w:rsidRDefault="00923683" w14:paraId="5CE1C9A3" w14:textId="77777777">
            <w:r w:rsidRPr="00923683">
              <w:t> </w:t>
            </w:r>
          </w:p>
        </w:tc>
        <w:tc>
          <w:tcPr>
            <w:tcW w:w="456" w:type="dxa"/>
            <w:noWrap/>
            <w:hideMark/>
          </w:tcPr>
          <w:p w:rsidRPr="00923683" w:rsidR="00923683" w:rsidRDefault="00923683" w14:paraId="5D0151BF" w14:textId="77777777">
            <w:r w:rsidRPr="00923683">
              <w:t> </w:t>
            </w:r>
          </w:p>
        </w:tc>
      </w:tr>
      <w:tr w:rsidRPr="00923683" w:rsidR="00923683" w:rsidTr="00923683" w14:paraId="723424E0" w14:textId="77777777">
        <w:trPr>
          <w:trHeight w:val="288"/>
        </w:trPr>
        <w:tc>
          <w:tcPr>
            <w:tcW w:w="1793" w:type="dxa"/>
            <w:hideMark/>
          </w:tcPr>
          <w:p w:rsidRPr="00923683" w:rsidR="00923683" w:rsidRDefault="00923683" w14:paraId="1259098F" w14:textId="77777777">
            <w:r w:rsidRPr="00923683">
              <w:t> </w:t>
            </w:r>
          </w:p>
        </w:tc>
        <w:tc>
          <w:tcPr>
            <w:tcW w:w="873" w:type="dxa"/>
            <w:hideMark/>
          </w:tcPr>
          <w:p w:rsidRPr="00923683" w:rsidR="00923683" w:rsidRDefault="00923683" w14:paraId="7CD07748" w14:textId="77777777">
            <w:r w:rsidRPr="00923683">
              <w:t> </w:t>
            </w:r>
          </w:p>
        </w:tc>
        <w:tc>
          <w:tcPr>
            <w:tcW w:w="807" w:type="dxa"/>
            <w:hideMark/>
          </w:tcPr>
          <w:p w:rsidRPr="00923683" w:rsidR="00923683" w:rsidRDefault="00923683" w14:paraId="647CF82B" w14:textId="77777777">
            <w:r w:rsidRPr="00923683">
              <w:t> </w:t>
            </w:r>
          </w:p>
        </w:tc>
        <w:tc>
          <w:tcPr>
            <w:tcW w:w="1266" w:type="dxa"/>
            <w:hideMark/>
          </w:tcPr>
          <w:p w:rsidRPr="00923683" w:rsidR="00923683" w:rsidRDefault="00923683" w14:paraId="294982EF" w14:textId="77777777">
            <w:r w:rsidRPr="00923683">
              <w:t> </w:t>
            </w:r>
          </w:p>
        </w:tc>
        <w:tc>
          <w:tcPr>
            <w:tcW w:w="2169" w:type="dxa"/>
            <w:hideMark/>
          </w:tcPr>
          <w:p w:rsidRPr="00923683" w:rsidR="00923683" w:rsidRDefault="00923683" w14:paraId="0430C13A" w14:textId="77777777">
            <w:proofErr w:type="spellStart"/>
            <w:r w:rsidRPr="00923683">
              <w:t>Instance.ItemId</w:t>
            </w:r>
            <w:proofErr w:type="spellEnd"/>
            <w:r w:rsidRPr="00923683">
              <w:t xml:space="preserve"> (int, not null, FK)</w:t>
            </w:r>
          </w:p>
        </w:tc>
        <w:tc>
          <w:tcPr>
            <w:tcW w:w="304" w:type="dxa"/>
            <w:hideMark/>
          </w:tcPr>
          <w:p w:rsidRPr="00923683" w:rsidR="00923683" w:rsidRDefault="00923683" w14:paraId="5D717C99" w14:textId="77777777">
            <w:r w:rsidRPr="00923683">
              <w:t> </w:t>
            </w:r>
          </w:p>
        </w:tc>
        <w:tc>
          <w:tcPr>
            <w:tcW w:w="1239" w:type="dxa"/>
            <w:hideMark/>
          </w:tcPr>
          <w:p w:rsidRPr="00923683" w:rsidR="00923683" w:rsidRDefault="00923683" w14:paraId="65C5F211" w14:textId="77777777">
            <w:r w:rsidRPr="00923683">
              <w:t> </w:t>
            </w:r>
          </w:p>
        </w:tc>
        <w:tc>
          <w:tcPr>
            <w:tcW w:w="1133" w:type="dxa"/>
            <w:hideMark/>
          </w:tcPr>
          <w:p w:rsidRPr="00923683" w:rsidR="00923683" w:rsidRDefault="00923683" w14:paraId="75E45302" w14:textId="77777777">
            <w:r w:rsidRPr="00923683">
              <w:t> </w:t>
            </w:r>
          </w:p>
        </w:tc>
        <w:tc>
          <w:tcPr>
            <w:tcW w:w="953" w:type="dxa"/>
            <w:hideMark/>
          </w:tcPr>
          <w:p w:rsidRPr="00923683" w:rsidR="00923683" w:rsidRDefault="00923683" w14:paraId="535175F3" w14:textId="77777777">
            <w:r w:rsidRPr="00923683">
              <w:t> </w:t>
            </w:r>
          </w:p>
        </w:tc>
        <w:tc>
          <w:tcPr>
            <w:tcW w:w="794" w:type="dxa"/>
            <w:hideMark/>
          </w:tcPr>
          <w:p w:rsidRPr="00923683" w:rsidR="00923683" w:rsidRDefault="00923683" w14:paraId="7726DFCA" w14:textId="77777777">
            <w:r w:rsidRPr="00923683">
              <w:t> </w:t>
            </w:r>
          </w:p>
        </w:tc>
        <w:tc>
          <w:tcPr>
            <w:tcW w:w="459" w:type="dxa"/>
            <w:hideMark/>
          </w:tcPr>
          <w:p w:rsidRPr="00923683" w:rsidR="00923683" w:rsidRDefault="00923683" w14:paraId="29643388" w14:textId="77777777">
            <w:r w:rsidRPr="00923683">
              <w:t> </w:t>
            </w:r>
          </w:p>
        </w:tc>
        <w:tc>
          <w:tcPr>
            <w:tcW w:w="1328" w:type="dxa"/>
            <w:noWrap/>
            <w:hideMark/>
          </w:tcPr>
          <w:p w:rsidRPr="00923683" w:rsidR="00923683" w:rsidRDefault="00923683" w14:paraId="0419B8A9" w14:textId="77777777">
            <w:r w:rsidRPr="00923683">
              <w:t> </w:t>
            </w:r>
          </w:p>
        </w:tc>
        <w:tc>
          <w:tcPr>
            <w:tcW w:w="456" w:type="dxa"/>
            <w:noWrap/>
            <w:hideMark/>
          </w:tcPr>
          <w:p w:rsidRPr="00923683" w:rsidR="00923683" w:rsidRDefault="00923683" w14:paraId="69CDCD1C" w14:textId="77777777">
            <w:r w:rsidRPr="00923683">
              <w:t> </w:t>
            </w:r>
          </w:p>
        </w:tc>
        <w:tc>
          <w:tcPr>
            <w:tcW w:w="456" w:type="dxa"/>
            <w:noWrap/>
            <w:hideMark/>
          </w:tcPr>
          <w:p w:rsidRPr="00923683" w:rsidR="00923683" w:rsidRDefault="00923683" w14:paraId="1742A156" w14:textId="77777777">
            <w:r w:rsidRPr="00923683">
              <w:t> </w:t>
            </w:r>
          </w:p>
        </w:tc>
      </w:tr>
      <w:tr w:rsidRPr="00923683" w:rsidR="00923683" w:rsidTr="00923683" w14:paraId="335B1A6A" w14:textId="77777777">
        <w:trPr>
          <w:trHeight w:val="552"/>
        </w:trPr>
        <w:tc>
          <w:tcPr>
            <w:tcW w:w="1793" w:type="dxa"/>
            <w:hideMark/>
          </w:tcPr>
          <w:p w:rsidRPr="00923683" w:rsidR="00923683" w:rsidRDefault="00923683" w14:paraId="55778DE6" w14:textId="77777777">
            <w:r w:rsidRPr="00923683">
              <w:t> </w:t>
            </w:r>
          </w:p>
        </w:tc>
        <w:tc>
          <w:tcPr>
            <w:tcW w:w="873" w:type="dxa"/>
            <w:hideMark/>
          </w:tcPr>
          <w:p w:rsidRPr="00923683" w:rsidR="00923683" w:rsidRDefault="00923683" w14:paraId="668B9961" w14:textId="77777777">
            <w:r w:rsidRPr="00923683">
              <w:t> </w:t>
            </w:r>
          </w:p>
        </w:tc>
        <w:tc>
          <w:tcPr>
            <w:tcW w:w="807" w:type="dxa"/>
            <w:hideMark/>
          </w:tcPr>
          <w:p w:rsidRPr="00923683" w:rsidR="00923683" w:rsidRDefault="00923683" w14:paraId="1487FC80" w14:textId="77777777">
            <w:r w:rsidRPr="00923683">
              <w:t> </w:t>
            </w:r>
          </w:p>
        </w:tc>
        <w:tc>
          <w:tcPr>
            <w:tcW w:w="1266" w:type="dxa"/>
            <w:hideMark/>
          </w:tcPr>
          <w:p w:rsidRPr="00923683" w:rsidR="00923683" w:rsidRDefault="00923683" w14:paraId="3FEE814F" w14:textId="77777777">
            <w:r w:rsidRPr="00923683">
              <w:t> </w:t>
            </w:r>
          </w:p>
        </w:tc>
        <w:tc>
          <w:tcPr>
            <w:tcW w:w="2169" w:type="dxa"/>
            <w:hideMark/>
          </w:tcPr>
          <w:p w:rsidRPr="00923683" w:rsidR="00923683" w:rsidRDefault="00923683" w14:paraId="3BE38020" w14:textId="77777777">
            <w:proofErr w:type="spellStart"/>
            <w:r w:rsidRPr="00923683">
              <w:t>Instance.InstanceDesc</w:t>
            </w:r>
            <w:proofErr w:type="spellEnd"/>
            <w:r w:rsidRPr="00923683">
              <w:t xml:space="preserve"> (</w:t>
            </w:r>
            <w:proofErr w:type="gramStart"/>
            <w:r w:rsidRPr="00923683">
              <w:t>varchar(</w:t>
            </w:r>
            <w:proofErr w:type="gramEnd"/>
            <w:r w:rsidRPr="00923683">
              <w:t>255), not null)</w:t>
            </w:r>
          </w:p>
        </w:tc>
        <w:tc>
          <w:tcPr>
            <w:tcW w:w="304" w:type="dxa"/>
            <w:hideMark/>
          </w:tcPr>
          <w:p w:rsidRPr="00923683" w:rsidR="00923683" w:rsidRDefault="00923683" w14:paraId="21B72FF5" w14:textId="77777777">
            <w:r w:rsidRPr="00923683">
              <w:t> </w:t>
            </w:r>
          </w:p>
        </w:tc>
        <w:tc>
          <w:tcPr>
            <w:tcW w:w="1239" w:type="dxa"/>
            <w:hideMark/>
          </w:tcPr>
          <w:p w:rsidRPr="00923683" w:rsidR="00923683" w:rsidRDefault="00923683" w14:paraId="0BB785CD" w14:textId="77777777">
            <w:r w:rsidRPr="00923683">
              <w:t> </w:t>
            </w:r>
          </w:p>
        </w:tc>
        <w:tc>
          <w:tcPr>
            <w:tcW w:w="1133" w:type="dxa"/>
            <w:hideMark/>
          </w:tcPr>
          <w:p w:rsidRPr="00923683" w:rsidR="00923683" w:rsidRDefault="00923683" w14:paraId="1A94BB01" w14:textId="77777777">
            <w:r w:rsidRPr="00923683">
              <w:t> </w:t>
            </w:r>
          </w:p>
        </w:tc>
        <w:tc>
          <w:tcPr>
            <w:tcW w:w="953" w:type="dxa"/>
            <w:hideMark/>
          </w:tcPr>
          <w:p w:rsidRPr="00923683" w:rsidR="00923683" w:rsidRDefault="00923683" w14:paraId="56D6CB50" w14:textId="77777777">
            <w:r w:rsidRPr="00923683">
              <w:t> </w:t>
            </w:r>
          </w:p>
        </w:tc>
        <w:tc>
          <w:tcPr>
            <w:tcW w:w="794" w:type="dxa"/>
            <w:hideMark/>
          </w:tcPr>
          <w:p w:rsidRPr="00923683" w:rsidR="00923683" w:rsidRDefault="00923683" w14:paraId="09428D83" w14:textId="77777777">
            <w:r w:rsidRPr="00923683">
              <w:t> </w:t>
            </w:r>
          </w:p>
        </w:tc>
        <w:tc>
          <w:tcPr>
            <w:tcW w:w="459" w:type="dxa"/>
            <w:hideMark/>
          </w:tcPr>
          <w:p w:rsidRPr="00923683" w:rsidR="00923683" w:rsidRDefault="00923683" w14:paraId="593B9F13" w14:textId="77777777">
            <w:r w:rsidRPr="00923683">
              <w:t> </w:t>
            </w:r>
          </w:p>
        </w:tc>
        <w:tc>
          <w:tcPr>
            <w:tcW w:w="1328" w:type="dxa"/>
            <w:noWrap/>
            <w:hideMark/>
          </w:tcPr>
          <w:p w:rsidRPr="00923683" w:rsidR="00923683" w:rsidRDefault="00923683" w14:paraId="5F52767D" w14:textId="77777777">
            <w:r w:rsidRPr="00923683">
              <w:t> </w:t>
            </w:r>
          </w:p>
        </w:tc>
        <w:tc>
          <w:tcPr>
            <w:tcW w:w="456" w:type="dxa"/>
            <w:noWrap/>
            <w:hideMark/>
          </w:tcPr>
          <w:p w:rsidRPr="00923683" w:rsidR="00923683" w:rsidRDefault="00923683" w14:paraId="79988A66" w14:textId="77777777">
            <w:r w:rsidRPr="00923683">
              <w:t> </w:t>
            </w:r>
          </w:p>
        </w:tc>
        <w:tc>
          <w:tcPr>
            <w:tcW w:w="456" w:type="dxa"/>
            <w:noWrap/>
            <w:hideMark/>
          </w:tcPr>
          <w:p w:rsidRPr="00923683" w:rsidR="00923683" w:rsidRDefault="00923683" w14:paraId="6C0267F5" w14:textId="77777777">
            <w:r w:rsidRPr="00923683">
              <w:t> </w:t>
            </w:r>
          </w:p>
        </w:tc>
      </w:tr>
      <w:tr w:rsidRPr="00923683" w:rsidR="00923683" w:rsidTr="00923683" w14:paraId="57A568C9" w14:textId="77777777">
        <w:trPr>
          <w:trHeight w:val="552"/>
        </w:trPr>
        <w:tc>
          <w:tcPr>
            <w:tcW w:w="1793" w:type="dxa"/>
            <w:hideMark/>
          </w:tcPr>
          <w:p w:rsidRPr="00923683" w:rsidR="00923683" w:rsidRDefault="00923683" w14:paraId="49112A73" w14:textId="77777777">
            <w:r w:rsidRPr="00923683">
              <w:t> </w:t>
            </w:r>
          </w:p>
        </w:tc>
        <w:tc>
          <w:tcPr>
            <w:tcW w:w="873" w:type="dxa"/>
            <w:hideMark/>
          </w:tcPr>
          <w:p w:rsidRPr="00923683" w:rsidR="00923683" w:rsidRDefault="00923683" w14:paraId="329664BB" w14:textId="77777777">
            <w:r w:rsidRPr="00923683">
              <w:t> </w:t>
            </w:r>
          </w:p>
        </w:tc>
        <w:tc>
          <w:tcPr>
            <w:tcW w:w="807" w:type="dxa"/>
            <w:hideMark/>
          </w:tcPr>
          <w:p w:rsidRPr="00923683" w:rsidR="00923683" w:rsidRDefault="00923683" w14:paraId="4EA32370" w14:textId="77777777">
            <w:r w:rsidRPr="00923683">
              <w:t> </w:t>
            </w:r>
          </w:p>
        </w:tc>
        <w:tc>
          <w:tcPr>
            <w:tcW w:w="1266" w:type="dxa"/>
            <w:hideMark/>
          </w:tcPr>
          <w:p w:rsidRPr="00923683" w:rsidR="00923683" w:rsidRDefault="00923683" w14:paraId="639360CB" w14:textId="77777777">
            <w:r w:rsidRPr="00923683">
              <w:t> </w:t>
            </w:r>
          </w:p>
        </w:tc>
        <w:tc>
          <w:tcPr>
            <w:tcW w:w="2169" w:type="dxa"/>
            <w:hideMark/>
          </w:tcPr>
          <w:p w:rsidRPr="00923683" w:rsidR="00923683" w:rsidRDefault="00923683" w14:paraId="27F5352C" w14:textId="77777777">
            <w:proofErr w:type="spellStart"/>
            <w:r w:rsidRPr="00923683">
              <w:t>Instance.RecordStatusDate</w:t>
            </w:r>
            <w:proofErr w:type="spellEnd"/>
            <w:r w:rsidRPr="00923683">
              <w:t xml:space="preserve"> (datetime, not null)</w:t>
            </w:r>
          </w:p>
        </w:tc>
        <w:tc>
          <w:tcPr>
            <w:tcW w:w="304" w:type="dxa"/>
            <w:hideMark/>
          </w:tcPr>
          <w:p w:rsidRPr="00923683" w:rsidR="00923683" w:rsidRDefault="00923683" w14:paraId="0505A245" w14:textId="77777777">
            <w:r w:rsidRPr="00923683">
              <w:t> </w:t>
            </w:r>
          </w:p>
        </w:tc>
        <w:tc>
          <w:tcPr>
            <w:tcW w:w="1239" w:type="dxa"/>
            <w:hideMark/>
          </w:tcPr>
          <w:p w:rsidRPr="00923683" w:rsidR="00923683" w:rsidRDefault="00923683" w14:paraId="442ED6E8" w14:textId="77777777">
            <w:r w:rsidRPr="00923683">
              <w:t> </w:t>
            </w:r>
          </w:p>
        </w:tc>
        <w:tc>
          <w:tcPr>
            <w:tcW w:w="1133" w:type="dxa"/>
            <w:hideMark/>
          </w:tcPr>
          <w:p w:rsidRPr="00923683" w:rsidR="00923683" w:rsidRDefault="00923683" w14:paraId="53F751B4" w14:textId="77777777">
            <w:r w:rsidRPr="00923683">
              <w:t> </w:t>
            </w:r>
          </w:p>
        </w:tc>
        <w:tc>
          <w:tcPr>
            <w:tcW w:w="953" w:type="dxa"/>
            <w:hideMark/>
          </w:tcPr>
          <w:p w:rsidRPr="00923683" w:rsidR="00923683" w:rsidRDefault="00923683" w14:paraId="520654E9" w14:textId="77777777">
            <w:r w:rsidRPr="00923683">
              <w:t> </w:t>
            </w:r>
          </w:p>
        </w:tc>
        <w:tc>
          <w:tcPr>
            <w:tcW w:w="794" w:type="dxa"/>
            <w:hideMark/>
          </w:tcPr>
          <w:p w:rsidRPr="00923683" w:rsidR="00923683" w:rsidRDefault="00923683" w14:paraId="57F44569" w14:textId="77777777">
            <w:r w:rsidRPr="00923683">
              <w:t> </w:t>
            </w:r>
          </w:p>
        </w:tc>
        <w:tc>
          <w:tcPr>
            <w:tcW w:w="459" w:type="dxa"/>
            <w:hideMark/>
          </w:tcPr>
          <w:p w:rsidRPr="00923683" w:rsidR="00923683" w:rsidRDefault="00923683" w14:paraId="5117B405" w14:textId="77777777">
            <w:r w:rsidRPr="00923683">
              <w:t> </w:t>
            </w:r>
          </w:p>
        </w:tc>
        <w:tc>
          <w:tcPr>
            <w:tcW w:w="1328" w:type="dxa"/>
            <w:noWrap/>
            <w:hideMark/>
          </w:tcPr>
          <w:p w:rsidRPr="00923683" w:rsidR="00923683" w:rsidRDefault="00923683" w14:paraId="15620CB8" w14:textId="77777777">
            <w:r w:rsidRPr="00923683">
              <w:t> </w:t>
            </w:r>
          </w:p>
        </w:tc>
        <w:tc>
          <w:tcPr>
            <w:tcW w:w="456" w:type="dxa"/>
            <w:noWrap/>
            <w:hideMark/>
          </w:tcPr>
          <w:p w:rsidRPr="00923683" w:rsidR="00923683" w:rsidRDefault="00923683" w14:paraId="6D8EADB5" w14:textId="77777777">
            <w:r w:rsidRPr="00923683">
              <w:t> </w:t>
            </w:r>
          </w:p>
        </w:tc>
        <w:tc>
          <w:tcPr>
            <w:tcW w:w="456" w:type="dxa"/>
            <w:noWrap/>
            <w:hideMark/>
          </w:tcPr>
          <w:p w:rsidRPr="00923683" w:rsidR="00923683" w:rsidRDefault="00923683" w14:paraId="15AAE1CE" w14:textId="77777777">
            <w:r w:rsidRPr="00923683">
              <w:t> </w:t>
            </w:r>
          </w:p>
        </w:tc>
      </w:tr>
      <w:tr w:rsidRPr="00923683" w:rsidR="00923683" w:rsidTr="00923683" w14:paraId="66D5CA9D" w14:textId="77777777">
        <w:trPr>
          <w:trHeight w:val="288"/>
        </w:trPr>
        <w:tc>
          <w:tcPr>
            <w:tcW w:w="1793" w:type="dxa"/>
            <w:hideMark/>
          </w:tcPr>
          <w:p w:rsidRPr="00923683" w:rsidR="00923683" w:rsidRDefault="00923683" w14:paraId="7FB1D5C3" w14:textId="77777777">
            <w:r w:rsidRPr="00923683">
              <w:t> </w:t>
            </w:r>
          </w:p>
        </w:tc>
        <w:tc>
          <w:tcPr>
            <w:tcW w:w="873" w:type="dxa"/>
            <w:hideMark/>
          </w:tcPr>
          <w:p w:rsidRPr="00923683" w:rsidR="00923683" w:rsidRDefault="00923683" w14:paraId="64628583" w14:textId="77777777">
            <w:r w:rsidRPr="00923683">
              <w:t> </w:t>
            </w:r>
          </w:p>
        </w:tc>
        <w:tc>
          <w:tcPr>
            <w:tcW w:w="807" w:type="dxa"/>
            <w:hideMark/>
          </w:tcPr>
          <w:p w:rsidRPr="00923683" w:rsidR="00923683" w:rsidRDefault="00923683" w14:paraId="32A8CD2E" w14:textId="77777777">
            <w:r w:rsidRPr="00923683">
              <w:t> </w:t>
            </w:r>
          </w:p>
        </w:tc>
        <w:tc>
          <w:tcPr>
            <w:tcW w:w="1266" w:type="dxa"/>
            <w:hideMark/>
          </w:tcPr>
          <w:p w:rsidRPr="00923683" w:rsidR="00923683" w:rsidRDefault="00923683" w14:paraId="10D42858" w14:textId="77777777">
            <w:r w:rsidRPr="00923683">
              <w:t> </w:t>
            </w:r>
          </w:p>
        </w:tc>
        <w:tc>
          <w:tcPr>
            <w:tcW w:w="2169" w:type="dxa"/>
            <w:hideMark/>
          </w:tcPr>
          <w:p w:rsidRPr="00923683" w:rsidR="00923683" w:rsidRDefault="00923683" w14:paraId="361C6826" w14:textId="77777777">
            <w:proofErr w:type="spellStart"/>
            <w:r w:rsidRPr="00923683">
              <w:t>Instance.PersonId</w:t>
            </w:r>
            <w:proofErr w:type="spellEnd"/>
            <w:r w:rsidRPr="00923683">
              <w:t xml:space="preserve"> (int, null)</w:t>
            </w:r>
          </w:p>
        </w:tc>
        <w:tc>
          <w:tcPr>
            <w:tcW w:w="304" w:type="dxa"/>
            <w:hideMark/>
          </w:tcPr>
          <w:p w:rsidRPr="00923683" w:rsidR="00923683" w:rsidRDefault="00923683" w14:paraId="7AD44BC6" w14:textId="77777777">
            <w:r w:rsidRPr="00923683">
              <w:t> </w:t>
            </w:r>
          </w:p>
        </w:tc>
        <w:tc>
          <w:tcPr>
            <w:tcW w:w="1239" w:type="dxa"/>
            <w:hideMark/>
          </w:tcPr>
          <w:p w:rsidRPr="00923683" w:rsidR="00923683" w:rsidRDefault="00923683" w14:paraId="3D6BE031" w14:textId="77777777">
            <w:r w:rsidRPr="00923683">
              <w:t> </w:t>
            </w:r>
          </w:p>
        </w:tc>
        <w:tc>
          <w:tcPr>
            <w:tcW w:w="1133" w:type="dxa"/>
            <w:hideMark/>
          </w:tcPr>
          <w:p w:rsidRPr="00923683" w:rsidR="00923683" w:rsidRDefault="00923683" w14:paraId="6E849BFA" w14:textId="77777777">
            <w:r w:rsidRPr="00923683">
              <w:t> </w:t>
            </w:r>
          </w:p>
        </w:tc>
        <w:tc>
          <w:tcPr>
            <w:tcW w:w="953" w:type="dxa"/>
            <w:hideMark/>
          </w:tcPr>
          <w:p w:rsidRPr="00923683" w:rsidR="00923683" w:rsidRDefault="00923683" w14:paraId="7060C066" w14:textId="77777777">
            <w:r w:rsidRPr="00923683">
              <w:t> </w:t>
            </w:r>
          </w:p>
        </w:tc>
        <w:tc>
          <w:tcPr>
            <w:tcW w:w="794" w:type="dxa"/>
            <w:hideMark/>
          </w:tcPr>
          <w:p w:rsidRPr="00923683" w:rsidR="00923683" w:rsidRDefault="00923683" w14:paraId="4AC20F8D" w14:textId="77777777">
            <w:r w:rsidRPr="00923683">
              <w:t> </w:t>
            </w:r>
          </w:p>
        </w:tc>
        <w:tc>
          <w:tcPr>
            <w:tcW w:w="459" w:type="dxa"/>
            <w:hideMark/>
          </w:tcPr>
          <w:p w:rsidRPr="00923683" w:rsidR="00923683" w:rsidRDefault="00923683" w14:paraId="11DB6FDD" w14:textId="77777777">
            <w:r w:rsidRPr="00923683">
              <w:t> </w:t>
            </w:r>
          </w:p>
        </w:tc>
        <w:tc>
          <w:tcPr>
            <w:tcW w:w="1328" w:type="dxa"/>
            <w:noWrap/>
            <w:hideMark/>
          </w:tcPr>
          <w:p w:rsidRPr="00923683" w:rsidR="00923683" w:rsidRDefault="00923683" w14:paraId="2A5F2A62" w14:textId="77777777">
            <w:r w:rsidRPr="00923683">
              <w:t> </w:t>
            </w:r>
          </w:p>
        </w:tc>
        <w:tc>
          <w:tcPr>
            <w:tcW w:w="456" w:type="dxa"/>
            <w:noWrap/>
            <w:hideMark/>
          </w:tcPr>
          <w:p w:rsidRPr="00923683" w:rsidR="00923683" w:rsidRDefault="00923683" w14:paraId="1FE9B4D1" w14:textId="77777777">
            <w:r w:rsidRPr="00923683">
              <w:t> </w:t>
            </w:r>
          </w:p>
        </w:tc>
        <w:tc>
          <w:tcPr>
            <w:tcW w:w="456" w:type="dxa"/>
            <w:noWrap/>
            <w:hideMark/>
          </w:tcPr>
          <w:p w:rsidRPr="00923683" w:rsidR="00923683" w:rsidRDefault="00923683" w14:paraId="63CA66C7" w14:textId="77777777">
            <w:r w:rsidRPr="00923683">
              <w:t> </w:t>
            </w:r>
          </w:p>
        </w:tc>
      </w:tr>
      <w:tr w:rsidRPr="00923683" w:rsidR="00923683" w:rsidTr="00923683" w14:paraId="037735EE" w14:textId="77777777">
        <w:trPr>
          <w:trHeight w:val="288"/>
        </w:trPr>
        <w:tc>
          <w:tcPr>
            <w:tcW w:w="1793" w:type="dxa"/>
            <w:hideMark/>
          </w:tcPr>
          <w:p w:rsidRPr="00923683" w:rsidR="00923683" w:rsidRDefault="00923683" w14:paraId="32CADF93" w14:textId="77777777">
            <w:r w:rsidRPr="00923683">
              <w:t> </w:t>
            </w:r>
          </w:p>
        </w:tc>
        <w:tc>
          <w:tcPr>
            <w:tcW w:w="873" w:type="dxa"/>
            <w:hideMark/>
          </w:tcPr>
          <w:p w:rsidRPr="00923683" w:rsidR="00923683" w:rsidRDefault="00923683" w14:paraId="2BEFCB84" w14:textId="77777777">
            <w:r w:rsidRPr="00923683">
              <w:t> </w:t>
            </w:r>
          </w:p>
        </w:tc>
        <w:tc>
          <w:tcPr>
            <w:tcW w:w="807" w:type="dxa"/>
            <w:hideMark/>
          </w:tcPr>
          <w:p w:rsidRPr="00923683" w:rsidR="00923683" w:rsidRDefault="00923683" w14:paraId="295F5AE0" w14:textId="77777777">
            <w:r w:rsidRPr="00923683">
              <w:t> </w:t>
            </w:r>
          </w:p>
        </w:tc>
        <w:tc>
          <w:tcPr>
            <w:tcW w:w="1266" w:type="dxa"/>
            <w:hideMark/>
          </w:tcPr>
          <w:p w:rsidRPr="00923683" w:rsidR="00923683" w:rsidRDefault="00923683" w14:paraId="4A2E07A2" w14:textId="77777777">
            <w:r w:rsidRPr="00923683">
              <w:t> </w:t>
            </w:r>
          </w:p>
        </w:tc>
        <w:tc>
          <w:tcPr>
            <w:tcW w:w="2169" w:type="dxa"/>
            <w:hideMark/>
          </w:tcPr>
          <w:p w:rsidRPr="00923683" w:rsidR="00923683" w:rsidRDefault="00923683" w14:paraId="62E7BDE5" w14:textId="77777777">
            <w:proofErr w:type="spellStart"/>
            <w:r w:rsidRPr="00923683">
              <w:t>Instance.AccountId</w:t>
            </w:r>
            <w:proofErr w:type="spellEnd"/>
            <w:r w:rsidRPr="00923683">
              <w:t xml:space="preserve"> (int, null, FK)</w:t>
            </w:r>
          </w:p>
        </w:tc>
        <w:tc>
          <w:tcPr>
            <w:tcW w:w="304" w:type="dxa"/>
            <w:hideMark/>
          </w:tcPr>
          <w:p w:rsidRPr="00923683" w:rsidR="00923683" w:rsidRDefault="00923683" w14:paraId="6F6CF78B" w14:textId="77777777">
            <w:r w:rsidRPr="00923683">
              <w:t> </w:t>
            </w:r>
          </w:p>
        </w:tc>
        <w:tc>
          <w:tcPr>
            <w:tcW w:w="1239" w:type="dxa"/>
            <w:hideMark/>
          </w:tcPr>
          <w:p w:rsidRPr="00923683" w:rsidR="00923683" w:rsidRDefault="00923683" w14:paraId="42618B47" w14:textId="77777777">
            <w:r w:rsidRPr="00923683">
              <w:t> </w:t>
            </w:r>
          </w:p>
        </w:tc>
        <w:tc>
          <w:tcPr>
            <w:tcW w:w="1133" w:type="dxa"/>
            <w:hideMark/>
          </w:tcPr>
          <w:p w:rsidRPr="00923683" w:rsidR="00923683" w:rsidRDefault="00923683" w14:paraId="3328FF55" w14:textId="77777777">
            <w:r w:rsidRPr="00923683">
              <w:t> </w:t>
            </w:r>
          </w:p>
        </w:tc>
        <w:tc>
          <w:tcPr>
            <w:tcW w:w="953" w:type="dxa"/>
            <w:hideMark/>
          </w:tcPr>
          <w:p w:rsidRPr="00923683" w:rsidR="00923683" w:rsidRDefault="00923683" w14:paraId="46D81FDE" w14:textId="77777777">
            <w:r w:rsidRPr="00923683">
              <w:t> </w:t>
            </w:r>
          </w:p>
        </w:tc>
        <w:tc>
          <w:tcPr>
            <w:tcW w:w="794" w:type="dxa"/>
            <w:hideMark/>
          </w:tcPr>
          <w:p w:rsidRPr="00923683" w:rsidR="00923683" w:rsidRDefault="00923683" w14:paraId="6C4B6621" w14:textId="77777777">
            <w:r w:rsidRPr="00923683">
              <w:t> </w:t>
            </w:r>
          </w:p>
        </w:tc>
        <w:tc>
          <w:tcPr>
            <w:tcW w:w="459" w:type="dxa"/>
            <w:hideMark/>
          </w:tcPr>
          <w:p w:rsidRPr="00923683" w:rsidR="00923683" w:rsidRDefault="00923683" w14:paraId="239A0211" w14:textId="77777777">
            <w:r w:rsidRPr="00923683">
              <w:t> </w:t>
            </w:r>
          </w:p>
        </w:tc>
        <w:tc>
          <w:tcPr>
            <w:tcW w:w="1328" w:type="dxa"/>
            <w:noWrap/>
            <w:hideMark/>
          </w:tcPr>
          <w:p w:rsidRPr="00923683" w:rsidR="00923683" w:rsidRDefault="00923683" w14:paraId="664E063D" w14:textId="77777777">
            <w:r w:rsidRPr="00923683">
              <w:t> </w:t>
            </w:r>
          </w:p>
        </w:tc>
        <w:tc>
          <w:tcPr>
            <w:tcW w:w="456" w:type="dxa"/>
            <w:noWrap/>
            <w:hideMark/>
          </w:tcPr>
          <w:p w:rsidRPr="00923683" w:rsidR="00923683" w:rsidRDefault="00923683" w14:paraId="5A52379D" w14:textId="77777777">
            <w:r w:rsidRPr="00923683">
              <w:t> </w:t>
            </w:r>
          </w:p>
        </w:tc>
        <w:tc>
          <w:tcPr>
            <w:tcW w:w="456" w:type="dxa"/>
            <w:noWrap/>
            <w:hideMark/>
          </w:tcPr>
          <w:p w:rsidRPr="00923683" w:rsidR="00923683" w:rsidRDefault="00923683" w14:paraId="1F2C59A1" w14:textId="77777777">
            <w:r w:rsidRPr="00923683">
              <w:t> </w:t>
            </w:r>
          </w:p>
        </w:tc>
      </w:tr>
      <w:tr w:rsidRPr="00923683" w:rsidR="00923683" w:rsidTr="00923683" w14:paraId="6BBDAC63" w14:textId="77777777">
        <w:trPr>
          <w:trHeight w:val="288"/>
        </w:trPr>
        <w:tc>
          <w:tcPr>
            <w:tcW w:w="1793" w:type="dxa"/>
            <w:hideMark/>
          </w:tcPr>
          <w:p w:rsidRPr="00923683" w:rsidR="00923683" w:rsidRDefault="00923683" w14:paraId="0F5CA708" w14:textId="77777777">
            <w:r w:rsidRPr="00923683">
              <w:t> </w:t>
            </w:r>
          </w:p>
        </w:tc>
        <w:tc>
          <w:tcPr>
            <w:tcW w:w="873" w:type="dxa"/>
            <w:hideMark/>
          </w:tcPr>
          <w:p w:rsidRPr="00923683" w:rsidR="00923683" w:rsidRDefault="00923683" w14:paraId="7080A0E4" w14:textId="77777777">
            <w:r w:rsidRPr="00923683">
              <w:t> </w:t>
            </w:r>
          </w:p>
        </w:tc>
        <w:tc>
          <w:tcPr>
            <w:tcW w:w="807" w:type="dxa"/>
            <w:hideMark/>
          </w:tcPr>
          <w:p w:rsidRPr="00923683" w:rsidR="00923683" w:rsidRDefault="00923683" w14:paraId="11A93382" w14:textId="77777777">
            <w:r w:rsidRPr="00923683">
              <w:t> </w:t>
            </w:r>
          </w:p>
        </w:tc>
        <w:tc>
          <w:tcPr>
            <w:tcW w:w="1266" w:type="dxa"/>
            <w:hideMark/>
          </w:tcPr>
          <w:p w:rsidRPr="00923683" w:rsidR="00923683" w:rsidRDefault="00923683" w14:paraId="2329AC43" w14:textId="77777777">
            <w:r w:rsidRPr="00923683">
              <w:t> </w:t>
            </w:r>
          </w:p>
        </w:tc>
        <w:tc>
          <w:tcPr>
            <w:tcW w:w="2169" w:type="dxa"/>
            <w:hideMark/>
          </w:tcPr>
          <w:p w:rsidRPr="00923683" w:rsidR="00923683" w:rsidRDefault="00923683" w14:paraId="10C25C5C" w14:textId="77777777">
            <w:proofErr w:type="spellStart"/>
            <w:r w:rsidRPr="00923683">
              <w:t>CorpPerson.PersonId</w:t>
            </w:r>
            <w:proofErr w:type="spellEnd"/>
            <w:r w:rsidRPr="00923683">
              <w:t xml:space="preserve"> (int, not null)</w:t>
            </w:r>
          </w:p>
        </w:tc>
        <w:tc>
          <w:tcPr>
            <w:tcW w:w="304" w:type="dxa"/>
            <w:hideMark/>
          </w:tcPr>
          <w:p w:rsidRPr="00923683" w:rsidR="00923683" w:rsidRDefault="00923683" w14:paraId="0B5DFCFB" w14:textId="77777777">
            <w:r w:rsidRPr="00923683">
              <w:t> </w:t>
            </w:r>
          </w:p>
        </w:tc>
        <w:tc>
          <w:tcPr>
            <w:tcW w:w="1239" w:type="dxa"/>
            <w:hideMark/>
          </w:tcPr>
          <w:p w:rsidRPr="00923683" w:rsidR="00923683" w:rsidRDefault="00923683" w14:paraId="2FBEEE92" w14:textId="77777777">
            <w:r w:rsidRPr="00923683">
              <w:t> </w:t>
            </w:r>
          </w:p>
        </w:tc>
        <w:tc>
          <w:tcPr>
            <w:tcW w:w="1133" w:type="dxa"/>
            <w:hideMark/>
          </w:tcPr>
          <w:p w:rsidRPr="00923683" w:rsidR="00923683" w:rsidRDefault="00923683" w14:paraId="4AD31228" w14:textId="77777777">
            <w:r w:rsidRPr="00923683">
              <w:t> </w:t>
            </w:r>
          </w:p>
        </w:tc>
        <w:tc>
          <w:tcPr>
            <w:tcW w:w="953" w:type="dxa"/>
            <w:hideMark/>
          </w:tcPr>
          <w:p w:rsidRPr="00923683" w:rsidR="00923683" w:rsidRDefault="00923683" w14:paraId="1E6C6E70" w14:textId="77777777">
            <w:r w:rsidRPr="00923683">
              <w:t> </w:t>
            </w:r>
          </w:p>
        </w:tc>
        <w:tc>
          <w:tcPr>
            <w:tcW w:w="794" w:type="dxa"/>
            <w:hideMark/>
          </w:tcPr>
          <w:p w:rsidRPr="00923683" w:rsidR="00923683" w:rsidRDefault="00923683" w14:paraId="40D5735D" w14:textId="77777777">
            <w:r w:rsidRPr="00923683">
              <w:t> </w:t>
            </w:r>
          </w:p>
        </w:tc>
        <w:tc>
          <w:tcPr>
            <w:tcW w:w="459" w:type="dxa"/>
            <w:hideMark/>
          </w:tcPr>
          <w:p w:rsidRPr="00923683" w:rsidR="00923683" w:rsidRDefault="00923683" w14:paraId="57B784DC" w14:textId="77777777">
            <w:r w:rsidRPr="00923683">
              <w:t> </w:t>
            </w:r>
          </w:p>
        </w:tc>
        <w:tc>
          <w:tcPr>
            <w:tcW w:w="1328" w:type="dxa"/>
            <w:noWrap/>
            <w:hideMark/>
          </w:tcPr>
          <w:p w:rsidRPr="00923683" w:rsidR="00923683" w:rsidRDefault="00923683" w14:paraId="3670D01A" w14:textId="77777777">
            <w:r w:rsidRPr="00923683">
              <w:t> </w:t>
            </w:r>
          </w:p>
        </w:tc>
        <w:tc>
          <w:tcPr>
            <w:tcW w:w="456" w:type="dxa"/>
            <w:noWrap/>
            <w:hideMark/>
          </w:tcPr>
          <w:p w:rsidRPr="00923683" w:rsidR="00923683" w:rsidRDefault="00923683" w14:paraId="20EC49AB" w14:textId="77777777">
            <w:r w:rsidRPr="00923683">
              <w:t> </w:t>
            </w:r>
          </w:p>
        </w:tc>
        <w:tc>
          <w:tcPr>
            <w:tcW w:w="456" w:type="dxa"/>
            <w:noWrap/>
            <w:hideMark/>
          </w:tcPr>
          <w:p w:rsidRPr="00923683" w:rsidR="00923683" w:rsidRDefault="00923683" w14:paraId="23D2DEE5" w14:textId="77777777">
            <w:r w:rsidRPr="00923683">
              <w:t> </w:t>
            </w:r>
          </w:p>
        </w:tc>
      </w:tr>
      <w:tr w:rsidRPr="00923683" w:rsidR="00923683" w:rsidTr="00923683" w14:paraId="6A855B74" w14:textId="77777777">
        <w:trPr>
          <w:trHeight w:val="288"/>
        </w:trPr>
        <w:tc>
          <w:tcPr>
            <w:tcW w:w="1793" w:type="dxa"/>
            <w:hideMark/>
          </w:tcPr>
          <w:p w:rsidRPr="00923683" w:rsidR="00923683" w:rsidRDefault="00923683" w14:paraId="668B50D1" w14:textId="77777777">
            <w:r w:rsidRPr="00923683">
              <w:t> </w:t>
            </w:r>
          </w:p>
        </w:tc>
        <w:tc>
          <w:tcPr>
            <w:tcW w:w="873" w:type="dxa"/>
            <w:hideMark/>
          </w:tcPr>
          <w:p w:rsidRPr="00923683" w:rsidR="00923683" w:rsidRDefault="00923683" w14:paraId="09A84FB3" w14:textId="77777777">
            <w:r w:rsidRPr="00923683">
              <w:t> </w:t>
            </w:r>
          </w:p>
        </w:tc>
        <w:tc>
          <w:tcPr>
            <w:tcW w:w="807" w:type="dxa"/>
            <w:hideMark/>
          </w:tcPr>
          <w:p w:rsidRPr="00923683" w:rsidR="00923683" w:rsidRDefault="00923683" w14:paraId="19063D7A" w14:textId="77777777">
            <w:r w:rsidRPr="00923683">
              <w:t> </w:t>
            </w:r>
          </w:p>
        </w:tc>
        <w:tc>
          <w:tcPr>
            <w:tcW w:w="1266" w:type="dxa"/>
            <w:hideMark/>
          </w:tcPr>
          <w:p w:rsidRPr="00923683" w:rsidR="00923683" w:rsidRDefault="00923683" w14:paraId="1F7134AF" w14:textId="77777777">
            <w:r w:rsidRPr="00923683">
              <w:t> </w:t>
            </w:r>
          </w:p>
        </w:tc>
        <w:tc>
          <w:tcPr>
            <w:tcW w:w="2169" w:type="dxa"/>
            <w:hideMark/>
          </w:tcPr>
          <w:p w:rsidRPr="00923683" w:rsidR="00923683" w:rsidRDefault="00923683" w14:paraId="54FEDC5D" w14:textId="77777777">
            <w:proofErr w:type="spellStart"/>
            <w:r w:rsidRPr="00923683">
              <w:t>CorpPerson.LastChangeDate</w:t>
            </w:r>
            <w:proofErr w:type="spellEnd"/>
            <w:r w:rsidRPr="00923683">
              <w:t xml:space="preserve"> (datetime, null)</w:t>
            </w:r>
          </w:p>
        </w:tc>
        <w:tc>
          <w:tcPr>
            <w:tcW w:w="304" w:type="dxa"/>
            <w:hideMark/>
          </w:tcPr>
          <w:p w:rsidRPr="00923683" w:rsidR="00923683" w:rsidRDefault="00923683" w14:paraId="5058BDDE" w14:textId="77777777">
            <w:r w:rsidRPr="00923683">
              <w:t> </w:t>
            </w:r>
          </w:p>
        </w:tc>
        <w:tc>
          <w:tcPr>
            <w:tcW w:w="1239" w:type="dxa"/>
            <w:hideMark/>
          </w:tcPr>
          <w:p w:rsidRPr="00923683" w:rsidR="00923683" w:rsidRDefault="00923683" w14:paraId="7778BE91" w14:textId="77777777">
            <w:r w:rsidRPr="00923683">
              <w:t> </w:t>
            </w:r>
          </w:p>
        </w:tc>
        <w:tc>
          <w:tcPr>
            <w:tcW w:w="1133" w:type="dxa"/>
            <w:hideMark/>
          </w:tcPr>
          <w:p w:rsidRPr="00923683" w:rsidR="00923683" w:rsidRDefault="00923683" w14:paraId="6E33C778" w14:textId="77777777">
            <w:r w:rsidRPr="00923683">
              <w:t> </w:t>
            </w:r>
          </w:p>
        </w:tc>
        <w:tc>
          <w:tcPr>
            <w:tcW w:w="953" w:type="dxa"/>
            <w:hideMark/>
          </w:tcPr>
          <w:p w:rsidRPr="00923683" w:rsidR="00923683" w:rsidRDefault="00923683" w14:paraId="53783E1B" w14:textId="77777777">
            <w:r w:rsidRPr="00923683">
              <w:t> </w:t>
            </w:r>
          </w:p>
        </w:tc>
        <w:tc>
          <w:tcPr>
            <w:tcW w:w="794" w:type="dxa"/>
            <w:hideMark/>
          </w:tcPr>
          <w:p w:rsidRPr="00923683" w:rsidR="00923683" w:rsidRDefault="00923683" w14:paraId="46F360DC" w14:textId="77777777">
            <w:r w:rsidRPr="00923683">
              <w:t> </w:t>
            </w:r>
          </w:p>
        </w:tc>
        <w:tc>
          <w:tcPr>
            <w:tcW w:w="459" w:type="dxa"/>
            <w:hideMark/>
          </w:tcPr>
          <w:p w:rsidRPr="00923683" w:rsidR="00923683" w:rsidRDefault="00923683" w14:paraId="01D7A39B" w14:textId="77777777">
            <w:r w:rsidRPr="00923683">
              <w:t> </w:t>
            </w:r>
          </w:p>
        </w:tc>
        <w:tc>
          <w:tcPr>
            <w:tcW w:w="1328" w:type="dxa"/>
            <w:noWrap/>
            <w:hideMark/>
          </w:tcPr>
          <w:p w:rsidRPr="00923683" w:rsidR="00923683" w:rsidRDefault="00923683" w14:paraId="48AC0FF4" w14:textId="77777777">
            <w:r w:rsidRPr="00923683">
              <w:t> </w:t>
            </w:r>
          </w:p>
        </w:tc>
        <w:tc>
          <w:tcPr>
            <w:tcW w:w="456" w:type="dxa"/>
            <w:noWrap/>
            <w:hideMark/>
          </w:tcPr>
          <w:p w:rsidRPr="00923683" w:rsidR="00923683" w:rsidRDefault="00923683" w14:paraId="0BECE8A6" w14:textId="77777777">
            <w:r w:rsidRPr="00923683">
              <w:t> </w:t>
            </w:r>
          </w:p>
        </w:tc>
        <w:tc>
          <w:tcPr>
            <w:tcW w:w="456" w:type="dxa"/>
            <w:noWrap/>
            <w:hideMark/>
          </w:tcPr>
          <w:p w:rsidRPr="00923683" w:rsidR="00923683" w:rsidRDefault="00923683" w14:paraId="1AA5ED17" w14:textId="77777777">
            <w:r w:rsidRPr="00923683">
              <w:t> </w:t>
            </w:r>
          </w:p>
        </w:tc>
      </w:tr>
      <w:tr w:rsidRPr="00923683" w:rsidR="00923683" w:rsidTr="00923683" w14:paraId="3E519616" w14:textId="77777777">
        <w:trPr>
          <w:trHeight w:val="288"/>
        </w:trPr>
        <w:tc>
          <w:tcPr>
            <w:tcW w:w="1793" w:type="dxa"/>
            <w:hideMark/>
          </w:tcPr>
          <w:p w:rsidRPr="00923683" w:rsidR="00923683" w:rsidRDefault="00923683" w14:paraId="191251A7" w14:textId="77777777">
            <w:r w:rsidRPr="00923683">
              <w:t> </w:t>
            </w:r>
          </w:p>
        </w:tc>
        <w:tc>
          <w:tcPr>
            <w:tcW w:w="873" w:type="dxa"/>
            <w:hideMark/>
          </w:tcPr>
          <w:p w:rsidRPr="00923683" w:rsidR="00923683" w:rsidRDefault="00923683" w14:paraId="6ED32558" w14:textId="77777777">
            <w:r w:rsidRPr="00923683">
              <w:t> </w:t>
            </w:r>
          </w:p>
        </w:tc>
        <w:tc>
          <w:tcPr>
            <w:tcW w:w="807" w:type="dxa"/>
            <w:hideMark/>
          </w:tcPr>
          <w:p w:rsidRPr="00923683" w:rsidR="00923683" w:rsidRDefault="00923683" w14:paraId="354C8B38" w14:textId="77777777">
            <w:r w:rsidRPr="00923683">
              <w:t> </w:t>
            </w:r>
          </w:p>
        </w:tc>
        <w:tc>
          <w:tcPr>
            <w:tcW w:w="1266" w:type="dxa"/>
            <w:hideMark/>
          </w:tcPr>
          <w:p w:rsidRPr="00923683" w:rsidR="00923683" w:rsidRDefault="00923683" w14:paraId="5485ACB3" w14:textId="77777777">
            <w:r w:rsidRPr="00923683">
              <w:t> </w:t>
            </w:r>
          </w:p>
        </w:tc>
        <w:tc>
          <w:tcPr>
            <w:tcW w:w="2169" w:type="dxa"/>
            <w:hideMark/>
          </w:tcPr>
          <w:p w:rsidRPr="00923683" w:rsidR="00923683" w:rsidRDefault="00923683" w14:paraId="273F2233" w14:textId="77777777">
            <w:proofErr w:type="spellStart"/>
            <w:r w:rsidRPr="00923683">
              <w:t>CorpPerson.OrigDate</w:t>
            </w:r>
            <w:proofErr w:type="spellEnd"/>
            <w:r w:rsidRPr="00923683">
              <w:t xml:space="preserve"> (datetime, null)</w:t>
            </w:r>
          </w:p>
        </w:tc>
        <w:tc>
          <w:tcPr>
            <w:tcW w:w="304" w:type="dxa"/>
            <w:hideMark/>
          </w:tcPr>
          <w:p w:rsidRPr="00923683" w:rsidR="00923683" w:rsidRDefault="00923683" w14:paraId="3C0FC9D5" w14:textId="77777777">
            <w:r w:rsidRPr="00923683">
              <w:t> </w:t>
            </w:r>
          </w:p>
        </w:tc>
        <w:tc>
          <w:tcPr>
            <w:tcW w:w="1239" w:type="dxa"/>
            <w:hideMark/>
          </w:tcPr>
          <w:p w:rsidRPr="00923683" w:rsidR="00923683" w:rsidRDefault="00923683" w14:paraId="44BEB8E9" w14:textId="77777777">
            <w:r w:rsidRPr="00923683">
              <w:t> </w:t>
            </w:r>
          </w:p>
        </w:tc>
        <w:tc>
          <w:tcPr>
            <w:tcW w:w="1133" w:type="dxa"/>
            <w:hideMark/>
          </w:tcPr>
          <w:p w:rsidRPr="00923683" w:rsidR="00923683" w:rsidRDefault="00923683" w14:paraId="63C895E3" w14:textId="77777777">
            <w:r w:rsidRPr="00923683">
              <w:t> </w:t>
            </w:r>
          </w:p>
        </w:tc>
        <w:tc>
          <w:tcPr>
            <w:tcW w:w="953" w:type="dxa"/>
            <w:hideMark/>
          </w:tcPr>
          <w:p w:rsidRPr="00923683" w:rsidR="00923683" w:rsidRDefault="00923683" w14:paraId="212B1E1A" w14:textId="77777777">
            <w:r w:rsidRPr="00923683">
              <w:t> </w:t>
            </w:r>
          </w:p>
        </w:tc>
        <w:tc>
          <w:tcPr>
            <w:tcW w:w="794" w:type="dxa"/>
            <w:hideMark/>
          </w:tcPr>
          <w:p w:rsidRPr="00923683" w:rsidR="00923683" w:rsidRDefault="00923683" w14:paraId="0E2E8FDC" w14:textId="77777777">
            <w:r w:rsidRPr="00923683">
              <w:t> </w:t>
            </w:r>
          </w:p>
        </w:tc>
        <w:tc>
          <w:tcPr>
            <w:tcW w:w="459" w:type="dxa"/>
            <w:hideMark/>
          </w:tcPr>
          <w:p w:rsidRPr="00923683" w:rsidR="00923683" w:rsidRDefault="00923683" w14:paraId="2B51982E" w14:textId="77777777">
            <w:r w:rsidRPr="00923683">
              <w:t> </w:t>
            </w:r>
          </w:p>
        </w:tc>
        <w:tc>
          <w:tcPr>
            <w:tcW w:w="1328" w:type="dxa"/>
            <w:noWrap/>
            <w:hideMark/>
          </w:tcPr>
          <w:p w:rsidRPr="00923683" w:rsidR="00923683" w:rsidRDefault="00923683" w14:paraId="7447EB75" w14:textId="77777777">
            <w:r w:rsidRPr="00923683">
              <w:t> </w:t>
            </w:r>
          </w:p>
        </w:tc>
        <w:tc>
          <w:tcPr>
            <w:tcW w:w="456" w:type="dxa"/>
            <w:noWrap/>
            <w:hideMark/>
          </w:tcPr>
          <w:p w:rsidRPr="00923683" w:rsidR="00923683" w:rsidRDefault="00923683" w14:paraId="0620E40A" w14:textId="77777777">
            <w:r w:rsidRPr="00923683">
              <w:t> </w:t>
            </w:r>
          </w:p>
        </w:tc>
        <w:tc>
          <w:tcPr>
            <w:tcW w:w="456" w:type="dxa"/>
            <w:noWrap/>
            <w:hideMark/>
          </w:tcPr>
          <w:p w:rsidRPr="00923683" w:rsidR="00923683" w:rsidRDefault="00923683" w14:paraId="36D902EA" w14:textId="77777777">
            <w:r w:rsidRPr="00923683">
              <w:t> </w:t>
            </w:r>
          </w:p>
        </w:tc>
      </w:tr>
      <w:tr w:rsidRPr="00923683" w:rsidR="00923683" w:rsidTr="00923683" w14:paraId="6D21146C" w14:textId="77777777">
        <w:trPr>
          <w:trHeight w:val="552"/>
        </w:trPr>
        <w:tc>
          <w:tcPr>
            <w:tcW w:w="1793" w:type="dxa"/>
            <w:hideMark/>
          </w:tcPr>
          <w:p w:rsidRPr="00923683" w:rsidR="00923683" w:rsidRDefault="00923683" w14:paraId="5AF7A3FB" w14:textId="77777777">
            <w:r w:rsidRPr="00923683">
              <w:t> </w:t>
            </w:r>
          </w:p>
        </w:tc>
        <w:tc>
          <w:tcPr>
            <w:tcW w:w="873" w:type="dxa"/>
            <w:hideMark/>
          </w:tcPr>
          <w:p w:rsidRPr="00923683" w:rsidR="00923683" w:rsidRDefault="00923683" w14:paraId="695AB3CA" w14:textId="77777777">
            <w:r w:rsidRPr="00923683">
              <w:t> </w:t>
            </w:r>
          </w:p>
        </w:tc>
        <w:tc>
          <w:tcPr>
            <w:tcW w:w="807" w:type="dxa"/>
            <w:hideMark/>
          </w:tcPr>
          <w:p w:rsidRPr="00923683" w:rsidR="00923683" w:rsidRDefault="00923683" w14:paraId="57B043E4" w14:textId="77777777">
            <w:r w:rsidRPr="00923683">
              <w:t> </w:t>
            </w:r>
          </w:p>
        </w:tc>
        <w:tc>
          <w:tcPr>
            <w:tcW w:w="1266" w:type="dxa"/>
            <w:hideMark/>
          </w:tcPr>
          <w:p w:rsidRPr="00923683" w:rsidR="00923683" w:rsidRDefault="00923683" w14:paraId="2029772B" w14:textId="77777777">
            <w:r w:rsidRPr="00923683">
              <w:t> </w:t>
            </w:r>
          </w:p>
        </w:tc>
        <w:tc>
          <w:tcPr>
            <w:tcW w:w="2169" w:type="dxa"/>
            <w:hideMark/>
          </w:tcPr>
          <w:p w:rsidRPr="00923683" w:rsidR="00923683" w:rsidRDefault="00923683" w14:paraId="71CD7154" w14:textId="77777777">
            <w:proofErr w:type="spellStart"/>
            <w:r w:rsidRPr="00923683">
              <w:t>CorpPerson.SourceSystem</w:t>
            </w:r>
            <w:proofErr w:type="spellEnd"/>
            <w:r w:rsidRPr="00923683">
              <w:t xml:space="preserve"> (</w:t>
            </w:r>
            <w:proofErr w:type="gramStart"/>
            <w:r w:rsidRPr="00923683">
              <w:t>varchar(</w:t>
            </w:r>
            <w:proofErr w:type="gramEnd"/>
            <w:r w:rsidRPr="00923683">
              <w:t>20), null)</w:t>
            </w:r>
          </w:p>
        </w:tc>
        <w:tc>
          <w:tcPr>
            <w:tcW w:w="304" w:type="dxa"/>
            <w:hideMark/>
          </w:tcPr>
          <w:p w:rsidRPr="00923683" w:rsidR="00923683" w:rsidRDefault="00923683" w14:paraId="71819302" w14:textId="77777777">
            <w:r w:rsidRPr="00923683">
              <w:t> </w:t>
            </w:r>
          </w:p>
        </w:tc>
        <w:tc>
          <w:tcPr>
            <w:tcW w:w="1239" w:type="dxa"/>
            <w:hideMark/>
          </w:tcPr>
          <w:p w:rsidRPr="00923683" w:rsidR="00923683" w:rsidRDefault="00923683" w14:paraId="12F1985C" w14:textId="77777777">
            <w:r w:rsidRPr="00923683">
              <w:t> </w:t>
            </w:r>
          </w:p>
        </w:tc>
        <w:tc>
          <w:tcPr>
            <w:tcW w:w="1133" w:type="dxa"/>
            <w:hideMark/>
          </w:tcPr>
          <w:p w:rsidRPr="00923683" w:rsidR="00923683" w:rsidRDefault="00923683" w14:paraId="596EB2CC" w14:textId="77777777">
            <w:r w:rsidRPr="00923683">
              <w:t> </w:t>
            </w:r>
          </w:p>
        </w:tc>
        <w:tc>
          <w:tcPr>
            <w:tcW w:w="953" w:type="dxa"/>
            <w:hideMark/>
          </w:tcPr>
          <w:p w:rsidRPr="00923683" w:rsidR="00923683" w:rsidRDefault="00923683" w14:paraId="06CE30DA" w14:textId="77777777">
            <w:r w:rsidRPr="00923683">
              <w:t> </w:t>
            </w:r>
          </w:p>
        </w:tc>
        <w:tc>
          <w:tcPr>
            <w:tcW w:w="794" w:type="dxa"/>
            <w:hideMark/>
          </w:tcPr>
          <w:p w:rsidRPr="00923683" w:rsidR="00923683" w:rsidRDefault="00923683" w14:paraId="2F34CE86" w14:textId="77777777">
            <w:r w:rsidRPr="00923683">
              <w:t> </w:t>
            </w:r>
          </w:p>
        </w:tc>
        <w:tc>
          <w:tcPr>
            <w:tcW w:w="459" w:type="dxa"/>
            <w:hideMark/>
          </w:tcPr>
          <w:p w:rsidRPr="00923683" w:rsidR="00923683" w:rsidRDefault="00923683" w14:paraId="17E3AE6B" w14:textId="77777777">
            <w:r w:rsidRPr="00923683">
              <w:t> </w:t>
            </w:r>
          </w:p>
        </w:tc>
        <w:tc>
          <w:tcPr>
            <w:tcW w:w="1328" w:type="dxa"/>
            <w:noWrap/>
            <w:hideMark/>
          </w:tcPr>
          <w:p w:rsidRPr="00923683" w:rsidR="00923683" w:rsidRDefault="00923683" w14:paraId="14A6FA24" w14:textId="77777777">
            <w:r w:rsidRPr="00923683">
              <w:t> </w:t>
            </w:r>
          </w:p>
        </w:tc>
        <w:tc>
          <w:tcPr>
            <w:tcW w:w="456" w:type="dxa"/>
            <w:noWrap/>
            <w:hideMark/>
          </w:tcPr>
          <w:p w:rsidRPr="00923683" w:rsidR="00923683" w:rsidRDefault="00923683" w14:paraId="64D7048D" w14:textId="77777777">
            <w:r w:rsidRPr="00923683">
              <w:t> </w:t>
            </w:r>
          </w:p>
        </w:tc>
        <w:tc>
          <w:tcPr>
            <w:tcW w:w="456" w:type="dxa"/>
            <w:noWrap/>
            <w:hideMark/>
          </w:tcPr>
          <w:p w:rsidRPr="00923683" w:rsidR="00923683" w:rsidRDefault="00923683" w14:paraId="27D68E62" w14:textId="77777777">
            <w:r w:rsidRPr="00923683">
              <w:t> </w:t>
            </w:r>
          </w:p>
        </w:tc>
      </w:tr>
      <w:tr w:rsidRPr="00923683" w:rsidR="00923683" w:rsidTr="00923683" w14:paraId="47265573" w14:textId="77777777">
        <w:trPr>
          <w:trHeight w:val="288"/>
        </w:trPr>
        <w:tc>
          <w:tcPr>
            <w:tcW w:w="1793" w:type="dxa"/>
            <w:hideMark/>
          </w:tcPr>
          <w:p w:rsidRPr="00923683" w:rsidR="00923683" w:rsidRDefault="00923683" w14:paraId="291976BC" w14:textId="77777777">
            <w:r w:rsidRPr="00923683">
              <w:t> </w:t>
            </w:r>
          </w:p>
        </w:tc>
        <w:tc>
          <w:tcPr>
            <w:tcW w:w="873" w:type="dxa"/>
            <w:hideMark/>
          </w:tcPr>
          <w:p w:rsidRPr="00923683" w:rsidR="00923683" w:rsidRDefault="00923683" w14:paraId="50ECDBBE" w14:textId="77777777">
            <w:r w:rsidRPr="00923683">
              <w:t> </w:t>
            </w:r>
          </w:p>
        </w:tc>
        <w:tc>
          <w:tcPr>
            <w:tcW w:w="807" w:type="dxa"/>
            <w:hideMark/>
          </w:tcPr>
          <w:p w:rsidRPr="00923683" w:rsidR="00923683" w:rsidRDefault="00923683" w14:paraId="29B6F2DF" w14:textId="77777777">
            <w:r w:rsidRPr="00923683">
              <w:t> </w:t>
            </w:r>
          </w:p>
        </w:tc>
        <w:tc>
          <w:tcPr>
            <w:tcW w:w="1266" w:type="dxa"/>
            <w:hideMark/>
          </w:tcPr>
          <w:p w:rsidRPr="00923683" w:rsidR="00923683" w:rsidRDefault="00923683" w14:paraId="6A902F99" w14:textId="77777777">
            <w:r w:rsidRPr="00923683">
              <w:t> </w:t>
            </w:r>
          </w:p>
        </w:tc>
        <w:tc>
          <w:tcPr>
            <w:tcW w:w="2169" w:type="dxa"/>
            <w:hideMark/>
          </w:tcPr>
          <w:p w:rsidRPr="00923683" w:rsidR="00923683" w:rsidRDefault="00923683" w14:paraId="387EF193" w14:textId="77777777">
            <w:proofErr w:type="spellStart"/>
            <w:r w:rsidRPr="00923683">
              <w:t>CorpPerson.AddDate</w:t>
            </w:r>
            <w:proofErr w:type="spellEnd"/>
            <w:r w:rsidRPr="00923683">
              <w:t xml:space="preserve"> (</w:t>
            </w:r>
            <w:proofErr w:type="spellStart"/>
            <w:r w:rsidRPr="00923683">
              <w:t>smalldatetime</w:t>
            </w:r>
            <w:proofErr w:type="spellEnd"/>
            <w:r w:rsidRPr="00923683">
              <w:t>, null)</w:t>
            </w:r>
          </w:p>
        </w:tc>
        <w:tc>
          <w:tcPr>
            <w:tcW w:w="304" w:type="dxa"/>
            <w:hideMark/>
          </w:tcPr>
          <w:p w:rsidRPr="00923683" w:rsidR="00923683" w:rsidRDefault="00923683" w14:paraId="79066AF1" w14:textId="77777777">
            <w:r w:rsidRPr="00923683">
              <w:t> </w:t>
            </w:r>
          </w:p>
        </w:tc>
        <w:tc>
          <w:tcPr>
            <w:tcW w:w="1239" w:type="dxa"/>
            <w:hideMark/>
          </w:tcPr>
          <w:p w:rsidRPr="00923683" w:rsidR="00923683" w:rsidRDefault="00923683" w14:paraId="064197E4" w14:textId="77777777">
            <w:r w:rsidRPr="00923683">
              <w:t> </w:t>
            </w:r>
          </w:p>
        </w:tc>
        <w:tc>
          <w:tcPr>
            <w:tcW w:w="1133" w:type="dxa"/>
            <w:hideMark/>
          </w:tcPr>
          <w:p w:rsidRPr="00923683" w:rsidR="00923683" w:rsidRDefault="00923683" w14:paraId="1D6CAE84" w14:textId="77777777">
            <w:r w:rsidRPr="00923683">
              <w:t> </w:t>
            </w:r>
          </w:p>
        </w:tc>
        <w:tc>
          <w:tcPr>
            <w:tcW w:w="953" w:type="dxa"/>
            <w:hideMark/>
          </w:tcPr>
          <w:p w:rsidRPr="00923683" w:rsidR="00923683" w:rsidRDefault="00923683" w14:paraId="6D6FC9A1" w14:textId="77777777">
            <w:r w:rsidRPr="00923683">
              <w:t> </w:t>
            </w:r>
          </w:p>
        </w:tc>
        <w:tc>
          <w:tcPr>
            <w:tcW w:w="794" w:type="dxa"/>
            <w:hideMark/>
          </w:tcPr>
          <w:p w:rsidRPr="00923683" w:rsidR="00923683" w:rsidRDefault="00923683" w14:paraId="749710DC" w14:textId="77777777">
            <w:r w:rsidRPr="00923683">
              <w:t> </w:t>
            </w:r>
          </w:p>
        </w:tc>
        <w:tc>
          <w:tcPr>
            <w:tcW w:w="459" w:type="dxa"/>
            <w:hideMark/>
          </w:tcPr>
          <w:p w:rsidRPr="00923683" w:rsidR="00923683" w:rsidRDefault="00923683" w14:paraId="626EAD00" w14:textId="77777777">
            <w:r w:rsidRPr="00923683">
              <w:t> </w:t>
            </w:r>
          </w:p>
        </w:tc>
        <w:tc>
          <w:tcPr>
            <w:tcW w:w="1328" w:type="dxa"/>
            <w:noWrap/>
            <w:hideMark/>
          </w:tcPr>
          <w:p w:rsidRPr="00923683" w:rsidR="00923683" w:rsidRDefault="00923683" w14:paraId="4AEFB430" w14:textId="77777777">
            <w:r w:rsidRPr="00923683">
              <w:t> </w:t>
            </w:r>
          </w:p>
        </w:tc>
        <w:tc>
          <w:tcPr>
            <w:tcW w:w="456" w:type="dxa"/>
            <w:noWrap/>
            <w:hideMark/>
          </w:tcPr>
          <w:p w:rsidRPr="00923683" w:rsidR="00923683" w:rsidRDefault="00923683" w14:paraId="68E07173" w14:textId="77777777">
            <w:r w:rsidRPr="00923683">
              <w:t> </w:t>
            </w:r>
          </w:p>
        </w:tc>
        <w:tc>
          <w:tcPr>
            <w:tcW w:w="456" w:type="dxa"/>
            <w:noWrap/>
            <w:hideMark/>
          </w:tcPr>
          <w:p w:rsidRPr="00923683" w:rsidR="00923683" w:rsidRDefault="00923683" w14:paraId="056D24B8" w14:textId="77777777">
            <w:r w:rsidRPr="00923683">
              <w:t> </w:t>
            </w:r>
          </w:p>
        </w:tc>
      </w:tr>
      <w:tr w:rsidRPr="00923683" w:rsidR="00923683" w:rsidTr="00923683" w14:paraId="25644294" w14:textId="77777777">
        <w:trPr>
          <w:trHeight w:val="552"/>
        </w:trPr>
        <w:tc>
          <w:tcPr>
            <w:tcW w:w="1793" w:type="dxa"/>
            <w:hideMark/>
          </w:tcPr>
          <w:p w:rsidRPr="00923683" w:rsidR="00923683" w:rsidRDefault="00923683" w14:paraId="24A8F5DE" w14:textId="77777777">
            <w:r w:rsidRPr="00923683">
              <w:t> </w:t>
            </w:r>
          </w:p>
        </w:tc>
        <w:tc>
          <w:tcPr>
            <w:tcW w:w="873" w:type="dxa"/>
            <w:hideMark/>
          </w:tcPr>
          <w:p w:rsidRPr="00923683" w:rsidR="00923683" w:rsidRDefault="00923683" w14:paraId="00ED1E5E" w14:textId="77777777">
            <w:r w:rsidRPr="00923683">
              <w:t> </w:t>
            </w:r>
          </w:p>
        </w:tc>
        <w:tc>
          <w:tcPr>
            <w:tcW w:w="807" w:type="dxa"/>
            <w:hideMark/>
          </w:tcPr>
          <w:p w:rsidRPr="00923683" w:rsidR="00923683" w:rsidRDefault="00923683" w14:paraId="23B2B206" w14:textId="77777777">
            <w:r w:rsidRPr="00923683">
              <w:t> </w:t>
            </w:r>
          </w:p>
        </w:tc>
        <w:tc>
          <w:tcPr>
            <w:tcW w:w="1266" w:type="dxa"/>
            <w:hideMark/>
          </w:tcPr>
          <w:p w:rsidRPr="00923683" w:rsidR="00923683" w:rsidRDefault="00923683" w14:paraId="19645AAA" w14:textId="77777777">
            <w:r w:rsidRPr="00923683">
              <w:t> </w:t>
            </w:r>
          </w:p>
        </w:tc>
        <w:tc>
          <w:tcPr>
            <w:tcW w:w="2169" w:type="dxa"/>
            <w:hideMark/>
          </w:tcPr>
          <w:p w:rsidRPr="00923683" w:rsidR="00923683" w:rsidRDefault="00923683" w14:paraId="39F6D981" w14:textId="77777777">
            <w:proofErr w:type="spellStart"/>
            <w:r w:rsidRPr="00923683">
              <w:t>CorpPerson.ValidatedEmployee</w:t>
            </w:r>
            <w:proofErr w:type="spellEnd"/>
            <w:r w:rsidRPr="00923683">
              <w:t xml:space="preserve"> (</w:t>
            </w:r>
            <w:proofErr w:type="spellStart"/>
            <w:r w:rsidRPr="00923683">
              <w:t>smallint</w:t>
            </w:r>
            <w:proofErr w:type="spellEnd"/>
            <w:r w:rsidRPr="00923683">
              <w:t>, not null)</w:t>
            </w:r>
          </w:p>
        </w:tc>
        <w:tc>
          <w:tcPr>
            <w:tcW w:w="304" w:type="dxa"/>
            <w:hideMark/>
          </w:tcPr>
          <w:p w:rsidRPr="00923683" w:rsidR="00923683" w:rsidRDefault="00923683" w14:paraId="4E02EC5D" w14:textId="77777777">
            <w:r w:rsidRPr="00923683">
              <w:t> </w:t>
            </w:r>
          </w:p>
        </w:tc>
        <w:tc>
          <w:tcPr>
            <w:tcW w:w="1239" w:type="dxa"/>
            <w:hideMark/>
          </w:tcPr>
          <w:p w:rsidRPr="00923683" w:rsidR="00923683" w:rsidRDefault="00923683" w14:paraId="61327A4F" w14:textId="77777777">
            <w:r w:rsidRPr="00923683">
              <w:t> </w:t>
            </w:r>
          </w:p>
        </w:tc>
        <w:tc>
          <w:tcPr>
            <w:tcW w:w="1133" w:type="dxa"/>
            <w:hideMark/>
          </w:tcPr>
          <w:p w:rsidRPr="00923683" w:rsidR="00923683" w:rsidRDefault="00923683" w14:paraId="688B1053" w14:textId="77777777">
            <w:r w:rsidRPr="00923683">
              <w:t> </w:t>
            </w:r>
          </w:p>
        </w:tc>
        <w:tc>
          <w:tcPr>
            <w:tcW w:w="953" w:type="dxa"/>
            <w:hideMark/>
          </w:tcPr>
          <w:p w:rsidRPr="00923683" w:rsidR="00923683" w:rsidRDefault="00923683" w14:paraId="39FE2202" w14:textId="77777777">
            <w:r w:rsidRPr="00923683">
              <w:t> </w:t>
            </w:r>
          </w:p>
        </w:tc>
        <w:tc>
          <w:tcPr>
            <w:tcW w:w="794" w:type="dxa"/>
            <w:hideMark/>
          </w:tcPr>
          <w:p w:rsidRPr="00923683" w:rsidR="00923683" w:rsidRDefault="00923683" w14:paraId="656B891B" w14:textId="77777777">
            <w:r w:rsidRPr="00923683">
              <w:t> </w:t>
            </w:r>
          </w:p>
        </w:tc>
        <w:tc>
          <w:tcPr>
            <w:tcW w:w="459" w:type="dxa"/>
            <w:hideMark/>
          </w:tcPr>
          <w:p w:rsidRPr="00923683" w:rsidR="00923683" w:rsidRDefault="00923683" w14:paraId="6977BD9A" w14:textId="77777777">
            <w:r w:rsidRPr="00923683">
              <w:t> </w:t>
            </w:r>
          </w:p>
        </w:tc>
        <w:tc>
          <w:tcPr>
            <w:tcW w:w="1328" w:type="dxa"/>
            <w:noWrap/>
            <w:hideMark/>
          </w:tcPr>
          <w:p w:rsidRPr="00923683" w:rsidR="00923683" w:rsidRDefault="00923683" w14:paraId="31B1B342" w14:textId="77777777">
            <w:r w:rsidRPr="00923683">
              <w:t> </w:t>
            </w:r>
          </w:p>
        </w:tc>
        <w:tc>
          <w:tcPr>
            <w:tcW w:w="456" w:type="dxa"/>
            <w:noWrap/>
            <w:hideMark/>
          </w:tcPr>
          <w:p w:rsidRPr="00923683" w:rsidR="00923683" w:rsidRDefault="00923683" w14:paraId="0936BD8D" w14:textId="77777777">
            <w:r w:rsidRPr="00923683">
              <w:t> </w:t>
            </w:r>
          </w:p>
        </w:tc>
        <w:tc>
          <w:tcPr>
            <w:tcW w:w="456" w:type="dxa"/>
            <w:noWrap/>
            <w:hideMark/>
          </w:tcPr>
          <w:p w:rsidRPr="00923683" w:rsidR="00923683" w:rsidRDefault="00923683" w14:paraId="14128425" w14:textId="77777777">
            <w:r w:rsidRPr="00923683">
              <w:t> </w:t>
            </w:r>
          </w:p>
        </w:tc>
      </w:tr>
      <w:tr w:rsidRPr="00923683" w:rsidR="00923683" w:rsidTr="00923683" w14:paraId="5EE442A4" w14:textId="77777777">
        <w:trPr>
          <w:trHeight w:val="288"/>
        </w:trPr>
        <w:tc>
          <w:tcPr>
            <w:tcW w:w="1793" w:type="dxa"/>
            <w:hideMark/>
          </w:tcPr>
          <w:p w:rsidRPr="00923683" w:rsidR="00923683" w:rsidRDefault="00923683" w14:paraId="125AF804" w14:textId="77777777">
            <w:r w:rsidRPr="00923683">
              <w:t> </w:t>
            </w:r>
          </w:p>
        </w:tc>
        <w:tc>
          <w:tcPr>
            <w:tcW w:w="873" w:type="dxa"/>
            <w:hideMark/>
          </w:tcPr>
          <w:p w:rsidRPr="00923683" w:rsidR="00923683" w:rsidRDefault="00923683" w14:paraId="46E97989" w14:textId="77777777">
            <w:r w:rsidRPr="00923683">
              <w:t> </w:t>
            </w:r>
          </w:p>
        </w:tc>
        <w:tc>
          <w:tcPr>
            <w:tcW w:w="807" w:type="dxa"/>
            <w:hideMark/>
          </w:tcPr>
          <w:p w:rsidRPr="00923683" w:rsidR="00923683" w:rsidRDefault="00923683" w14:paraId="05E84C92" w14:textId="77777777">
            <w:r w:rsidRPr="00923683">
              <w:t> </w:t>
            </w:r>
          </w:p>
        </w:tc>
        <w:tc>
          <w:tcPr>
            <w:tcW w:w="1266" w:type="dxa"/>
            <w:hideMark/>
          </w:tcPr>
          <w:p w:rsidRPr="00923683" w:rsidR="00923683" w:rsidRDefault="00923683" w14:paraId="3BCE41AD" w14:textId="77777777">
            <w:r w:rsidRPr="00923683">
              <w:t> </w:t>
            </w:r>
          </w:p>
        </w:tc>
        <w:tc>
          <w:tcPr>
            <w:tcW w:w="2169" w:type="dxa"/>
            <w:hideMark/>
          </w:tcPr>
          <w:p w:rsidRPr="00923683" w:rsidR="00923683" w:rsidRDefault="00923683" w14:paraId="72BA4C02" w14:textId="77777777">
            <w:proofErr w:type="spellStart"/>
            <w:r w:rsidRPr="00923683">
              <w:t>Job.RecordId</w:t>
            </w:r>
            <w:proofErr w:type="spellEnd"/>
            <w:r w:rsidRPr="00923683">
              <w:t xml:space="preserve"> (int, not null)</w:t>
            </w:r>
          </w:p>
        </w:tc>
        <w:tc>
          <w:tcPr>
            <w:tcW w:w="304" w:type="dxa"/>
            <w:hideMark/>
          </w:tcPr>
          <w:p w:rsidRPr="00923683" w:rsidR="00923683" w:rsidRDefault="00923683" w14:paraId="7002D179" w14:textId="77777777">
            <w:r w:rsidRPr="00923683">
              <w:t> </w:t>
            </w:r>
          </w:p>
        </w:tc>
        <w:tc>
          <w:tcPr>
            <w:tcW w:w="1239" w:type="dxa"/>
            <w:hideMark/>
          </w:tcPr>
          <w:p w:rsidRPr="00923683" w:rsidR="00923683" w:rsidRDefault="00923683" w14:paraId="372B0CC3" w14:textId="77777777">
            <w:r w:rsidRPr="00923683">
              <w:t> </w:t>
            </w:r>
          </w:p>
        </w:tc>
        <w:tc>
          <w:tcPr>
            <w:tcW w:w="1133" w:type="dxa"/>
            <w:hideMark/>
          </w:tcPr>
          <w:p w:rsidRPr="00923683" w:rsidR="00923683" w:rsidRDefault="00923683" w14:paraId="09956DC9" w14:textId="77777777">
            <w:r w:rsidRPr="00923683">
              <w:t> </w:t>
            </w:r>
          </w:p>
        </w:tc>
        <w:tc>
          <w:tcPr>
            <w:tcW w:w="953" w:type="dxa"/>
            <w:hideMark/>
          </w:tcPr>
          <w:p w:rsidRPr="00923683" w:rsidR="00923683" w:rsidRDefault="00923683" w14:paraId="44A15C6F" w14:textId="77777777">
            <w:r w:rsidRPr="00923683">
              <w:t> </w:t>
            </w:r>
          </w:p>
        </w:tc>
        <w:tc>
          <w:tcPr>
            <w:tcW w:w="794" w:type="dxa"/>
            <w:hideMark/>
          </w:tcPr>
          <w:p w:rsidRPr="00923683" w:rsidR="00923683" w:rsidRDefault="00923683" w14:paraId="7D63F2CD" w14:textId="77777777">
            <w:r w:rsidRPr="00923683">
              <w:t> </w:t>
            </w:r>
          </w:p>
        </w:tc>
        <w:tc>
          <w:tcPr>
            <w:tcW w:w="459" w:type="dxa"/>
            <w:hideMark/>
          </w:tcPr>
          <w:p w:rsidRPr="00923683" w:rsidR="00923683" w:rsidRDefault="00923683" w14:paraId="7E669290" w14:textId="77777777">
            <w:r w:rsidRPr="00923683">
              <w:t> </w:t>
            </w:r>
          </w:p>
        </w:tc>
        <w:tc>
          <w:tcPr>
            <w:tcW w:w="1328" w:type="dxa"/>
            <w:noWrap/>
            <w:hideMark/>
          </w:tcPr>
          <w:p w:rsidRPr="00923683" w:rsidR="00923683" w:rsidRDefault="00923683" w14:paraId="40119453" w14:textId="77777777">
            <w:r w:rsidRPr="00923683">
              <w:t> </w:t>
            </w:r>
          </w:p>
        </w:tc>
        <w:tc>
          <w:tcPr>
            <w:tcW w:w="456" w:type="dxa"/>
            <w:noWrap/>
            <w:hideMark/>
          </w:tcPr>
          <w:p w:rsidRPr="00923683" w:rsidR="00923683" w:rsidRDefault="00923683" w14:paraId="7D741149" w14:textId="77777777">
            <w:r w:rsidRPr="00923683">
              <w:t> </w:t>
            </w:r>
          </w:p>
        </w:tc>
        <w:tc>
          <w:tcPr>
            <w:tcW w:w="456" w:type="dxa"/>
            <w:noWrap/>
            <w:hideMark/>
          </w:tcPr>
          <w:p w:rsidRPr="00923683" w:rsidR="00923683" w:rsidRDefault="00923683" w14:paraId="68C81541" w14:textId="77777777">
            <w:r w:rsidRPr="00923683">
              <w:t> </w:t>
            </w:r>
          </w:p>
        </w:tc>
      </w:tr>
      <w:tr w:rsidRPr="00923683" w:rsidR="00923683" w:rsidTr="00923683" w14:paraId="1C03D684" w14:textId="77777777">
        <w:trPr>
          <w:trHeight w:val="288"/>
        </w:trPr>
        <w:tc>
          <w:tcPr>
            <w:tcW w:w="1793" w:type="dxa"/>
            <w:hideMark/>
          </w:tcPr>
          <w:p w:rsidRPr="00923683" w:rsidR="00923683" w:rsidRDefault="00923683" w14:paraId="75DD7A39" w14:textId="77777777">
            <w:r w:rsidRPr="00923683">
              <w:t> </w:t>
            </w:r>
          </w:p>
        </w:tc>
        <w:tc>
          <w:tcPr>
            <w:tcW w:w="873" w:type="dxa"/>
            <w:hideMark/>
          </w:tcPr>
          <w:p w:rsidRPr="00923683" w:rsidR="00923683" w:rsidRDefault="00923683" w14:paraId="4CA6C515" w14:textId="77777777">
            <w:r w:rsidRPr="00923683">
              <w:t> </w:t>
            </w:r>
          </w:p>
        </w:tc>
        <w:tc>
          <w:tcPr>
            <w:tcW w:w="807" w:type="dxa"/>
            <w:hideMark/>
          </w:tcPr>
          <w:p w:rsidRPr="00923683" w:rsidR="00923683" w:rsidRDefault="00923683" w14:paraId="34E39185" w14:textId="77777777">
            <w:r w:rsidRPr="00923683">
              <w:t> </w:t>
            </w:r>
          </w:p>
        </w:tc>
        <w:tc>
          <w:tcPr>
            <w:tcW w:w="1266" w:type="dxa"/>
            <w:hideMark/>
          </w:tcPr>
          <w:p w:rsidRPr="00923683" w:rsidR="00923683" w:rsidRDefault="00923683" w14:paraId="19525B75" w14:textId="77777777">
            <w:r w:rsidRPr="00923683">
              <w:t> </w:t>
            </w:r>
          </w:p>
        </w:tc>
        <w:tc>
          <w:tcPr>
            <w:tcW w:w="2169" w:type="dxa"/>
            <w:hideMark/>
          </w:tcPr>
          <w:p w:rsidRPr="00923683" w:rsidR="00923683" w:rsidRDefault="00923683" w14:paraId="078B5D91" w14:textId="77777777">
            <w:proofErr w:type="spellStart"/>
            <w:r w:rsidRPr="00923683">
              <w:t>Job.CorpPersonId</w:t>
            </w:r>
            <w:proofErr w:type="spellEnd"/>
            <w:r w:rsidRPr="00923683">
              <w:t xml:space="preserve"> (int, not null, FK)</w:t>
            </w:r>
          </w:p>
        </w:tc>
        <w:tc>
          <w:tcPr>
            <w:tcW w:w="304" w:type="dxa"/>
            <w:hideMark/>
          </w:tcPr>
          <w:p w:rsidRPr="00923683" w:rsidR="00923683" w:rsidRDefault="00923683" w14:paraId="089130C9" w14:textId="77777777">
            <w:r w:rsidRPr="00923683">
              <w:t> </w:t>
            </w:r>
          </w:p>
        </w:tc>
        <w:tc>
          <w:tcPr>
            <w:tcW w:w="1239" w:type="dxa"/>
            <w:hideMark/>
          </w:tcPr>
          <w:p w:rsidRPr="00923683" w:rsidR="00923683" w:rsidRDefault="00923683" w14:paraId="45094FD5" w14:textId="77777777">
            <w:r w:rsidRPr="00923683">
              <w:t> </w:t>
            </w:r>
          </w:p>
        </w:tc>
        <w:tc>
          <w:tcPr>
            <w:tcW w:w="1133" w:type="dxa"/>
            <w:hideMark/>
          </w:tcPr>
          <w:p w:rsidRPr="00923683" w:rsidR="00923683" w:rsidRDefault="00923683" w14:paraId="11487CCB" w14:textId="77777777">
            <w:r w:rsidRPr="00923683">
              <w:t> </w:t>
            </w:r>
          </w:p>
        </w:tc>
        <w:tc>
          <w:tcPr>
            <w:tcW w:w="953" w:type="dxa"/>
            <w:hideMark/>
          </w:tcPr>
          <w:p w:rsidRPr="00923683" w:rsidR="00923683" w:rsidRDefault="00923683" w14:paraId="24E82621" w14:textId="77777777">
            <w:r w:rsidRPr="00923683">
              <w:t> </w:t>
            </w:r>
          </w:p>
        </w:tc>
        <w:tc>
          <w:tcPr>
            <w:tcW w:w="794" w:type="dxa"/>
            <w:hideMark/>
          </w:tcPr>
          <w:p w:rsidRPr="00923683" w:rsidR="00923683" w:rsidRDefault="00923683" w14:paraId="790B842B" w14:textId="77777777">
            <w:r w:rsidRPr="00923683">
              <w:t> </w:t>
            </w:r>
          </w:p>
        </w:tc>
        <w:tc>
          <w:tcPr>
            <w:tcW w:w="459" w:type="dxa"/>
            <w:hideMark/>
          </w:tcPr>
          <w:p w:rsidRPr="00923683" w:rsidR="00923683" w:rsidRDefault="00923683" w14:paraId="49DA7110" w14:textId="77777777">
            <w:r w:rsidRPr="00923683">
              <w:t> </w:t>
            </w:r>
          </w:p>
        </w:tc>
        <w:tc>
          <w:tcPr>
            <w:tcW w:w="1328" w:type="dxa"/>
            <w:noWrap/>
            <w:hideMark/>
          </w:tcPr>
          <w:p w:rsidRPr="00923683" w:rsidR="00923683" w:rsidRDefault="00923683" w14:paraId="5C304E00" w14:textId="77777777">
            <w:r w:rsidRPr="00923683">
              <w:t> </w:t>
            </w:r>
          </w:p>
        </w:tc>
        <w:tc>
          <w:tcPr>
            <w:tcW w:w="456" w:type="dxa"/>
            <w:noWrap/>
            <w:hideMark/>
          </w:tcPr>
          <w:p w:rsidRPr="00923683" w:rsidR="00923683" w:rsidRDefault="00923683" w14:paraId="442D3203" w14:textId="77777777">
            <w:r w:rsidRPr="00923683">
              <w:t> </w:t>
            </w:r>
          </w:p>
        </w:tc>
        <w:tc>
          <w:tcPr>
            <w:tcW w:w="456" w:type="dxa"/>
            <w:noWrap/>
            <w:hideMark/>
          </w:tcPr>
          <w:p w:rsidRPr="00923683" w:rsidR="00923683" w:rsidRDefault="00923683" w14:paraId="14E47908" w14:textId="77777777">
            <w:r w:rsidRPr="00923683">
              <w:t> </w:t>
            </w:r>
          </w:p>
        </w:tc>
      </w:tr>
      <w:tr w:rsidRPr="00923683" w:rsidR="00923683" w:rsidTr="00923683" w14:paraId="05D2D191" w14:textId="77777777">
        <w:trPr>
          <w:trHeight w:val="288"/>
        </w:trPr>
        <w:tc>
          <w:tcPr>
            <w:tcW w:w="1793" w:type="dxa"/>
            <w:hideMark/>
          </w:tcPr>
          <w:p w:rsidRPr="00923683" w:rsidR="00923683" w:rsidRDefault="00923683" w14:paraId="5A4938AE" w14:textId="77777777">
            <w:r w:rsidRPr="00923683">
              <w:t> </w:t>
            </w:r>
          </w:p>
        </w:tc>
        <w:tc>
          <w:tcPr>
            <w:tcW w:w="873" w:type="dxa"/>
            <w:hideMark/>
          </w:tcPr>
          <w:p w:rsidRPr="00923683" w:rsidR="00923683" w:rsidRDefault="00923683" w14:paraId="461043ED" w14:textId="77777777">
            <w:r w:rsidRPr="00923683">
              <w:t> </w:t>
            </w:r>
          </w:p>
        </w:tc>
        <w:tc>
          <w:tcPr>
            <w:tcW w:w="807" w:type="dxa"/>
            <w:hideMark/>
          </w:tcPr>
          <w:p w:rsidRPr="00923683" w:rsidR="00923683" w:rsidRDefault="00923683" w14:paraId="790AB755" w14:textId="77777777">
            <w:r w:rsidRPr="00923683">
              <w:t> </w:t>
            </w:r>
          </w:p>
        </w:tc>
        <w:tc>
          <w:tcPr>
            <w:tcW w:w="1266" w:type="dxa"/>
            <w:hideMark/>
          </w:tcPr>
          <w:p w:rsidRPr="00923683" w:rsidR="00923683" w:rsidRDefault="00923683" w14:paraId="2B2828B9" w14:textId="77777777">
            <w:r w:rsidRPr="00923683">
              <w:t> </w:t>
            </w:r>
          </w:p>
        </w:tc>
        <w:tc>
          <w:tcPr>
            <w:tcW w:w="2169" w:type="dxa"/>
            <w:hideMark/>
          </w:tcPr>
          <w:p w:rsidRPr="00923683" w:rsidR="00923683" w:rsidRDefault="00923683" w14:paraId="3EAF09F6" w14:textId="77777777">
            <w:proofErr w:type="spellStart"/>
            <w:r w:rsidRPr="00923683">
              <w:t>Job.LastActionDate</w:t>
            </w:r>
            <w:proofErr w:type="spellEnd"/>
            <w:r w:rsidRPr="00923683">
              <w:t xml:space="preserve"> (datetime, null)</w:t>
            </w:r>
          </w:p>
        </w:tc>
        <w:tc>
          <w:tcPr>
            <w:tcW w:w="304" w:type="dxa"/>
            <w:hideMark/>
          </w:tcPr>
          <w:p w:rsidRPr="00923683" w:rsidR="00923683" w:rsidRDefault="00923683" w14:paraId="5C1E0A84" w14:textId="77777777">
            <w:r w:rsidRPr="00923683">
              <w:t> </w:t>
            </w:r>
          </w:p>
        </w:tc>
        <w:tc>
          <w:tcPr>
            <w:tcW w:w="1239" w:type="dxa"/>
            <w:hideMark/>
          </w:tcPr>
          <w:p w:rsidRPr="00923683" w:rsidR="00923683" w:rsidRDefault="00923683" w14:paraId="0786563A" w14:textId="77777777">
            <w:r w:rsidRPr="00923683">
              <w:t> </w:t>
            </w:r>
          </w:p>
        </w:tc>
        <w:tc>
          <w:tcPr>
            <w:tcW w:w="1133" w:type="dxa"/>
            <w:hideMark/>
          </w:tcPr>
          <w:p w:rsidRPr="00923683" w:rsidR="00923683" w:rsidRDefault="00923683" w14:paraId="47A6B49B" w14:textId="77777777">
            <w:r w:rsidRPr="00923683">
              <w:t> </w:t>
            </w:r>
          </w:p>
        </w:tc>
        <w:tc>
          <w:tcPr>
            <w:tcW w:w="953" w:type="dxa"/>
            <w:hideMark/>
          </w:tcPr>
          <w:p w:rsidRPr="00923683" w:rsidR="00923683" w:rsidRDefault="00923683" w14:paraId="616B675D" w14:textId="77777777">
            <w:r w:rsidRPr="00923683">
              <w:t> </w:t>
            </w:r>
          </w:p>
        </w:tc>
        <w:tc>
          <w:tcPr>
            <w:tcW w:w="794" w:type="dxa"/>
            <w:hideMark/>
          </w:tcPr>
          <w:p w:rsidRPr="00923683" w:rsidR="00923683" w:rsidRDefault="00923683" w14:paraId="70693871" w14:textId="77777777">
            <w:r w:rsidRPr="00923683">
              <w:t> </w:t>
            </w:r>
          </w:p>
        </w:tc>
        <w:tc>
          <w:tcPr>
            <w:tcW w:w="459" w:type="dxa"/>
            <w:hideMark/>
          </w:tcPr>
          <w:p w:rsidRPr="00923683" w:rsidR="00923683" w:rsidRDefault="00923683" w14:paraId="0FA74934" w14:textId="77777777">
            <w:r w:rsidRPr="00923683">
              <w:t> </w:t>
            </w:r>
          </w:p>
        </w:tc>
        <w:tc>
          <w:tcPr>
            <w:tcW w:w="1328" w:type="dxa"/>
            <w:noWrap/>
            <w:hideMark/>
          </w:tcPr>
          <w:p w:rsidRPr="00923683" w:rsidR="00923683" w:rsidRDefault="00923683" w14:paraId="1FB01700" w14:textId="77777777">
            <w:r w:rsidRPr="00923683">
              <w:t> </w:t>
            </w:r>
          </w:p>
        </w:tc>
        <w:tc>
          <w:tcPr>
            <w:tcW w:w="456" w:type="dxa"/>
            <w:noWrap/>
            <w:hideMark/>
          </w:tcPr>
          <w:p w:rsidRPr="00923683" w:rsidR="00923683" w:rsidRDefault="00923683" w14:paraId="416F1CF0" w14:textId="77777777">
            <w:r w:rsidRPr="00923683">
              <w:t> </w:t>
            </w:r>
          </w:p>
        </w:tc>
        <w:tc>
          <w:tcPr>
            <w:tcW w:w="456" w:type="dxa"/>
            <w:noWrap/>
            <w:hideMark/>
          </w:tcPr>
          <w:p w:rsidRPr="00923683" w:rsidR="00923683" w:rsidRDefault="00923683" w14:paraId="5EB5F708" w14:textId="77777777">
            <w:r w:rsidRPr="00923683">
              <w:t> </w:t>
            </w:r>
          </w:p>
        </w:tc>
      </w:tr>
      <w:tr w:rsidRPr="00923683" w:rsidR="00923683" w:rsidTr="00923683" w14:paraId="6F5B48C8" w14:textId="77777777">
        <w:trPr>
          <w:trHeight w:val="288"/>
        </w:trPr>
        <w:tc>
          <w:tcPr>
            <w:tcW w:w="1793" w:type="dxa"/>
            <w:hideMark/>
          </w:tcPr>
          <w:p w:rsidRPr="00923683" w:rsidR="00923683" w:rsidRDefault="00923683" w14:paraId="03BE4B1F" w14:textId="77777777">
            <w:r w:rsidRPr="00923683">
              <w:t> </w:t>
            </w:r>
          </w:p>
        </w:tc>
        <w:tc>
          <w:tcPr>
            <w:tcW w:w="873" w:type="dxa"/>
            <w:hideMark/>
          </w:tcPr>
          <w:p w:rsidRPr="00923683" w:rsidR="00923683" w:rsidRDefault="00923683" w14:paraId="36549484" w14:textId="77777777">
            <w:r w:rsidRPr="00923683">
              <w:t> </w:t>
            </w:r>
          </w:p>
        </w:tc>
        <w:tc>
          <w:tcPr>
            <w:tcW w:w="807" w:type="dxa"/>
            <w:hideMark/>
          </w:tcPr>
          <w:p w:rsidRPr="00923683" w:rsidR="00923683" w:rsidRDefault="00923683" w14:paraId="65D264E4" w14:textId="77777777">
            <w:r w:rsidRPr="00923683">
              <w:t> </w:t>
            </w:r>
          </w:p>
        </w:tc>
        <w:tc>
          <w:tcPr>
            <w:tcW w:w="1266" w:type="dxa"/>
            <w:hideMark/>
          </w:tcPr>
          <w:p w:rsidRPr="00923683" w:rsidR="00923683" w:rsidRDefault="00923683" w14:paraId="53756FF8" w14:textId="77777777">
            <w:r w:rsidRPr="00923683">
              <w:t> </w:t>
            </w:r>
          </w:p>
        </w:tc>
        <w:tc>
          <w:tcPr>
            <w:tcW w:w="2169" w:type="dxa"/>
            <w:hideMark/>
          </w:tcPr>
          <w:p w:rsidRPr="00923683" w:rsidR="00923683" w:rsidRDefault="00923683" w14:paraId="5B556192" w14:textId="77777777">
            <w:proofErr w:type="spellStart"/>
            <w:r w:rsidRPr="00923683">
              <w:t>Job.LastChangeDate</w:t>
            </w:r>
            <w:proofErr w:type="spellEnd"/>
            <w:r w:rsidRPr="00923683">
              <w:t xml:space="preserve"> (datetime, null)</w:t>
            </w:r>
          </w:p>
        </w:tc>
        <w:tc>
          <w:tcPr>
            <w:tcW w:w="304" w:type="dxa"/>
            <w:hideMark/>
          </w:tcPr>
          <w:p w:rsidRPr="00923683" w:rsidR="00923683" w:rsidRDefault="00923683" w14:paraId="758D0E21" w14:textId="77777777">
            <w:r w:rsidRPr="00923683">
              <w:t> </w:t>
            </w:r>
          </w:p>
        </w:tc>
        <w:tc>
          <w:tcPr>
            <w:tcW w:w="1239" w:type="dxa"/>
            <w:hideMark/>
          </w:tcPr>
          <w:p w:rsidRPr="00923683" w:rsidR="00923683" w:rsidRDefault="00923683" w14:paraId="3F63FE00" w14:textId="77777777">
            <w:r w:rsidRPr="00923683">
              <w:t> </w:t>
            </w:r>
          </w:p>
        </w:tc>
        <w:tc>
          <w:tcPr>
            <w:tcW w:w="1133" w:type="dxa"/>
            <w:hideMark/>
          </w:tcPr>
          <w:p w:rsidRPr="00923683" w:rsidR="00923683" w:rsidRDefault="00923683" w14:paraId="7A142322" w14:textId="77777777">
            <w:r w:rsidRPr="00923683">
              <w:t> </w:t>
            </w:r>
          </w:p>
        </w:tc>
        <w:tc>
          <w:tcPr>
            <w:tcW w:w="953" w:type="dxa"/>
            <w:hideMark/>
          </w:tcPr>
          <w:p w:rsidRPr="00923683" w:rsidR="00923683" w:rsidRDefault="00923683" w14:paraId="7194C716" w14:textId="77777777">
            <w:r w:rsidRPr="00923683">
              <w:t> </w:t>
            </w:r>
          </w:p>
        </w:tc>
        <w:tc>
          <w:tcPr>
            <w:tcW w:w="794" w:type="dxa"/>
            <w:hideMark/>
          </w:tcPr>
          <w:p w:rsidRPr="00923683" w:rsidR="00923683" w:rsidRDefault="00923683" w14:paraId="73A67B05" w14:textId="77777777">
            <w:r w:rsidRPr="00923683">
              <w:t> </w:t>
            </w:r>
          </w:p>
        </w:tc>
        <w:tc>
          <w:tcPr>
            <w:tcW w:w="459" w:type="dxa"/>
            <w:hideMark/>
          </w:tcPr>
          <w:p w:rsidRPr="00923683" w:rsidR="00923683" w:rsidRDefault="00923683" w14:paraId="54CA5B89" w14:textId="77777777">
            <w:r w:rsidRPr="00923683">
              <w:t> </w:t>
            </w:r>
          </w:p>
        </w:tc>
        <w:tc>
          <w:tcPr>
            <w:tcW w:w="1328" w:type="dxa"/>
            <w:noWrap/>
            <w:hideMark/>
          </w:tcPr>
          <w:p w:rsidRPr="00923683" w:rsidR="00923683" w:rsidRDefault="00923683" w14:paraId="7226862F" w14:textId="77777777">
            <w:r w:rsidRPr="00923683">
              <w:t> </w:t>
            </w:r>
          </w:p>
        </w:tc>
        <w:tc>
          <w:tcPr>
            <w:tcW w:w="456" w:type="dxa"/>
            <w:noWrap/>
            <w:hideMark/>
          </w:tcPr>
          <w:p w:rsidRPr="00923683" w:rsidR="00923683" w:rsidRDefault="00923683" w14:paraId="4AF6BD19" w14:textId="77777777">
            <w:r w:rsidRPr="00923683">
              <w:t> </w:t>
            </w:r>
          </w:p>
        </w:tc>
        <w:tc>
          <w:tcPr>
            <w:tcW w:w="456" w:type="dxa"/>
            <w:noWrap/>
            <w:hideMark/>
          </w:tcPr>
          <w:p w:rsidRPr="00923683" w:rsidR="00923683" w:rsidRDefault="00923683" w14:paraId="76C14404" w14:textId="77777777">
            <w:r w:rsidRPr="00923683">
              <w:t> </w:t>
            </w:r>
          </w:p>
        </w:tc>
      </w:tr>
      <w:tr w:rsidRPr="00923683" w:rsidR="00923683" w:rsidTr="00923683" w14:paraId="14F2092B" w14:textId="77777777">
        <w:trPr>
          <w:trHeight w:val="288"/>
        </w:trPr>
        <w:tc>
          <w:tcPr>
            <w:tcW w:w="1793" w:type="dxa"/>
            <w:hideMark/>
          </w:tcPr>
          <w:p w:rsidRPr="00923683" w:rsidR="00923683" w:rsidRDefault="00923683" w14:paraId="1C042043" w14:textId="77777777">
            <w:r w:rsidRPr="00923683">
              <w:t> </w:t>
            </w:r>
          </w:p>
        </w:tc>
        <w:tc>
          <w:tcPr>
            <w:tcW w:w="873" w:type="dxa"/>
            <w:hideMark/>
          </w:tcPr>
          <w:p w:rsidRPr="00923683" w:rsidR="00923683" w:rsidRDefault="00923683" w14:paraId="65566AB4" w14:textId="77777777">
            <w:r w:rsidRPr="00923683">
              <w:t> </w:t>
            </w:r>
          </w:p>
        </w:tc>
        <w:tc>
          <w:tcPr>
            <w:tcW w:w="807" w:type="dxa"/>
            <w:hideMark/>
          </w:tcPr>
          <w:p w:rsidRPr="00923683" w:rsidR="00923683" w:rsidRDefault="00923683" w14:paraId="3F48565B" w14:textId="77777777">
            <w:r w:rsidRPr="00923683">
              <w:t> </w:t>
            </w:r>
          </w:p>
        </w:tc>
        <w:tc>
          <w:tcPr>
            <w:tcW w:w="1266" w:type="dxa"/>
            <w:hideMark/>
          </w:tcPr>
          <w:p w:rsidRPr="00923683" w:rsidR="00923683" w:rsidRDefault="00923683" w14:paraId="5525A82A" w14:textId="77777777">
            <w:r w:rsidRPr="00923683">
              <w:t> </w:t>
            </w:r>
          </w:p>
        </w:tc>
        <w:tc>
          <w:tcPr>
            <w:tcW w:w="2169" w:type="dxa"/>
            <w:hideMark/>
          </w:tcPr>
          <w:p w:rsidRPr="00923683" w:rsidR="00923683" w:rsidRDefault="00923683" w14:paraId="20B13B8F" w14:textId="77777777">
            <w:proofErr w:type="spellStart"/>
            <w:r w:rsidRPr="00923683">
              <w:t>Job.OrigDate</w:t>
            </w:r>
            <w:proofErr w:type="spellEnd"/>
            <w:r w:rsidRPr="00923683">
              <w:t xml:space="preserve"> (datetime, null)</w:t>
            </w:r>
          </w:p>
        </w:tc>
        <w:tc>
          <w:tcPr>
            <w:tcW w:w="304" w:type="dxa"/>
            <w:hideMark/>
          </w:tcPr>
          <w:p w:rsidRPr="00923683" w:rsidR="00923683" w:rsidRDefault="00923683" w14:paraId="4A46B0CB" w14:textId="77777777">
            <w:r w:rsidRPr="00923683">
              <w:t> </w:t>
            </w:r>
          </w:p>
        </w:tc>
        <w:tc>
          <w:tcPr>
            <w:tcW w:w="1239" w:type="dxa"/>
            <w:hideMark/>
          </w:tcPr>
          <w:p w:rsidRPr="00923683" w:rsidR="00923683" w:rsidRDefault="00923683" w14:paraId="14F93F67" w14:textId="77777777">
            <w:r w:rsidRPr="00923683">
              <w:t> </w:t>
            </w:r>
          </w:p>
        </w:tc>
        <w:tc>
          <w:tcPr>
            <w:tcW w:w="1133" w:type="dxa"/>
            <w:hideMark/>
          </w:tcPr>
          <w:p w:rsidRPr="00923683" w:rsidR="00923683" w:rsidRDefault="00923683" w14:paraId="39021C39" w14:textId="77777777">
            <w:r w:rsidRPr="00923683">
              <w:t> </w:t>
            </w:r>
          </w:p>
        </w:tc>
        <w:tc>
          <w:tcPr>
            <w:tcW w:w="953" w:type="dxa"/>
            <w:hideMark/>
          </w:tcPr>
          <w:p w:rsidRPr="00923683" w:rsidR="00923683" w:rsidRDefault="00923683" w14:paraId="21018D54" w14:textId="77777777">
            <w:r w:rsidRPr="00923683">
              <w:t> </w:t>
            </w:r>
          </w:p>
        </w:tc>
        <w:tc>
          <w:tcPr>
            <w:tcW w:w="794" w:type="dxa"/>
            <w:hideMark/>
          </w:tcPr>
          <w:p w:rsidRPr="00923683" w:rsidR="00923683" w:rsidRDefault="00923683" w14:paraId="53978217" w14:textId="77777777">
            <w:r w:rsidRPr="00923683">
              <w:t> </w:t>
            </w:r>
          </w:p>
        </w:tc>
        <w:tc>
          <w:tcPr>
            <w:tcW w:w="459" w:type="dxa"/>
            <w:hideMark/>
          </w:tcPr>
          <w:p w:rsidRPr="00923683" w:rsidR="00923683" w:rsidRDefault="00923683" w14:paraId="76669D7F" w14:textId="77777777">
            <w:r w:rsidRPr="00923683">
              <w:t> </w:t>
            </w:r>
          </w:p>
        </w:tc>
        <w:tc>
          <w:tcPr>
            <w:tcW w:w="1328" w:type="dxa"/>
            <w:noWrap/>
            <w:hideMark/>
          </w:tcPr>
          <w:p w:rsidRPr="00923683" w:rsidR="00923683" w:rsidRDefault="00923683" w14:paraId="59B4F59D" w14:textId="77777777">
            <w:r w:rsidRPr="00923683">
              <w:t> </w:t>
            </w:r>
          </w:p>
        </w:tc>
        <w:tc>
          <w:tcPr>
            <w:tcW w:w="456" w:type="dxa"/>
            <w:noWrap/>
            <w:hideMark/>
          </w:tcPr>
          <w:p w:rsidRPr="00923683" w:rsidR="00923683" w:rsidRDefault="00923683" w14:paraId="0E3F7835" w14:textId="77777777">
            <w:r w:rsidRPr="00923683">
              <w:t> </w:t>
            </w:r>
          </w:p>
        </w:tc>
        <w:tc>
          <w:tcPr>
            <w:tcW w:w="456" w:type="dxa"/>
            <w:noWrap/>
            <w:hideMark/>
          </w:tcPr>
          <w:p w:rsidRPr="00923683" w:rsidR="00923683" w:rsidRDefault="00923683" w14:paraId="33F33982" w14:textId="77777777">
            <w:r w:rsidRPr="00923683">
              <w:t> </w:t>
            </w:r>
          </w:p>
        </w:tc>
      </w:tr>
      <w:tr w:rsidRPr="00923683" w:rsidR="00923683" w:rsidTr="00923683" w14:paraId="7E132D21" w14:textId="77777777">
        <w:trPr>
          <w:trHeight w:val="288"/>
        </w:trPr>
        <w:tc>
          <w:tcPr>
            <w:tcW w:w="1793" w:type="dxa"/>
            <w:hideMark/>
          </w:tcPr>
          <w:p w:rsidRPr="00923683" w:rsidR="00923683" w:rsidRDefault="00923683" w14:paraId="24568167" w14:textId="77777777">
            <w:r w:rsidRPr="00923683">
              <w:t> </w:t>
            </w:r>
          </w:p>
        </w:tc>
        <w:tc>
          <w:tcPr>
            <w:tcW w:w="873" w:type="dxa"/>
            <w:hideMark/>
          </w:tcPr>
          <w:p w:rsidRPr="00923683" w:rsidR="00923683" w:rsidRDefault="00923683" w14:paraId="25AF0A89" w14:textId="77777777">
            <w:r w:rsidRPr="00923683">
              <w:t> </w:t>
            </w:r>
          </w:p>
        </w:tc>
        <w:tc>
          <w:tcPr>
            <w:tcW w:w="807" w:type="dxa"/>
            <w:hideMark/>
          </w:tcPr>
          <w:p w:rsidRPr="00923683" w:rsidR="00923683" w:rsidRDefault="00923683" w14:paraId="4733F380" w14:textId="77777777">
            <w:r w:rsidRPr="00923683">
              <w:t> </w:t>
            </w:r>
          </w:p>
        </w:tc>
        <w:tc>
          <w:tcPr>
            <w:tcW w:w="1266" w:type="dxa"/>
            <w:hideMark/>
          </w:tcPr>
          <w:p w:rsidRPr="00923683" w:rsidR="00923683" w:rsidRDefault="00923683" w14:paraId="2F114526" w14:textId="77777777">
            <w:r w:rsidRPr="00923683">
              <w:t> </w:t>
            </w:r>
          </w:p>
        </w:tc>
        <w:tc>
          <w:tcPr>
            <w:tcW w:w="2169" w:type="dxa"/>
            <w:hideMark/>
          </w:tcPr>
          <w:p w:rsidRPr="00923683" w:rsidR="00923683" w:rsidRDefault="00923683" w14:paraId="44969FDE" w14:textId="77777777">
            <w:proofErr w:type="spellStart"/>
            <w:r w:rsidRPr="00923683">
              <w:t>Job.DeptId</w:t>
            </w:r>
            <w:proofErr w:type="spellEnd"/>
            <w:r w:rsidRPr="00923683">
              <w:t xml:space="preserve"> (int, null, FK)</w:t>
            </w:r>
          </w:p>
        </w:tc>
        <w:tc>
          <w:tcPr>
            <w:tcW w:w="304" w:type="dxa"/>
            <w:hideMark/>
          </w:tcPr>
          <w:p w:rsidRPr="00923683" w:rsidR="00923683" w:rsidRDefault="00923683" w14:paraId="617FD20D" w14:textId="77777777">
            <w:r w:rsidRPr="00923683">
              <w:t> </w:t>
            </w:r>
          </w:p>
        </w:tc>
        <w:tc>
          <w:tcPr>
            <w:tcW w:w="1239" w:type="dxa"/>
            <w:hideMark/>
          </w:tcPr>
          <w:p w:rsidRPr="00923683" w:rsidR="00923683" w:rsidRDefault="00923683" w14:paraId="7FAA24B8" w14:textId="77777777">
            <w:r w:rsidRPr="00923683">
              <w:t> </w:t>
            </w:r>
          </w:p>
        </w:tc>
        <w:tc>
          <w:tcPr>
            <w:tcW w:w="1133" w:type="dxa"/>
            <w:hideMark/>
          </w:tcPr>
          <w:p w:rsidRPr="00923683" w:rsidR="00923683" w:rsidRDefault="00923683" w14:paraId="3D4FAB8B" w14:textId="77777777">
            <w:r w:rsidRPr="00923683">
              <w:t> </w:t>
            </w:r>
          </w:p>
        </w:tc>
        <w:tc>
          <w:tcPr>
            <w:tcW w:w="953" w:type="dxa"/>
            <w:hideMark/>
          </w:tcPr>
          <w:p w:rsidRPr="00923683" w:rsidR="00923683" w:rsidRDefault="00923683" w14:paraId="3474C159" w14:textId="77777777">
            <w:r w:rsidRPr="00923683">
              <w:t> </w:t>
            </w:r>
          </w:p>
        </w:tc>
        <w:tc>
          <w:tcPr>
            <w:tcW w:w="794" w:type="dxa"/>
            <w:hideMark/>
          </w:tcPr>
          <w:p w:rsidRPr="00923683" w:rsidR="00923683" w:rsidRDefault="00923683" w14:paraId="7E2A429A" w14:textId="77777777">
            <w:r w:rsidRPr="00923683">
              <w:t> </w:t>
            </w:r>
          </w:p>
        </w:tc>
        <w:tc>
          <w:tcPr>
            <w:tcW w:w="459" w:type="dxa"/>
            <w:hideMark/>
          </w:tcPr>
          <w:p w:rsidRPr="00923683" w:rsidR="00923683" w:rsidRDefault="00923683" w14:paraId="364A14E4" w14:textId="77777777">
            <w:r w:rsidRPr="00923683">
              <w:t> </w:t>
            </w:r>
          </w:p>
        </w:tc>
        <w:tc>
          <w:tcPr>
            <w:tcW w:w="1328" w:type="dxa"/>
            <w:noWrap/>
            <w:hideMark/>
          </w:tcPr>
          <w:p w:rsidRPr="00923683" w:rsidR="00923683" w:rsidRDefault="00923683" w14:paraId="53104DE9" w14:textId="77777777">
            <w:r w:rsidRPr="00923683">
              <w:t> </w:t>
            </w:r>
          </w:p>
        </w:tc>
        <w:tc>
          <w:tcPr>
            <w:tcW w:w="456" w:type="dxa"/>
            <w:noWrap/>
            <w:hideMark/>
          </w:tcPr>
          <w:p w:rsidRPr="00923683" w:rsidR="00923683" w:rsidRDefault="00923683" w14:paraId="3389D0BE" w14:textId="77777777">
            <w:r w:rsidRPr="00923683">
              <w:t> </w:t>
            </w:r>
          </w:p>
        </w:tc>
        <w:tc>
          <w:tcPr>
            <w:tcW w:w="456" w:type="dxa"/>
            <w:noWrap/>
            <w:hideMark/>
          </w:tcPr>
          <w:p w:rsidRPr="00923683" w:rsidR="00923683" w:rsidRDefault="00923683" w14:paraId="4919CE7B" w14:textId="77777777">
            <w:r w:rsidRPr="00923683">
              <w:t> </w:t>
            </w:r>
          </w:p>
        </w:tc>
      </w:tr>
      <w:tr w:rsidRPr="00923683" w:rsidR="00923683" w:rsidTr="00923683" w14:paraId="511AB577" w14:textId="77777777">
        <w:trPr>
          <w:trHeight w:val="288"/>
        </w:trPr>
        <w:tc>
          <w:tcPr>
            <w:tcW w:w="1793" w:type="dxa"/>
            <w:hideMark/>
          </w:tcPr>
          <w:p w:rsidRPr="00923683" w:rsidR="00923683" w:rsidRDefault="00923683" w14:paraId="40B75322" w14:textId="77777777">
            <w:r w:rsidRPr="00923683">
              <w:t> </w:t>
            </w:r>
          </w:p>
        </w:tc>
        <w:tc>
          <w:tcPr>
            <w:tcW w:w="873" w:type="dxa"/>
            <w:hideMark/>
          </w:tcPr>
          <w:p w:rsidRPr="00923683" w:rsidR="00923683" w:rsidRDefault="00923683" w14:paraId="53FD1AD7" w14:textId="77777777">
            <w:r w:rsidRPr="00923683">
              <w:t> </w:t>
            </w:r>
          </w:p>
        </w:tc>
        <w:tc>
          <w:tcPr>
            <w:tcW w:w="807" w:type="dxa"/>
            <w:hideMark/>
          </w:tcPr>
          <w:p w:rsidRPr="00923683" w:rsidR="00923683" w:rsidRDefault="00923683" w14:paraId="2FFB7BA1" w14:textId="77777777">
            <w:r w:rsidRPr="00923683">
              <w:t> </w:t>
            </w:r>
          </w:p>
        </w:tc>
        <w:tc>
          <w:tcPr>
            <w:tcW w:w="1266" w:type="dxa"/>
            <w:hideMark/>
          </w:tcPr>
          <w:p w:rsidRPr="00923683" w:rsidR="00923683" w:rsidRDefault="00923683" w14:paraId="5DC29AF1" w14:textId="77777777">
            <w:r w:rsidRPr="00923683">
              <w:t> </w:t>
            </w:r>
          </w:p>
        </w:tc>
        <w:tc>
          <w:tcPr>
            <w:tcW w:w="2169" w:type="dxa"/>
            <w:hideMark/>
          </w:tcPr>
          <w:p w:rsidRPr="00923683" w:rsidR="00923683" w:rsidRDefault="00923683" w14:paraId="0DBEE605" w14:textId="77777777">
            <w:r w:rsidRPr="00923683">
              <w:t> </w:t>
            </w:r>
          </w:p>
        </w:tc>
        <w:tc>
          <w:tcPr>
            <w:tcW w:w="304" w:type="dxa"/>
            <w:hideMark/>
          </w:tcPr>
          <w:p w:rsidRPr="00923683" w:rsidR="00923683" w:rsidRDefault="00923683" w14:paraId="6F8B18D1" w14:textId="77777777">
            <w:r w:rsidRPr="00923683">
              <w:t> </w:t>
            </w:r>
          </w:p>
        </w:tc>
        <w:tc>
          <w:tcPr>
            <w:tcW w:w="1239" w:type="dxa"/>
            <w:hideMark/>
          </w:tcPr>
          <w:p w:rsidRPr="00923683" w:rsidR="00923683" w:rsidRDefault="00923683" w14:paraId="4644034F" w14:textId="77777777">
            <w:r w:rsidRPr="00923683">
              <w:t> </w:t>
            </w:r>
          </w:p>
        </w:tc>
        <w:tc>
          <w:tcPr>
            <w:tcW w:w="1133" w:type="dxa"/>
            <w:hideMark/>
          </w:tcPr>
          <w:p w:rsidRPr="00923683" w:rsidR="00923683" w:rsidRDefault="00923683" w14:paraId="3A3FD16E" w14:textId="77777777">
            <w:r w:rsidRPr="00923683">
              <w:t> </w:t>
            </w:r>
          </w:p>
        </w:tc>
        <w:tc>
          <w:tcPr>
            <w:tcW w:w="953" w:type="dxa"/>
            <w:hideMark/>
          </w:tcPr>
          <w:p w:rsidRPr="00923683" w:rsidR="00923683" w:rsidRDefault="00923683" w14:paraId="3D5239BC" w14:textId="77777777">
            <w:r w:rsidRPr="00923683">
              <w:t> </w:t>
            </w:r>
          </w:p>
        </w:tc>
        <w:tc>
          <w:tcPr>
            <w:tcW w:w="794" w:type="dxa"/>
            <w:hideMark/>
          </w:tcPr>
          <w:p w:rsidRPr="00923683" w:rsidR="00923683" w:rsidRDefault="00923683" w14:paraId="167DB3CC" w14:textId="77777777">
            <w:r w:rsidRPr="00923683">
              <w:t> </w:t>
            </w:r>
          </w:p>
        </w:tc>
        <w:tc>
          <w:tcPr>
            <w:tcW w:w="459" w:type="dxa"/>
            <w:hideMark/>
          </w:tcPr>
          <w:p w:rsidRPr="00923683" w:rsidR="00923683" w:rsidRDefault="00923683" w14:paraId="6F674C0F" w14:textId="77777777">
            <w:r w:rsidRPr="00923683">
              <w:t> </w:t>
            </w:r>
          </w:p>
        </w:tc>
        <w:tc>
          <w:tcPr>
            <w:tcW w:w="1328" w:type="dxa"/>
            <w:noWrap/>
            <w:hideMark/>
          </w:tcPr>
          <w:p w:rsidRPr="00923683" w:rsidR="00923683" w:rsidRDefault="00923683" w14:paraId="68DDC911" w14:textId="77777777">
            <w:r w:rsidRPr="00923683">
              <w:t> </w:t>
            </w:r>
          </w:p>
        </w:tc>
        <w:tc>
          <w:tcPr>
            <w:tcW w:w="456" w:type="dxa"/>
            <w:noWrap/>
            <w:hideMark/>
          </w:tcPr>
          <w:p w:rsidRPr="00923683" w:rsidR="00923683" w:rsidRDefault="00923683" w14:paraId="1F77877D" w14:textId="77777777">
            <w:r w:rsidRPr="00923683">
              <w:t> </w:t>
            </w:r>
          </w:p>
        </w:tc>
        <w:tc>
          <w:tcPr>
            <w:tcW w:w="456" w:type="dxa"/>
            <w:noWrap/>
            <w:hideMark/>
          </w:tcPr>
          <w:p w:rsidRPr="00923683" w:rsidR="00923683" w:rsidRDefault="00923683" w14:paraId="479598FB" w14:textId="77777777">
            <w:r w:rsidRPr="00923683">
              <w:t> </w:t>
            </w:r>
          </w:p>
        </w:tc>
      </w:tr>
      <w:tr w:rsidRPr="00923683" w:rsidR="00923683" w:rsidTr="00923683" w14:paraId="1817B03B" w14:textId="77777777">
        <w:trPr>
          <w:trHeight w:val="288"/>
        </w:trPr>
        <w:tc>
          <w:tcPr>
            <w:tcW w:w="1793" w:type="dxa"/>
            <w:hideMark/>
          </w:tcPr>
          <w:p w:rsidRPr="00923683" w:rsidR="00923683" w:rsidRDefault="00923683" w14:paraId="08B07FBC" w14:textId="77777777">
            <w:r w:rsidRPr="00923683">
              <w:t xml:space="preserve">Job Category </w:t>
            </w:r>
          </w:p>
        </w:tc>
        <w:tc>
          <w:tcPr>
            <w:tcW w:w="873" w:type="dxa"/>
            <w:hideMark/>
          </w:tcPr>
          <w:p w:rsidRPr="00923683" w:rsidR="00923683" w:rsidRDefault="00923683" w14:paraId="7620F92E" w14:textId="77777777">
            <w:r w:rsidRPr="00923683">
              <w:t> </w:t>
            </w:r>
          </w:p>
        </w:tc>
        <w:tc>
          <w:tcPr>
            <w:tcW w:w="807" w:type="dxa"/>
            <w:hideMark/>
          </w:tcPr>
          <w:p w:rsidRPr="00923683" w:rsidR="00923683" w:rsidRDefault="00923683" w14:paraId="6A044827" w14:textId="77777777">
            <w:r w:rsidRPr="00923683">
              <w:t> </w:t>
            </w:r>
          </w:p>
        </w:tc>
        <w:tc>
          <w:tcPr>
            <w:tcW w:w="1266" w:type="dxa"/>
            <w:hideMark/>
          </w:tcPr>
          <w:p w:rsidRPr="00923683" w:rsidR="00923683" w:rsidRDefault="00923683" w14:paraId="4150F67B" w14:textId="77777777">
            <w:r w:rsidRPr="00923683">
              <w:t xml:space="preserve">Job Category </w:t>
            </w:r>
          </w:p>
        </w:tc>
        <w:tc>
          <w:tcPr>
            <w:tcW w:w="2169" w:type="dxa"/>
            <w:hideMark/>
          </w:tcPr>
          <w:p w:rsidRPr="00923683" w:rsidR="00923683" w:rsidRDefault="00923683" w14:paraId="5A0C9F41" w14:textId="77777777">
            <w:r w:rsidRPr="00923683">
              <w:t> </w:t>
            </w:r>
          </w:p>
        </w:tc>
        <w:tc>
          <w:tcPr>
            <w:tcW w:w="304" w:type="dxa"/>
            <w:hideMark/>
          </w:tcPr>
          <w:p w:rsidRPr="00923683" w:rsidR="00923683" w:rsidRDefault="00923683" w14:paraId="314660E6" w14:textId="77777777">
            <w:r w:rsidRPr="00923683">
              <w:t> </w:t>
            </w:r>
          </w:p>
        </w:tc>
        <w:tc>
          <w:tcPr>
            <w:tcW w:w="1239" w:type="dxa"/>
            <w:hideMark/>
          </w:tcPr>
          <w:p w:rsidRPr="00923683" w:rsidR="00923683" w:rsidRDefault="00923683" w14:paraId="74001AB0" w14:textId="77777777">
            <w:r w:rsidRPr="00923683">
              <w:t>extensionAttribute4</w:t>
            </w:r>
          </w:p>
        </w:tc>
        <w:tc>
          <w:tcPr>
            <w:tcW w:w="1133" w:type="dxa"/>
            <w:hideMark/>
          </w:tcPr>
          <w:p w:rsidRPr="00923683" w:rsidR="00923683" w:rsidRDefault="00923683" w14:paraId="430CC88D" w14:textId="77777777">
            <w:r w:rsidRPr="00923683">
              <w:t> </w:t>
            </w:r>
          </w:p>
        </w:tc>
        <w:tc>
          <w:tcPr>
            <w:tcW w:w="953" w:type="dxa"/>
            <w:hideMark/>
          </w:tcPr>
          <w:p w:rsidRPr="00923683" w:rsidR="00923683" w:rsidRDefault="00923683" w14:paraId="5C769161" w14:textId="77777777">
            <w:r w:rsidRPr="00923683">
              <w:t> </w:t>
            </w:r>
          </w:p>
        </w:tc>
        <w:tc>
          <w:tcPr>
            <w:tcW w:w="794" w:type="dxa"/>
            <w:hideMark/>
          </w:tcPr>
          <w:p w:rsidRPr="00923683" w:rsidR="00923683" w:rsidRDefault="00923683" w14:paraId="4BB40D01" w14:textId="77777777">
            <w:r w:rsidRPr="00923683">
              <w:t> </w:t>
            </w:r>
          </w:p>
        </w:tc>
        <w:tc>
          <w:tcPr>
            <w:tcW w:w="459" w:type="dxa"/>
            <w:hideMark/>
          </w:tcPr>
          <w:p w:rsidRPr="00923683" w:rsidR="00923683" w:rsidRDefault="00923683" w14:paraId="5563C63D" w14:textId="77777777">
            <w:r w:rsidRPr="00923683">
              <w:t> </w:t>
            </w:r>
          </w:p>
        </w:tc>
        <w:tc>
          <w:tcPr>
            <w:tcW w:w="1328" w:type="dxa"/>
            <w:noWrap/>
            <w:hideMark/>
          </w:tcPr>
          <w:p w:rsidRPr="00923683" w:rsidR="00923683" w:rsidRDefault="00923683" w14:paraId="6FB8FB0F" w14:textId="77777777">
            <w:r w:rsidRPr="00923683">
              <w:t> </w:t>
            </w:r>
          </w:p>
        </w:tc>
        <w:tc>
          <w:tcPr>
            <w:tcW w:w="456" w:type="dxa"/>
            <w:noWrap/>
            <w:hideMark/>
          </w:tcPr>
          <w:p w:rsidRPr="00923683" w:rsidR="00923683" w:rsidRDefault="00923683" w14:paraId="268453AE" w14:textId="77777777">
            <w:r w:rsidRPr="00923683">
              <w:t> </w:t>
            </w:r>
          </w:p>
        </w:tc>
        <w:tc>
          <w:tcPr>
            <w:tcW w:w="456" w:type="dxa"/>
            <w:noWrap/>
            <w:hideMark/>
          </w:tcPr>
          <w:p w:rsidRPr="00923683" w:rsidR="00923683" w:rsidRDefault="00923683" w14:paraId="3D8AFCF9" w14:textId="77777777">
            <w:r w:rsidRPr="00923683">
              <w:t> </w:t>
            </w:r>
          </w:p>
        </w:tc>
      </w:tr>
      <w:tr w:rsidRPr="00923683" w:rsidR="00923683" w:rsidTr="00923683" w14:paraId="7B5A5C08" w14:textId="77777777">
        <w:trPr>
          <w:trHeight w:val="288"/>
        </w:trPr>
        <w:tc>
          <w:tcPr>
            <w:tcW w:w="1793" w:type="dxa"/>
            <w:hideMark/>
          </w:tcPr>
          <w:p w:rsidRPr="00923683" w:rsidR="00923683" w:rsidRDefault="00923683" w14:paraId="5FD07DC1" w14:textId="77777777">
            <w:r w:rsidRPr="00923683">
              <w:t>Job Family Group</w:t>
            </w:r>
          </w:p>
        </w:tc>
        <w:tc>
          <w:tcPr>
            <w:tcW w:w="873" w:type="dxa"/>
            <w:hideMark/>
          </w:tcPr>
          <w:p w:rsidRPr="00923683" w:rsidR="00923683" w:rsidRDefault="00923683" w14:paraId="5C754967" w14:textId="77777777">
            <w:r w:rsidRPr="00923683">
              <w:t> </w:t>
            </w:r>
          </w:p>
        </w:tc>
        <w:tc>
          <w:tcPr>
            <w:tcW w:w="807" w:type="dxa"/>
            <w:hideMark/>
          </w:tcPr>
          <w:p w:rsidRPr="00923683" w:rsidR="00923683" w:rsidRDefault="00923683" w14:paraId="1A8DCAAA" w14:textId="77777777">
            <w:r w:rsidRPr="00923683">
              <w:t> </w:t>
            </w:r>
          </w:p>
        </w:tc>
        <w:tc>
          <w:tcPr>
            <w:tcW w:w="1266" w:type="dxa"/>
            <w:hideMark/>
          </w:tcPr>
          <w:p w:rsidRPr="00923683" w:rsidR="00923683" w:rsidRDefault="00923683" w14:paraId="4CA491DB" w14:textId="77777777">
            <w:r w:rsidRPr="00923683">
              <w:t>Job Family Group</w:t>
            </w:r>
          </w:p>
        </w:tc>
        <w:tc>
          <w:tcPr>
            <w:tcW w:w="2169" w:type="dxa"/>
            <w:hideMark/>
          </w:tcPr>
          <w:p w:rsidRPr="00923683" w:rsidR="00923683" w:rsidRDefault="00923683" w14:paraId="607C5DF1" w14:textId="77777777">
            <w:r w:rsidRPr="00923683">
              <w:t> </w:t>
            </w:r>
          </w:p>
        </w:tc>
        <w:tc>
          <w:tcPr>
            <w:tcW w:w="304" w:type="dxa"/>
            <w:hideMark/>
          </w:tcPr>
          <w:p w:rsidRPr="00923683" w:rsidR="00923683" w:rsidRDefault="00923683" w14:paraId="1E2CC929" w14:textId="77777777">
            <w:r w:rsidRPr="00923683">
              <w:t> </w:t>
            </w:r>
          </w:p>
        </w:tc>
        <w:tc>
          <w:tcPr>
            <w:tcW w:w="1239" w:type="dxa"/>
            <w:hideMark/>
          </w:tcPr>
          <w:p w:rsidRPr="00923683" w:rsidR="00923683" w:rsidRDefault="00923683" w14:paraId="372DDEDF" w14:textId="77777777">
            <w:r w:rsidRPr="00923683">
              <w:t>extensionAttribute5</w:t>
            </w:r>
          </w:p>
        </w:tc>
        <w:tc>
          <w:tcPr>
            <w:tcW w:w="1133" w:type="dxa"/>
            <w:hideMark/>
          </w:tcPr>
          <w:p w:rsidRPr="00923683" w:rsidR="00923683" w:rsidRDefault="00923683" w14:paraId="75CBD498" w14:textId="77777777">
            <w:r w:rsidRPr="00923683">
              <w:t> </w:t>
            </w:r>
          </w:p>
        </w:tc>
        <w:tc>
          <w:tcPr>
            <w:tcW w:w="953" w:type="dxa"/>
            <w:hideMark/>
          </w:tcPr>
          <w:p w:rsidRPr="00923683" w:rsidR="00923683" w:rsidRDefault="00923683" w14:paraId="27A7C547" w14:textId="77777777">
            <w:r w:rsidRPr="00923683">
              <w:t> </w:t>
            </w:r>
          </w:p>
        </w:tc>
        <w:tc>
          <w:tcPr>
            <w:tcW w:w="794" w:type="dxa"/>
            <w:hideMark/>
          </w:tcPr>
          <w:p w:rsidRPr="00923683" w:rsidR="00923683" w:rsidRDefault="00923683" w14:paraId="6A480A95" w14:textId="77777777">
            <w:r w:rsidRPr="00923683">
              <w:t> </w:t>
            </w:r>
          </w:p>
        </w:tc>
        <w:tc>
          <w:tcPr>
            <w:tcW w:w="459" w:type="dxa"/>
            <w:hideMark/>
          </w:tcPr>
          <w:p w:rsidRPr="00923683" w:rsidR="00923683" w:rsidRDefault="00923683" w14:paraId="68CAF581" w14:textId="77777777">
            <w:r w:rsidRPr="00923683">
              <w:t> </w:t>
            </w:r>
          </w:p>
        </w:tc>
        <w:tc>
          <w:tcPr>
            <w:tcW w:w="1328" w:type="dxa"/>
            <w:noWrap/>
            <w:hideMark/>
          </w:tcPr>
          <w:p w:rsidRPr="00923683" w:rsidR="00923683" w:rsidRDefault="00923683" w14:paraId="4D394DF9" w14:textId="77777777">
            <w:r w:rsidRPr="00923683">
              <w:t> </w:t>
            </w:r>
          </w:p>
        </w:tc>
        <w:tc>
          <w:tcPr>
            <w:tcW w:w="456" w:type="dxa"/>
            <w:noWrap/>
            <w:hideMark/>
          </w:tcPr>
          <w:p w:rsidRPr="00923683" w:rsidR="00923683" w:rsidRDefault="00923683" w14:paraId="2A7129D1" w14:textId="77777777">
            <w:r w:rsidRPr="00923683">
              <w:t> </w:t>
            </w:r>
          </w:p>
        </w:tc>
        <w:tc>
          <w:tcPr>
            <w:tcW w:w="456" w:type="dxa"/>
            <w:noWrap/>
            <w:hideMark/>
          </w:tcPr>
          <w:p w:rsidRPr="00923683" w:rsidR="00923683" w:rsidRDefault="00923683" w14:paraId="525E0107" w14:textId="77777777">
            <w:r w:rsidRPr="00923683">
              <w:t> </w:t>
            </w:r>
          </w:p>
        </w:tc>
      </w:tr>
      <w:tr w:rsidRPr="00923683" w:rsidR="00923683" w:rsidTr="00923683" w14:paraId="2BC7A8D7" w14:textId="77777777">
        <w:trPr>
          <w:trHeight w:val="288"/>
        </w:trPr>
        <w:tc>
          <w:tcPr>
            <w:tcW w:w="1793" w:type="dxa"/>
            <w:hideMark/>
          </w:tcPr>
          <w:p w:rsidRPr="00923683" w:rsidR="00923683" w:rsidRDefault="00923683" w14:paraId="54898DB9" w14:textId="77777777">
            <w:r w:rsidRPr="00923683">
              <w:t>Job Level</w:t>
            </w:r>
          </w:p>
        </w:tc>
        <w:tc>
          <w:tcPr>
            <w:tcW w:w="873" w:type="dxa"/>
            <w:hideMark/>
          </w:tcPr>
          <w:p w:rsidRPr="00923683" w:rsidR="00923683" w:rsidRDefault="00923683" w14:paraId="3C0EE4EC" w14:textId="77777777">
            <w:r w:rsidRPr="00923683">
              <w:t> </w:t>
            </w:r>
          </w:p>
        </w:tc>
        <w:tc>
          <w:tcPr>
            <w:tcW w:w="807" w:type="dxa"/>
            <w:hideMark/>
          </w:tcPr>
          <w:p w:rsidRPr="00923683" w:rsidR="00923683" w:rsidRDefault="00923683" w14:paraId="22710F19" w14:textId="77777777">
            <w:r w:rsidRPr="00923683">
              <w:t> </w:t>
            </w:r>
          </w:p>
        </w:tc>
        <w:tc>
          <w:tcPr>
            <w:tcW w:w="1266" w:type="dxa"/>
            <w:hideMark/>
          </w:tcPr>
          <w:p w:rsidRPr="00923683" w:rsidR="00923683" w:rsidRDefault="00923683" w14:paraId="665CF1FE" w14:textId="77777777">
            <w:r w:rsidRPr="00923683">
              <w:t>Job Level</w:t>
            </w:r>
          </w:p>
        </w:tc>
        <w:tc>
          <w:tcPr>
            <w:tcW w:w="2169" w:type="dxa"/>
            <w:hideMark/>
          </w:tcPr>
          <w:p w:rsidRPr="00923683" w:rsidR="00923683" w:rsidRDefault="00923683" w14:paraId="16BC9B28" w14:textId="77777777">
            <w:r w:rsidRPr="00923683">
              <w:t> </w:t>
            </w:r>
          </w:p>
        </w:tc>
        <w:tc>
          <w:tcPr>
            <w:tcW w:w="304" w:type="dxa"/>
            <w:hideMark/>
          </w:tcPr>
          <w:p w:rsidRPr="00923683" w:rsidR="00923683" w:rsidRDefault="00923683" w14:paraId="5C990700" w14:textId="77777777">
            <w:r w:rsidRPr="00923683">
              <w:t> </w:t>
            </w:r>
          </w:p>
        </w:tc>
        <w:tc>
          <w:tcPr>
            <w:tcW w:w="1239" w:type="dxa"/>
            <w:hideMark/>
          </w:tcPr>
          <w:p w:rsidRPr="00923683" w:rsidR="00923683" w:rsidRDefault="00923683" w14:paraId="75AE710D" w14:textId="77777777">
            <w:r w:rsidRPr="00923683">
              <w:t>extensionAttribute6</w:t>
            </w:r>
          </w:p>
        </w:tc>
        <w:tc>
          <w:tcPr>
            <w:tcW w:w="1133" w:type="dxa"/>
            <w:hideMark/>
          </w:tcPr>
          <w:p w:rsidRPr="00923683" w:rsidR="00923683" w:rsidRDefault="00923683" w14:paraId="4033E8B3" w14:textId="77777777">
            <w:r w:rsidRPr="00923683">
              <w:t> </w:t>
            </w:r>
          </w:p>
        </w:tc>
        <w:tc>
          <w:tcPr>
            <w:tcW w:w="953" w:type="dxa"/>
            <w:hideMark/>
          </w:tcPr>
          <w:p w:rsidRPr="00923683" w:rsidR="00923683" w:rsidRDefault="00923683" w14:paraId="2272E0F0" w14:textId="77777777">
            <w:r w:rsidRPr="00923683">
              <w:t> </w:t>
            </w:r>
          </w:p>
        </w:tc>
        <w:tc>
          <w:tcPr>
            <w:tcW w:w="794" w:type="dxa"/>
            <w:hideMark/>
          </w:tcPr>
          <w:p w:rsidRPr="00923683" w:rsidR="00923683" w:rsidRDefault="00923683" w14:paraId="2C2C1CB9" w14:textId="77777777">
            <w:r w:rsidRPr="00923683">
              <w:t> </w:t>
            </w:r>
          </w:p>
        </w:tc>
        <w:tc>
          <w:tcPr>
            <w:tcW w:w="459" w:type="dxa"/>
            <w:hideMark/>
          </w:tcPr>
          <w:p w:rsidRPr="00923683" w:rsidR="00923683" w:rsidRDefault="00923683" w14:paraId="3356AE43" w14:textId="77777777">
            <w:r w:rsidRPr="00923683">
              <w:t> </w:t>
            </w:r>
          </w:p>
        </w:tc>
        <w:tc>
          <w:tcPr>
            <w:tcW w:w="1328" w:type="dxa"/>
            <w:noWrap/>
            <w:hideMark/>
          </w:tcPr>
          <w:p w:rsidRPr="00923683" w:rsidR="00923683" w:rsidRDefault="00923683" w14:paraId="1F681E01" w14:textId="77777777">
            <w:r w:rsidRPr="00923683">
              <w:t> </w:t>
            </w:r>
          </w:p>
        </w:tc>
        <w:tc>
          <w:tcPr>
            <w:tcW w:w="456" w:type="dxa"/>
            <w:noWrap/>
            <w:hideMark/>
          </w:tcPr>
          <w:p w:rsidRPr="00923683" w:rsidR="00923683" w:rsidRDefault="00923683" w14:paraId="7853C1C9" w14:textId="77777777">
            <w:r w:rsidRPr="00923683">
              <w:t> </w:t>
            </w:r>
          </w:p>
        </w:tc>
        <w:tc>
          <w:tcPr>
            <w:tcW w:w="456" w:type="dxa"/>
            <w:noWrap/>
            <w:hideMark/>
          </w:tcPr>
          <w:p w:rsidRPr="00923683" w:rsidR="00923683" w:rsidRDefault="00923683" w14:paraId="403E296A" w14:textId="77777777">
            <w:r w:rsidRPr="00923683">
              <w:t> </w:t>
            </w:r>
          </w:p>
        </w:tc>
      </w:tr>
      <w:tr w:rsidRPr="00923683" w:rsidR="00923683" w:rsidTr="00923683" w14:paraId="7EB47633" w14:textId="77777777">
        <w:trPr>
          <w:trHeight w:val="288"/>
        </w:trPr>
        <w:tc>
          <w:tcPr>
            <w:tcW w:w="1793" w:type="dxa"/>
            <w:hideMark/>
          </w:tcPr>
          <w:p w:rsidRPr="00923683" w:rsidR="00923683" w:rsidRDefault="00923683" w14:paraId="25A51813" w14:textId="77777777">
            <w:r w:rsidRPr="00923683">
              <w:t>Job Profile ID</w:t>
            </w:r>
          </w:p>
        </w:tc>
        <w:tc>
          <w:tcPr>
            <w:tcW w:w="873" w:type="dxa"/>
            <w:hideMark/>
          </w:tcPr>
          <w:p w:rsidRPr="00923683" w:rsidR="00923683" w:rsidRDefault="00923683" w14:paraId="49994DD2" w14:textId="77777777">
            <w:r w:rsidRPr="00923683">
              <w:t> </w:t>
            </w:r>
          </w:p>
        </w:tc>
        <w:tc>
          <w:tcPr>
            <w:tcW w:w="807" w:type="dxa"/>
            <w:hideMark/>
          </w:tcPr>
          <w:p w:rsidRPr="00923683" w:rsidR="00923683" w:rsidRDefault="00923683" w14:paraId="194B3E9E" w14:textId="77777777">
            <w:r w:rsidRPr="00923683">
              <w:t> </w:t>
            </w:r>
          </w:p>
        </w:tc>
        <w:tc>
          <w:tcPr>
            <w:tcW w:w="1266" w:type="dxa"/>
            <w:hideMark/>
          </w:tcPr>
          <w:p w:rsidRPr="00923683" w:rsidR="00923683" w:rsidRDefault="00923683" w14:paraId="76ADF841" w14:textId="77777777">
            <w:r w:rsidRPr="00923683">
              <w:t>Job Profile ID</w:t>
            </w:r>
          </w:p>
        </w:tc>
        <w:tc>
          <w:tcPr>
            <w:tcW w:w="2169" w:type="dxa"/>
            <w:hideMark/>
          </w:tcPr>
          <w:p w:rsidRPr="00923683" w:rsidR="00923683" w:rsidRDefault="00923683" w14:paraId="0B19D30C" w14:textId="77777777">
            <w:r w:rsidRPr="00923683">
              <w:t> </w:t>
            </w:r>
          </w:p>
        </w:tc>
        <w:tc>
          <w:tcPr>
            <w:tcW w:w="304" w:type="dxa"/>
            <w:hideMark/>
          </w:tcPr>
          <w:p w:rsidRPr="00923683" w:rsidR="00923683" w:rsidRDefault="00923683" w14:paraId="78C22988" w14:textId="77777777">
            <w:r w:rsidRPr="00923683">
              <w:t> </w:t>
            </w:r>
          </w:p>
        </w:tc>
        <w:tc>
          <w:tcPr>
            <w:tcW w:w="1239" w:type="dxa"/>
            <w:hideMark/>
          </w:tcPr>
          <w:p w:rsidRPr="00923683" w:rsidR="00923683" w:rsidRDefault="00923683" w14:paraId="4BC02CC2" w14:textId="77777777">
            <w:r w:rsidRPr="00923683">
              <w:t>extensionAttribute7</w:t>
            </w:r>
          </w:p>
        </w:tc>
        <w:tc>
          <w:tcPr>
            <w:tcW w:w="1133" w:type="dxa"/>
            <w:hideMark/>
          </w:tcPr>
          <w:p w:rsidRPr="00923683" w:rsidR="00923683" w:rsidRDefault="00923683" w14:paraId="2681ED1D" w14:textId="77777777">
            <w:r w:rsidRPr="00923683">
              <w:t> </w:t>
            </w:r>
          </w:p>
        </w:tc>
        <w:tc>
          <w:tcPr>
            <w:tcW w:w="953" w:type="dxa"/>
            <w:hideMark/>
          </w:tcPr>
          <w:p w:rsidRPr="00923683" w:rsidR="00923683" w:rsidRDefault="00923683" w14:paraId="617234D2" w14:textId="77777777">
            <w:r w:rsidRPr="00923683">
              <w:t> </w:t>
            </w:r>
          </w:p>
        </w:tc>
        <w:tc>
          <w:tcPr>
            <w:tcW w:w="794" w:type="dxa"/>
            <w:hideMark/>
          </w:tcPr>
          <w:p w:rsidRPr="00923683" w:rsidR="00923683" w:rsidRDefault="00923683" w14:paraId="75613A79" w14:textId="77777777">
            <w:r w:rsidRPr="00923683">
              <w:t> </w:t>
            </w:r>
          </w:p>
        </w:tc>
        <w:tc>
          <w:tcPr>
            <w:tcW w:w="459" w:type="dxa"/>
            <w:hideMark/>
          </w:tcPr>
          <w:p w:rsidRPr="00923683" w:rsidR="00923683" w:rsidRDefault="00923683" w14:paraId="2E0D1A29" w14:textId="77777777">
            <w:r w:rsidRPr="00923683">
              <w:t> </w:t>
            </w:r>
          </w:p>
        </w:tc>
        <w:tc>
          <w:tcPr>
            <w:tcW w:w="1328" w:type="dxa"/>
            <w:noWrap/>
            <w:hideMark/>
          </w:tcPr>
          <w:p w:rsidRPr="00923683" w:rsidR="00923683" w:rsidRDefault="00923683" w14:paraId="47B16771" w14:textId="77777777">
            <w:r w:rsidRPr="00923683">
              <w:t> </w:t>
            </w:r>
          </w:p>
        </w:tc>
        <w:tc>
          <w:tcPr>
            <w:tcW w:w="456" w:type="dxa"/>
            <w:noWrap/>
            <w:hideMark/>
          </w:tcPr>
          <w:p w:rsidRPr="00923683" w:rsidR="00923683" w:rsidRDefault="00923683" w14:paraId="7BDA3E00" w14:textId="77777777">
            <w:r w:rsidRPr="00923683">
              <w:t> </w:t>
            </w:r>
          </w:p>
        </w:tc>
        <w:tc>
          <w:tcPr>
            <w:tcW w:w="456" w:type="dxa"/>
            <w:noWrap/>
            <w:hideMark/>
          </w:tcPr>
          <w:p w:rsidRPr="00923683" w:rsidR="00923683" w:rsidRDefault="00923683" w14:paraId="7E89920A" w14:textId="77777777">
            <w:r w:rsidRPr="00923683">
              <w:t> </w:t>
            </w:r>
          </w:p>
        </w:tc>
      </w:tr>
      <w:tr w:rsidRPr="00923683" w:rsidR="00923683" w:rsidTr="00923683" w14:paraId="38D54C7E" w14:textId="77777777">
        <w:trPr>
          <w:trHeight w:val="1380"/>
        </w:trPr>
        <w:tc>
          <w:tcPr>
            <w:tcW w:w="1793" w:type="dxa"/>
            <w:hideMark/>
          </w:tcPr>
          <w:p w:rsidRPr="00923683" w:rsidR="00923683" w:rsidRDefault="00923683" w14:paraId="6C278A5F" w14:textId="77777777">
            <w:r w:rsidRPr="00923683">
              <w:t> </w:t>
            </w:r>
          </w:p>
        </w:tc>
        <w:tc>
          <w:tcPr>
            <w:tcW w:w="873" w:type="dxa"/>
            <w:hideMark/>
          </w:tcPr>
          <w:p w:rsidRPr="00923683" w:rsidR="00923683" w:rsidRDefault="00923683" w14:paraId="43F4447D" w14:textId="77777777">
            <w:r w:rsidRPr="00923683">
              <w:t> </w:t>
            </w:r>
          </w:p>
        </w:tc>
        <w:tc>
          <w:tcPr>
            <w:tcW w:w="807" w:type="dxa"/>
            <w:hideMark/>
          </w:tcPr>
          <w:p w:rsidRPr="00923683" w:rsidR="00923683" w:rsidRDefault="00923683" w14:paraId="0CF4517F" w14:textId="77777777">
            <w:r w:rsidRPr="00923683">
              <w:t> </w:t>
            </w:r>
          </w:p>
        </w:tc>
        <w:tc>
          <w:tcPr>
            <w:tcW w:w="1266" w:type="dxa"/>
            <w:hideMark/>
          </w:tcPr>
          <w:p w:rsidRPr="00923683" w:rsidR="00923683" w:rsidRDefault="00923683" w14:paraId="13E71FB3" w14:textId="77777777">
            <w:r w:rsidRPr="00923683">
              <w:t> </w:t>
            </w:r>
          </w:p>
        </w:tc>
        <w:tc>
          <w:tcPr>
            <w:tcW w:w="2169" w:type="dxa"/>
            <w:hideMark/>
          </w:tcPr>
          <w:p w:rsidRPr="00923683" w:rsidR="00923683" w:rsidRDefault="00923683" w14:paraId="24B7D019" w14:textId="77777777">
            <w:r w:rsidRPr="00923683">
              <w:t> </w:t>
            </w:r>
          </w:p>
        </w:tc>
        <w:tc>
          <w:tcPr>
            <w:tcW w:w="304" w:type="dxa"/>
            <w:hideMark/>
          </w:tcPr>
          <w:p w:rsidRPr="00923683" w:rsidR="00923683" w:rsidRDefault="00923683" w14:paraId="3AB72028" w14:textId="77777777">
            <w:r w:rsidRPr="00923683">
              <w:t> </w:t>
            </w:r>
          </w:p>
        </w:tc>
        <w:tc>
          <w:tcPr>
            <w:tcW w:w="1239" w:type="dxa"/>
            <w:hideMark/>
          </w:tcPr>
          <w:p w:rsidRPr="00923683" w:rsidR="00923683" w:rsidRDefault="00923683" w14:paraId="1E59668A" w14:textId="77777777">
            <w:r w:rsidRPr="00923683">
              <w:t>extensionAttribute13</w:t>
            </w:r>
          </w:p>
        </w:tc>
        <w:tc>
          <w:tcPr>
            <w:tcW w:w="1133" w:type="dxa"/>
            <w:hideMark/>
          </w:tcPr>
          <w:p w:rsidRPr="00923683" w:rsidR="00923683" w:rsidRDefault="00923683" w14:paraId="66BF84F6" w14:textId="77777777">
            <w:r w:rsidRPr="00923683">
              <w:t xml:space="preserve">Computed from IGA, if O365 is </w:t>
            </w:r>
            <w:proofErr w:type="spellStart"/>
            <w:r w:rsidRPr="00923683">
              <w:t>poulated</w:t>
            </w:r>
            <w:proofErr w:type="spellEnd"/>
            <w:r w:rsidRPr="00923683">
              <w:t>, account will be synced to Azure AD</w:t>
            </w:r>
          </w:p>
        </w:tc>
        <w:tc>
          <w:tcPr>
            <w:tcW w:w="953" w:type="dxa"/>
            <w:hideMark/>
          </w:tcPr>
          <w:p w:rsidRPr="00923683" w:rsidR="00923683" w:rsidRDefault="00923683" w14:paraId="5C5CC07C" w14:textId="77777777">
            <w:r w:rsidRPr="00923683">
              <w:t> </w:t>
            </w:r>
          </w:p>
        </w:tc>
        <w:tc>
          <w:tcPr>
            <w:tcW w:w="794" w:type="dxa"/>
            <w:hideMark/>
          </w:tcPr>
          <w:p w:rsidRPr="00923683" w:rsidR="00923683" w:rsidRDefault="00923683" w14:paraId="6D513D32" w14:textId="77777777">
            <w:r w:rsidRPr="00923683">
              <w:t> </w:t>
            </w:r>
          </w:p>
        </w:tc>
        <w:tc>
          <w:tcPr>
            <w:tcW w:w="459" w:type="dxa"/>
            <w:hideMark/>
          </w:tcPr>
          <w:p w:rsidRPr="00923683" w:rsidR="00923683" w:rsidRDefault="00923683" w14:paraId="60A5936F" w14:textId="77777777">
            <w:r w:rsidRPr="00923683">
              <w:t> </w:t>
            </w:r>
          </w:p>
        </w:tc>
        <w:tc>
          <w:tcPr>
            <w:tcW w:w="1328" w:type="dxa"/>
            <w:noWrap/>
            <w:hideMark/>
          </w:tcPr>
          <w:p w:rsidRPr="00923683" w:rsidR="00923683" w:rsidRDefault="00923683" w14:paraId="4B15F54C" w14:textId="77777777">
            <w:r w:rsidRPr="00923683">
              <w:t> </w:t>
            </w:r>
          </w:p>
        </w:tc>
        <w:tc>
          <w:tcPr>
            <w:tcW w:w="456" w:type="dxa"/>
            <w:noWrap/>
            <w:hideMark/>
          </w:tcPr>
          <w:p w:rsidRPr="00923683" w:rsidR="00923683" w:rsidRDefault="00923683" w14:paraId="247034A3" w14:textId="77777777">
            <w:r w:rsidRPr="00923683">
              <w:t> </w:t>
            </w:r>
          </w:p>
        </w:tc>
        <w:tc>
          <w:tcPr>
            <w:tcW w:w="456" w:type="dxa"/>
            <w:noWrap/>
            <w:hideMark/>
          </w:tcPr>
          <w:p w:rsidRPr="00923683" w:rsidR="00923683" w:rsidRDefault="00923683" w14:paraId="7FA00463" w14:textId="77777777">
            <w:r w:rsidRPr="00923683">
              <w:t> </w:t>
            </w:r>
          </w:p>
        </w:tc>
      </w:tr>
      <w:tr w:rsidRPr="00923683" w:rsidR="00923683" w:rsidTr="00923683" w14:paraId="749CB997" w14:textId="77777777">
        <w:trPr>
          <w:trHeight w:val="288"/>
        </w:trPr>
        <w:tc>
          <w:tcPr>
            <w:tcW w:w="1793" w:type="dxa"/>
            <w:hideMark/>
          </w:tcPr>
          <w:p w:rsidRPr="00923683" w:rsidR="00923683" w:rsidRDefault="00923683" w14:paraId="69E4416E" w14:textId="77777777">
            <w:r w:rsidRPr="00923683">
              <w:t>country code</w:t>
            </w:r>
          </w:p>
        </w:tc>
        <w:tc>
          <w:tcPr>
            <w:tcW w:w="873" w:type="dxa"/>
            <w:hideMark/>
          </w:tcPr>
          <w:p w:rsidRPr="00923683" w:rsidR="00923683" w:rsidRDefault="00923683" w14:paraId="74AF19FC" w14:textId="77777777">
            <w:r w:rsidRPr="00923683">
              <w:t> </w:t>
            </w:r>
          </w:p>
        </w:tc>
        <w:tc>
          <w:tcPr>
            <w:tcW w:w="807" w:type="dxa"/>
            <w:hideMark/>
          </w:tcPr>
          <w:p w:rsidRPr="00923683" w:rsidR="00923683" w:rsidRDefault="00923683" w14:paraId="7C84D081" w14:textId="77777777">
            <w:r w:rsidRPr="00923683">
              <w:t> </w:t>
            </w:r>
          </w:p>
        </w:tc>
        <w:tc>
          <w:tcPr>
            <w:tcW w:w="1266" w:type="dxa"/>
            <w:hideMark/>
          </w:tcPr>
          <w:p w:rsidRPr="00923683" w:rsidR="00923683" w:rsidRDefault="00923683" w14:paraId="0E3FDDBA" w14:textId="77777777">
            <w:r w:rsidRPr="00923683">
              <w:t>country code</w:t>
            </w:r>
          </w:p>
        </w:tc>
        <w:tc>
          <w:tcPr>
            <w:tcW w:w="2169" w:type="dxa"/>
            <w:hideMark/>
          </w:tcPr>
          <w:p w:rsidRPr="00923683" w:rsidR="00923683" w:rsidRDefault="00923683" w14:paraId="4329DB99" w14:textId="77777777">
            <w:r w:rsidRPr="00923683">
              <w:t> </w:t>
            </w:r>
          </w:p>
        </w:tc>
        <w:tc>
          <w:tcPr>
            <w:tcW w:w="304" w:type="dxa"/>
            <w:hideMark/>
          </w:tcPr>
          <w:p w:rsidRPr="00923683" w:rsidR="00923683" w:rsidRDefault="00923683" w14:paraId="37DA4ACF" w14:textId="77777777">
            <w:r w:rsidRPr="00923683">
              <w:t> </w:t>
            </w:r>
          </w:p>
        </w:tc>
        <w:tc>
          <w:tcPr>
            <w:tcW w:w="1239" w:type="dxa"/>
            <w:hideMark/>
          </w:tcPr>
          <w:p w:rsidRPr="00923683" w:rsidR="00923683" w:rsidRDefault="00923683" w14:paraId="4C74B2F4" w14:textId="77777777">
            <w:r w:rsidRPr="00923683">
              <w:t> </w:t>
            </w:r>
          </w:p>
        </w:tc>
        <w:tc>
          <w:tcPr>
            <w:tcW w:w="1133" w:type="dxa"/>
            <w:hideMark/>
          </w:tcPr>
          <w:p w:rsidRPr="00923683" w:rsidR="00923683" w:rsidRDefault="00923683" w14:paraId="3402069E" w14:textId="77777777">
            <w:r w:rsidRPr="00923683">
              <w:t> </w:t>
            </w:r>
          </w:p>
        </w:tc>
        <w:tc>
          <w:tcPr>
            <w:tcW w:w="953" w:type="dxa"/>
            <w:hideMark/>
          </w:tcPr>
          <w:p w:rsidRPr="00923683" w:rsidR="00923683" w:rsidRDefault="00923683" w14:paraId="4CC4BC48" w14:textId="77777777">
            <w:r w:rsidRPr="00923683">
              <w:t>country</w:t>
            </w:r>
          </w:p>
        </w:tc>
        <w:tc>
          <w:tcPr>
            <w:tcW w:w="794" w:type="dxa"/>
            <w:hideMark/>
          </w:tcPr>
          <w:p w:rsidRPr="00923683" w:rsidR="00923683" w:rsidRDefault="00923683" w14:paraId="3277EAAD" w14:textId="77777777">
            <w:r w:rsidRPr="00923683">
              <w:t> </w:t>
            </w:r>
          </w:p>
        </w:tc>
        <w:tc>
          <w:tcPr>
            <w:tcW w:w="459" w:type="dxa"/>
            <w:hideMark/>
          </w:tcPr>
          <w:p w:rsidRPr="00923683" w:rsidR="00923683" w:rsidRDefault="00923683" w14:paraId="3D72C47E" w14:textId="77777777">
            <w:r w:rsidRPr="00923683">
              <w:t> </w:t>
            </w:r>
          </w:p>
        </w:tc>
        <w:tc>
          <w:tcPr>
            <w:tcW w:w="1328" w:type="dxa"/>
            <w:noWrap/>
            <w:hideMark/>
          </w:tcPr>
          <w:p w:rsidRPr="00923683" w:rsidR="00923683" w:rsidRDefault="00923683" w14:paraId="76E8E0D9" w14:textId="77777777">
            <w:r w:rsidRPr="00923683">
              <w:t> </w:t>
            </w:r>
          </w:p>
        </w:tc>
        <w:tc>
          <w:tcPr>
            <w:tcW w:w="456" w:type="dxa"/>
            <w:noWrap/>
            <w:hideMark/>
          </w:tcPr>
          <w:p w:rsidRPr="00923683" w:rsidR="00923683" w:rsidRDefault="00923683" w14:paraId="5F06E52F" w14:textId="77777777">
            <w:r w:rsidRPr="00923683">
              <w:t> </w:t>
            </w:r>
          </w:p>
        </w:tc>
        <w:tc>
          <w:tcPr>
            <w:tcW w:w="456" w:type="dxa"/>
            <w:noWrap/>
            <w:hideMark/>
          </w:tcPr>
          <w:p w:rsidRPr="00923683" w:rsidR="00923683" w:rsidRDefault="00923683" w14:paraId="26931BC2" w14:textId="77777777">
            <w:r w:rsidRPr="00923683">
              <w:t> </w:t>
            </w:r>
          </w:p>
        </w:tc>
      </w:tr>
      <w:tr w:rsidRPr="00923683" w:rsidR="00923683" w:rsidTr="00923683" w14:paraId="36BEADA7" w14:textId="77777777">
        <w:trPr>
          <w:trHeight w:val="288"/>
        </w:trPr>
        <w:tc>
          <w:tcPr>
            <w:tcW w:w="1793" w:type="dxa"/>
            <w:hideMark/>
          </w:tcPr>
          <w:p w:rsidRPr="00923683" w:rsidR="00923683" w:rsidRDefault="00923683" w14:paraId="3B88C713" w14:textId="77777777">
            <w:proofErr w:type="spellStart"/>
            <w:r w:rsidRPr="00923683">
              <w:t>reporting_division</w:t>
            </w:r>
            <w:proofErr w:type="spellEnd"/>
          </w:p>
        </w:tc>
        <w:tc>
          <w:tcPr>
            <w:tcW w:w="873" w:type="dxa"/>
            <w:hideMark/>
          </w:tcPr>
          <w:p w:rsidRPr="00923683" w:rsidR="00923683" w:rsidRDefault="00923683" w14:paraId="0949E911" w14:textId="77777777">
            <w:r w:rsidRPr="00923683">
              <w:t> </w:t>
            </w:r>
          </w:p>
        </w:tc>
        <w:tc>
          <w:tcPr>
            <w:tcW w:w="807" w:type="dxa"/>
            <w:hideMark/>
          </w:tcPr>
          <w:p w:rsidRPr="00923683" w:rsidR="00923683" w:rsidRDefault="00923683" w14:paraId="737ED763" w14:textId="77777777">
            <w:r w:rsidRPr="00923683">
              <w:t> </w:t>
            </w:r>
          </w:p>
        </w:tc>
        <w:tc>
          <w:tcPr>
            <w:tcW w:w="1266" w:type="dxa"/>
            <w:hideMark/>
          </w:tcPr>
          <w:p w:rsidRPr="00923683" w:rsidR="00923683" w:rsidRDefault="00923683" w14:paraId="6419E33B" w14:textId="77777777">
            <w:proofErr w:type="spellStart"/>
            <w:r w:rsidRPr="00923683">
              <w:t>reporting_division</w:t>
            </w:r>
            <w:proofErr w:type="spellEnd"/>
          </w:p>
        </w:tc>
        <w:tc>
          <w:tcPr>
            <w:tcW w:w="2169" w:type="dxa"/>
            <w:hideMark/>
          </w:tcPr>
          <w:p w:rsidRPr="00923683" w:rsidR="00923683" w:rsidRDefault="00923683" w14:paraId="502F286C" w14:textId="77777777">
            <w:r w:rsidRPr="00923683">
              <w:t> </w:t>
            </w:r>
          </w:p>
        </w:tc>
        <w:tc>
          <w:tcPr>
            <w:tcW w:w="304" w:type="dxa"/>
            <w:hideMark/>
          </w:tcPr>
          <w:p w:rsidRPr="00923683" w:rsidR="00923683" w:rsidRDefault="00923683" w14:paraId="3C2E96D8" w14:textId="77777777">
            <w:r w:rsidRPr="00923683">
              <w:t> </w:t>
            </w:r>
          </w:p>
        </w:tc>
        <w:tc>
          <w:tcPr>
            <w:tcW w:w="1239" w:type="dxa"/>
            <w:hideMark/>
          </w:tcPr>
          <w:p w:rsidRPr="00923683" w:rsidR="00923683" w:rsidRDefault="00923683" w14:paraId="625DAD9D" w14:textId="77777777">
            <w:r w:rsidRPr="00923683">
              <w:t> </w:t>
            </w:r>
          </w:p>
        </w:tc>
        <w:tc>
          <w:tcPr>
            <w:tcW w:w="1133" w:type="dxa"/>
            <w:hideMark/>
          </w:tcPr>
          <w:p w:rsidRPr="00923683" w:rsidR="00923683" w:rsidRDefault="00923683" w14:paraId="3EDA5560" w14:textId="77777777">
            <w:r w:rsidRPr="00923683">
              <w:t> </w:t>
            </w:r>
          </w:p>
        </w:tc>
        <w:tc>
          <w:tcPr>
            <w:tcW w:w="953" w:type="dxa"/>
            <w:hideMark/>
          </w:tcPr>
          <w:p w:rsidRPr="00923683" w:rsidR="00923683" w:rsidRDefault="00923683" w14:paraId="590A0895" w14:textId="77777777">
            <w:r w:rsidRPr="00923683">
              <w:t>department</w:t>
            </w:r>
          </w:p>
        </w:tc>
        <w:tc>
          <w:tcPr>
            <w:tcW w:w="794" w:type="dxa"/>
            <w:hideMark/>
          </w:tcPr>
          <w:p w:rsidRPr="00923683" w:rsidR="00923683" w:rsidRDefault="00923683" w14:paraId="70F82B9F" w14:textId="77777777">
            <w:r w:rsidRPr="00923683">
              <w:t> </w:t>
            </w:r>
          </w:p>
        </w:tc>
        <w:tc>
          <w:tcPr>
            <w:tcW w:w="459" w:type="dxa"/>
            <w:hideMark/>
          </w:tcPr>
          <w:p w:rsidRPr="00923683" w:rsidR="00923683" w:rsidRDefault="00923683" w14:paraId="7BAE5763" w14:textId="77777777">
            <w:r w:rsidRPr="00923683">
              <w:t> </w:t>
            </w:r>
          </w:p>
        </w:tc>
        <w:tc>
          <w:tcPr>
            <w:tcW w:w="1328" w:type="dxa"/>
            <w:noWrap/>
            <w:hideMark/>
          </w:tcPr>
          <w:p w:rsidRPr="00923683" w:rsidR="00923683" w:rsidRDefault="00923683" w14:paraId="6A5B6F11" w14:textId="77777777">
            <w:r w:rsidRPr="00923683">
              <w:t> </w:t>
            </w:r>
          </w:p>
        </w:tc>
        <w:tc>
          <w:tcPr>
            <w:tcW w:w="456" w:type="dxa"/>
            <w:noWrap/>
            <w:hideMark/>
          </w:tcPr>
          <w:p w:rsidRPr="00923683" w:rsidR="00923683" w:rsidRDefault="00923683" w14:paraId="50C0D3FD" w14:textId="77777777">
            <w:r w:rsidRPr="00923683">
              <w:t> </w:t>
            </w:r>
          </w:p>
        </w:tc>
        <w:tc>
          <w:tcPr>
            <w:tcW w:w="456" w:type="dxa"/>
            <w:noWrap/>
            <w:hideMark/>
          </w:tcPr>
          <w:p w:rsidRPr="00923683" w:rsidR="00923683" w:rsidRDefault="00923683" w14:paraId="10917192" w14:textId="77777777">
            <w:r w:rsidRPr="00923683">
              <w:t> </w:t>
            </w:r>
          </w:p>
        </w:tc>
      </w:tr>
      <w:tr w:rsidRPr="00923683" w:rsidR="00923683" w:rsidTr="00923683" w14:paraId="610A2B71" w14:textId="77777777">
        <w:trPr>
          <w:trHeight w:val="288"/>
        </w:trPr>
        <w:tc>
          <w:tcPr>
            <w:tcW w:w="1793" w:type="dxa"/>
            <w:hideMark/>
          </w:tcPr>
          <w:p w:rsidRPr="00923683" w:rsidR="00923683" w:rsidRDefault="00923683" w14:paraId="4C18C1AC" w14:textId="77777777">
            <w:proofErr w:type="spellStart"/>
            <w:r w:rsidRPr="00923683">
              <w:t>UserLogin</w:t>
            </w:r>
            <w:proofErr w:type="spellEnd"/>
          </w:p>
        </w:tc>
        <w:tc>
          <w:tcPr>
            <w:tcW w:w="873" w:type="dxa"/>
            <w:hideMark/>
          </w:tcPr>
          <w:p w:rsidRPr="00923683" w:rsidR="00923683" w:rsidRDefault="00923683" w14:paraId="6CCAD3CD" w14:textId="77777777">
            <w:r w:rsidRPr="00923683">
              <w:t> </w:t>
            </w:r>
          </w:p>
        </w:tc>
        <w:tc>
          <w:tcPr>
            <w:tcW w:w="807" w:type="dxa"/>
            <w:hideMark/>
          </w:tcPr>
          <w:p w:rsidRPr="00923683" w:rsidR="00923683" w:rsidRDefault="00923683" w14:paraId="3C2C4407" w14:textId="77777777">
            <w:r w:rsidRPr="00923683">
              <w:t> </w:t>
            </w:r>
          </w:p>
        </w:tc>
        <w:tc>
          <w:tcPr>
            <w:tcW w:w="1266" w:type="dxa"/>
            <w:hideMark/>
          </w:tcPr>
          <w:p w:rsidRPr="00923683" w:rsidR="00923683" w:rsidRDefault="00923683" w14:paraId="093A9165" w14:textId="77777777">
            <w:r w:rsidRPr="00923683">
              <w:t>User Login</w:t>
            </w:r>
          </w:p>
        </w:tc>
        <w:tc>
          <w:tcPr>
            <w:tcW w:w="2169" w:type="dxa"/>
            <w:hideMark/>
          </w:tcPr>
          <w:p w:rsidRPr="00923683" w:rsidR="00923683" w:rsidRDefault="00923683" w14:paraId="26E882CB" w14:textId="77777777">
            <w:r w:rsidRPr="00923683">
              <w:t> </w:t>
            </w:r>
          </w:p>
        </w:tc>
        <w:tc>
          <w:tcPr>
            <w:tcW w:w="304" w:type="dxa"/>
            <w:hideMark/>
          </w:tcPr>
          <w:p w:rsidRPr="00923683" w:rsidR="00923683" w:rsidRDefault="00923683" w14:paraId="40EE7AF1" w14:textId="77777777">
            <w:r w:rsidRPr="00923683">
              <w:t> </w:t>
            </w:r>
          </w:p>
        </w:tc>
        <w:tc>
          <w:tcPr>
            <w:tcW w:w="1239" w:type="dxa"/>
            <w:hideMark/>
          </w:tcPr>
          <w:p w:rsidRPr="00923683" w:rsidR="00923683" w:rsidRDefault="00923683" w14:paraId="17EF372F" w14:textId="77777777">
            <w:proofErr w:type="spellStart"/>
            <w:r w:rsidRPr="00923683">
              <w:t>samAccountName</w:t>
            </w:r>
            <w:proofErr w:type="spellEnd"/>
          </w:p>
        </w:tc>
        <w:tc>
          <w:tcPr>
            <w:tcW w:w="1133" w:type="dxa"/>
            <w:hideMark/>
          </w:tcPr>
          <w:p w:rsidRPr="00923683" w:rsidR="00923683" w:rsidRDefault="00923683" w14:paraId="4F24D26D" w14:textId="77777777">
            <w:r w:rsidRPr="00923683">
              <w:t> </w:t>
            </w:r>
          </w:p>
        </w:tc>
        <w:tc>
          <w:tcPr>
            <w:tcW w:w="953" w:type="dxa"/>
            <w:hideMark/>
          </w:tcPr>
          <w:p w:rsidRPr="00923683" w:rsidR="00923683" w:rsidRDefault="00923683" w14:paraId="52A97CF5" w14:textId="77777777">
            <w:proofErr w:type="spellStart"/>
            <w:r w:rsidRPr="00923683">
              <w:t>user_name</w:t>
            </w:r>
            <w:proofErr w:type="spellEnd"/>
          </w:p>
        </w:tc>
        <w:tc>
          <w:tcPr>
            <w:tcW w:w="794" w:type="dxa"/>
            <w:hideMark/>
          </w:tcPr>
          <w:p w:rsidRPr="00923683" w:rsidR="00923683" w:rsidRDefault="00923683" w14:paraId="4B2BA948" w14:textId="77777777">
            <w:r w:rsidRPr="00923683">
              <w:t> </w:t>
            </w:r>
          </w:p>
        </w:tc>
        <w:tc>
          <w:tcPr>
            <w:tcW w:w="459" w:type="dxa"/>
            <w:hideMark/>
          </w:tcPr>
          <w:p w:rsidRPr="00923683" w:rsidR="00923683" w:rsidRDefault="00923683" w14:paraId="650A06AC" w14:textId="77777777">
            <w:r w:rsidRPr="00923683">
              <w:t>Username</w:t>
            </w:r>
          </w:p>
        </w:tc>
        <w:tc>
          <w:tcPr>
            <w:tcW w:w="1328" w:type="dxa"/>
            <w:noWrap/>
            <w:hideMark/>
          </w:tcPr>
          <w:p w:rsidRPr="00923683" w:rsidR="00923683" w:rsidRDefault="00923683" w14:paraId="4CAED451" w14:textId="77777777">
            <w:r w:rsidRPr="00923683">
              <w:t> </w:t>
            </w:r>
          </w:p>
        </w:tc>
        <w:tc>
          <w:tcPr>
            <w:tcW w:w="456" w:type="dxa"/>
            <w:noWrap/>
            <w:hideMark/>
          </w:tcPr>
          <w:p w:rsidRPr="00923683" w:rsidR="00923683" w:rsidRDefault="00923683" w14:paraId="6A140D7A" w14:textId="77777777">
            <w:r w:rsidRPr="00923683">
              <w:t> </w:t>
            </w:r>
          </w:p>
        </w:tc>
        <w:tc>
          <w:tcPr>
            <w:tcW w:w="456" w:type="dxa"/>
            <w:noWrap/>
            <w:hideMark/>
          </w:tcPr>
          <w:p w:rsidRPr="00923683" w:rsidR="00923683" w:rsidRDefault="00923683" w14:paraId="1E55EA4C" w14:textId="77777777">
            <w:r w:rsidRPr="00923683">
              <w:t> </w:t>
            </w:r>
          </w:p>
        </w:tc>
      </w:tr>
      <w:tr w:rsidRPr="00923683" w:rsidR="00923683" w:rsidTr="00923683" w14:paraId="13B04D20" w14:textId="77777777">
        <w:trPr>
          <w:trHeight w:val="288"/>
        </w:trPr>
        <w:tc>
          <w:tcPr>
            <w:tcW w:w="1793" w:type="dxa"/>
            <w:hideMark/>
          </w:tcPr>
          <w:p w:rsidRPr="00923683" w:rsidR="00923683" w:rsidRDefault="00923683" w14:paraId="5E3172FA" w14:textId="77777777">
            <w:r w:rsidRPr="00923683">
              <w:t> </w:t>
            </w:r>
          </w:p>
        </w:tc>
        <w:tc>
          <w:tcPr>
            <w:tcW w:w="873" w:type="dxa"/>
            <w:hideMark/>
          </w:tcPr>
          <w:p w:rsidRPr="00923683" w:rsidR="00923683" w:rsidRDefault="00923683" w14:paraId="2A14D45D" w14:textId="77777777">
            <w:r w:rsidRPr="00923683">
              <w:t> </w:t>
            </w:r>
          </w:p>
        </w:tc>
        <w:tc>
          <w:tcPr>
            <w:tcW w:w="807" w:type="dxa"/>
            <w:hideMark/>
          </w:tcPr>
          <w:p w:rsidRPr="00923683" w:rsidR="00923683" w:rsidRDefault="00923683" w14:paraId="7C23AAB4" w14:textId="77777777">
            <w:r w:rsidRPr="00923683">
              <w:t> </w:t>
            </w:r>
          </w:p>
        </w:tc>
        <w:tc>
          <w:tcPr>
            <w:tcW w:w="1266" w:type="dxa"/>
            <w:hideMark/>
          </w:tcPr>
          <w:p w:rsidRPr="00923683" w:rsidR="00923683" w:rsidRDefault="00923683" w14:paraId="7F58C10F" w14:textId="77777777">
            <w:r w:rsidRPr="00923683">
              <w:t> </w:t>
            </w:r>
          </w:p>
        </w:tc>
        <w:tc>
          <w:tcPr>
            <w:tcW w:w="2169" w:type="dxa"/>
            <w:hideMark/>
          </w:tcPr>
          <w:p w:rsidRPr="00923683" w:rsidR="00923683" w:rsidRDefault="00923683" w14:paraId="0AF35E74" w14:textId="77777777">
            <w:r w:rsidRPr="00923683">
              <w:t> </w:t>
            </w:r>
          </w:p>
        </w:tc>
        <w:tc>
          <w:tcPr>
            <w:tcW w:w="304" w:type="dxa"/>
            <w:hideMark/>
          </w:tcPr>
          <w:p w:rsidRPr="00923683" w:rsidR="00923683" w:rsidRDefault="00923683" w14:paraId="357B4150" w14:textId="77777777">
            <w:r w:rsidRPr="00923683">
              <w:t> </w:t>
            </w:r>
          </w:p>
        </w:tc>
        <w:tc>
          <w:tcPr>
            <w:tcW w:w="1239" w:type="dxa"/>
            <w:hideMark/>
          </w:tcPr>
          <w:p w:rsidRPr="00923683" w:rsidR="00923683" w:rsidRDefault="00923683" w14:paraId="5485643E" w14:textId="77777777">
            <w:r w:rsidRPr="00923683">
              <w:t> </w:t>
            </w:r>
          </w:p>
        </w:tc>
        <w:tc>
          <w:tcPr>
            <w:tcW w:w="1133" w:type="dxa"/>
            <w:hideMark/>
          </w:tcPr>
          <w:p w:rsidRPr="00923683" w:rsidR="00923683" w:rsidRDefault="00923683" w14:paraId="1C63719F" w14:textId="77777777">
            <w:r w:rsidRPr="00923683">
              <w:t> </w:t>
            </w:r>
          </w:p>
        </w:tc>
        <w:tc>
          <w:tcPr>
            <w:tcW w:w="953" w:type="dxa"/>
            <w:hideMark/>
          </w:tcPr>
          <w:p w:rsidRPr="00923683" w:rsidR="00923683" w:rsidRDefault="00923683" w14:paraId="2E0AA519" w14:textId="77777777">
            <w:proofErr w:type="spellStart"/>
            <w:r w:rsidRPr="00923683">
              <w:t>u_contingent_worker</w:t>
            </w:r>
            <w:proofErr w:type="spellEnd"/>
          </w:p>
        </w:tc>
        <w:tc>
          <w:tcPr>
            <w:tcW w:w="794" w:type="dxa"/>
            <w:hideMark/>
          </w:tcPr>
          <w:p w:rsidRPr="00923683" w:rsidR="00923683" w:rsidRDefault="00923683" w14:paraId="696C7CBB" w14:textId="77777777">
            <w:r w:rsidRPr="00923683">
              <w:t>1 if contingent worker</w:t>
            </w:r>
          </w:p>
        </w:tc>
        <w:tc>
          <w:tcPr>
            <w:tcW w:w="459" w:type="dxa"/>
            <w:hideMark/>
          </w:tcPr>
          <w:p w:rsidRPr="00923683" w:rsidR="00923683" w:rsidRDefault="00923683" w14:paraId="01FA0B2C" w14:textId="77777777">
            <w:r w:rsidRPr="00923683">
              <w:t> </w:t>
            </w:r>
          </w:p>
        </w:tc>
        <w:tc>
          <w:tcPr>
            <w:tcW w:w="1328" w:type="dxa"/>
            <w:noWrap/>
            <w:hideMark/>
          </w:tcPr>
          <w:p w:rsidRPr="00923683" w:rsidR="00923683" w:rsidRDefault="00923683" w14:paraId="708B4669" w14:textId="77777777">
            <w:r w:rsidRPr="00923683">
              <w:t> </w:t>
            </w:r>
          </w:p>
        </w:tc>
        <w:tc>
          <w:tcPr>
            <w:tcW w:w="456" w:type="dxa"/>
            <w:noWrap/>
            <w:hideMark/>
          </w:tcPr>
          <w:p w:rsidRPr="00923683" w:rsidR="00923683" w:rsidRDefault="00923683" w14:paraId="2A192987" w14:textId="77777777">
            <w:r w:rsidRPr="00923683">
              <w:t> </w:t>
            </w:r>
          </w:p>
        </w:tc>
        <w:tc>
          <w:tcPr>
            <w:tcW w:w="456" w:type="dxa"/>
            <w:noWrap/>
            <w:hideMark/>
          </w:tcPr>
          <w:p w:rsidRPr="00923683" w:rsidR="00923683" w:rsidRDefault="00923683" w14:paraId="225AE282" w14:textId="77777777">
            <w:r w:rsidRPr="00923683">
              <w:t> </w:t>
            </w:r>
          </w:p>
        </w:tc>
      </w:tr>
      <w:tr w:rsidRPr="00923683" w:rsidR="00923683" w:rsidTr="00923683" w14:paraId="326E3E51" w14:textId="77777777">
        <w:trPr>
          <w:trHeight w:val="552"/>
        </w:trPr>
        <w:tc>
          <w:tcPr>
            <w:tcW w:w="1793" w:type="dxa"/>
            <w:hideMark/>
          </w:tcPr>
          <w:p w:rsidRPr="00923683" w:rsidR="00923683" w:rsidRDefault="00923683" w14:paraId="6D8B8B6E" w14:textId="77777777">
            <w:proofErr w:type="spellStart"/>
            <w:r w:rsidRPr="00923683">
              <w:t>fax_work_phone_number</w:t>
            </w:r>
            <w:proofErr w:type="spellEnd"/>
          </w:p>
        </w:tc>
        <w:tc>
          <w:tcPr>
            <w:tcW w:w="873" w:type="dxa"/>
            <w:hideMark/>
          </w:tcPr>
          <w:p w:rsidRPr="00923683" w:rsidR="00923683" w:rsidRDefault="00923683" w14:paraId="1D70EDC1" w14:textId="77777777">
            <w:r w:rsidRPr="00923683">
              <w:t> </w:t>
            </w:r>
          </w:p>
        </w:tc>
        <w:tc>
          <w:tcPr>
            <w:tcW w:w="807" w:type="dxa"/>
            <w:hideMark/>
          </w:tcPr>
          <w:p w:rsidRPr="00923683" w:rsidR="00923683" w:rsidRDefault="00923683" w14:paraId="105DC315" w14:textId="77777777">
            <w:r w:rsidRPr="00923683">
              <w:t> </w:t>
            </w:r>
          </w:p>
        </w:tc>
        <w:tc>
          <w:tcPr>
            <w:tcW w:w="1266" w:type="dxa"/>
            <w:hideMark/>
          </w:tcPr>
          <w:p w:rsidRPr="00923683" w:rsidR="00923683" w:rsidRDefault="00923683" w14:paraId="7811B86B" w14:textId="77777777">
            <w:proofErr w:type="spellStart"/>
            <w:r w:rsidRPr="00923683">
              <w:t>fax_work_phone_number</w:t>
            </w:r>
            <w:proofErr w:type="spellEnd"/>
          </w:p>
        </w:tc>
        <w:tc>
          <w:tcPr>
            <w:tcW w:w="2169" w:type="dxa"/>
            <w:hideMark/>
          </w:tcPr>
          <w:p w:rsidRPr="00923683" w:rsidR="00923683" w:rsidRDefault="00923683" w14:paraId="5ADCDF20" w14:textId="77777777">
            <w:r w:rsidRPr="00923683">
              <w:t> </w:t>
            </w:r>
          </w:p>
        </w:tc>
        <w:tc>
          <w:tcPr>
            <w:tcW w:w="304" w:type="dxa"/>
            <w:hideMark/>
          </w:tcPr>
          <w:p w:rsidRPr="00923683" w:rsidR="00923683" w:rsidRDefault="00923683" w14:paraId="6668AB02" w14:textId="77777777">
            <w:r w:rsidRPr="00923683">
              <w:t> </w:t>
            </w:r>
          </w:p>
        </w:tc>
        <w:tc>
          <w:tcPr>
            <w:tcW w:w="1239" w:type="dxa"/>
            <w:hideMark/>
          </w:tcPr>
          <w:p w:rsidRPr="00923683" w:rsidR="00923683" w:rsidRDefault="00923683" w14:paraId="58756A81" w14:textId="77777777">
            <w:r w:rsidRPr="00923683">
              <w:t> </w:t>
            </w:r>
          </w:p>
        </w:tc>
        <w:tc>
          <w:tcPr>
            <w:tcW w:w="1133" w:type="dxa"/>
            <w:hideMark/>
          </w:tcPr>
          <w:p w:rsidRPr="00923683" w:rsidR="00923683" w:rsidRDefault="00923683" w14:paraId="2B83BD97" w14:textId="77777777">
            <w:r w:rsidRPr="00923683">
              <w:t> </w:t>
            </w:r>
          </w:p>
        </w:tc>
        <w:tc>
          <w:tcPr>
            <w:tcW w:w="953" w:type="dxa"/>
            <w:hideMark/>
          </w:tcPr>
          <w:p w:rsidRPr="00923683" w:rsidR="00923683" w:rsidRDefault="00923683" w14:paraId="780D24D1" w14:textId="77777777">
            <w:proofErr w:type="spellStart"/>
            <w:r w:rsidRPr="00923683">
              <w:t>u_fax</w:t>
            </w:r>
            <w:proofErr w:type="spellEnd"/>
          </w:p>
        </w:tc>
        <w:tc>
          <w:tcPr>
            <w:tcW w:w="794" w:type="dxa"/>
            <w:hideMark/>
          </w:tcPr>
          <w:p w:rsidRPr="00923683" w:rsidR="00923683" w:rsidRDefault="00923683" w14:paraId="2B4A5366" w14:textId="77777777">
            <w:r w:rsidRPr="00923683">
              <w:t> </w:t>
            </w:r>
          </w:p>
        </w:tc>
        <w:tc>
          <w:tcPr>
            <w:tcW w:w="459" w:type="dxa"/>
            <w:hideMark/>
          </w:tcPr>
          <w:p w:rsidRPr="00923683" w:rsidR="00923683" w:rsidRDefault="00923683" w14:paraId="5D6E3211" w14:textId="77777777">
            <w:r w:rsidRPr="00923683">
              <w:t> </w:t>
            </w:r>
          </w:p>
        </w:tc>
        <w:tc>
          <w:tcPr>
            <w:tcW w:w="1328" w:type="dxa"/>
            <w:noWrap/>
            <w:hideMark/>
          </w:tcPr>
          <w:p w:rsidRPr="00923683" w:rsidR="00923683" w:rsidRDefault="00923683" w14:paraId="678390FD" w14:textId="77777777">
            <w:r w:rsidRPr="00923683">
              <w:t> </w:t>
            </w:r>
          </w:p>
        </w:tc>
        <w:tc>
          <w:tcPr>
            <w:tcW w:w="456" w:type="dxa"/>
            <w:noWrap/>
            <w:hideMark/>
          </w:tcPr>
          <w:p w:rsidRPr="00923683" w:rsidR="00923683" w:rsidRDefault="00923683" w14:paraId="3D5E1972" w14:textId="77777777">
            <w:r w:rsidRPr="00923683">
              <w:t> </w:t>
            </w:r>
          </w:p>
        </w:tc>
        <w:tc>
          <w:tcPr>
            <w:tcW w:w="456" w:type="dxa"/>
            <w:noWrap/>
            <w:hideMark/>
          </w:tcPr>
          <w:p w:rsidRPr="00923683" w:rsidR="00923683" w:rsidRDefault="00923683" w14:paraId="5E02F497" w14:textId="77777777">
            <w:r w:rsidRPr="00923683">
              <w:t> </w:t>
            </w:r>
          </w:p>
        </w:tc>
      </w:tr>
      <w:tr w:rsidRPr="00923683" w:rsidR="00923683" w:rsidTr="00923683" w14:paraId="541416D3" w14:textId="77777777">
        <w:trPr>
          <w:trHeight w:val="288"/>
        </w:trPr>
        <w:tc>
          <w:tcPr>
            <w:tcW w:w="1793" w:type="dxa"/>
            <w:hideMark/>
          </w:tcPr>
          <w:p w:rsidRPr="00923683" w:rsidR="00923683" w:rsidRDefault="00923683" w14:paraId="4A596DC3" w14:textId="77777777">
            <w:proofErr w:type="spellStart"/>
            <w:r w:rsidRPr="00923683">
              <w:t>hire_date</w:t>
            </w:r>
            <w:proofErr w:type="spellEnd"/>
          </w:p>
        </w:tc>
        <w:tc>
          <w:tcPr>
            <w:tcW w:w="873" w:type="dxa"/>
            <w:hideMark/>
          </w:tcPr>
          <w:p w:rsidRPr="00923683" w:rsidR="00923683" w:rsidRDefault="00923683" w14:paraId="63D49E7D" w14:textId="77777777">
            <w:r w:rsidRPr="00923683">
              <w:t> </w:t>
            </w:r>
          </w:p>
        </w:tc>
        <w:tc>
          <w:tcPr>
            <w:tcW w:w="807" w:type="dxa"/>
            <w:hideMark/>
          </w:tcPr>
          <w:p w:rsidRPr="00923683" w:rsidR="00923683" w:rsidRDefault="00923683" w14:paraId="6ED11AA4" w14:textId="77777777">
            <w:r w:rsidRPr="00923683">
              <w:t> </w:t>
            </w:r>
          </w:p>
        </w:tc>
        <w:tc>
          <w:tcPr>
            <w:tcW w:w="1266" w:type="dxa"/>
            <w:hideMark/>
          </w:tcPr>
          <w:p w:rsidRPr="00923683" w:rsidR="00923683" w:rsidRDefault="00923683" w14:paraId="66F801BB" w14:textId="77777777">
            <w:proofErr w:type="spellStart"/>
            <w:r w:rsidRPr="00923683">
              <w:t>hire_date</w:t>
            </w:r>
            <w:proofErr w:type="spellEnd"/>
          </w:p>
        </w:tc>
        <w:tc>
          <w:tcPr>
            <w:tcW w:w="2169" w:type="dxa"/>
            <w:hideMark/>
          </w:tcPr>
          <w:p w:rsidRPr="00923683" w:rsidR="00923683" w:rsidRDefault="00923683" w14:paraId="53676263" w14:textId="77777777">
            <w:r w:rsidRPr="00923683">
              <w:t> </w:t>
            </w:r>
          </w:p>
        </w:tc>
        <w:tc>
          <w:tcPr>
            <w:tcW w:w="304" w:type="dxa"/>
            <w:hideMark/>
          </w:tcPr>
          <w:p w:rsidRPr="00923683" w:rsidR="00923683" w:rsidRDefault="00923683" w14:paraId="403648AE" w14:textId="77777777">
            <w:r w:rsidRPr="00923683">
              <w:t> </w:t>
            </w:r>
          </w:p>
        </w:tc>
        <w:tc>
          <w:tcPr>
            <w:tcW w:w="1239" w:type="dxa"/>
            <w:hideMark/>
          </w:tcPr>
          <w:p w:rsidRPr="00923683" w:rsidR="00923683" w:rsidRDefault="00923683" w14:paraId="7D8F1772" w14:textId="77777777">
            <w:r w:rsidRPr="00923683">
              <w:t> </w:t>
            </w:r>
          </w:p>
        </w:tc>
        <w:tc>
          <w:tcPr>
            <w:tcW w:w="1133" w:type="dxa"/>
            <w:hideMark/>
          </w:tcPr>
          <w:p w:rsidRPr="00923683" w:rsidR="00923683" w:rsidRDefault="00923683" w14:paraId="75836141" w14:textId="77777777">
            <w:r w:rsidRPr="00923683">
              <w:t> </w:t>
            </w:r>
          </w:p>
        </w:tc>
        <w:tc>
          <w:tcPr>
            <w:tcW w:w="953" w:type="dxa"/>
            <w:hideMark/>
          </w:tcPr>
          <w:p w:rsidRPr="00923683" w:rsidR="00923683" w:rsidRDefault="00923683" w14:paraId="4C36E9BB" w14:textId="77777777">
            <w:proofErr w:type="spellStart"/>
            <w:r w:rsidRPr="00923683">
              <w:t>u_hire_date</w:t>
            </w:r>
            <w:proofErr w:type="spellEnd"/>
          </w:p>
        </w:tc>
        <w:tc>
          <w:tcPr>
            <w:tcW w:w="794" w:type="dxa"/>
            <w:hideMark/>
          </w:tcPr>
          <w:p w:rsidRPr="00923683" w:rsidR="00923683" w:rsidRDefault="00923683" w14:paraId="71B19328" w14:textId="77777777">
            <w:r w:rsidRPr="00923683">
              <w:t> </w:t>
            </w:r>
          </w:p>
        </w:tc>
        <w:tc>
          <w:tcPr>
            <w:tcW w:w="459" w:type="dxa"/>
            <w:hideMark/>
          </w:tcPr>
          <w:p w:rsidRPr="00923683" w:rsidR="00923683" w:rsidRDefault="00923683" w14:paraId="446758C5" w14:textId="77777777">
            <w:r w:rsidRPr="00923683">
              <w:t> </w:t>
            </w:r>
          </w:p>
        </w:tc>
        <w:tc>
          <w:tcPr>
            <w:tcW w:w="1328" w:type="dxa"/>
            <w:noWrap/>
            <w:hideMark/>
          </w:tcPr>
          <w:p w:rsidRPr="00923683" w:rsidR="00923683" w:rsidRDefault="00923683" w14:paraId="4BC5657E" w14:textId="77777777">
            <w:r w:rsidRPr="00923683">
              <w:t> </w:t>
            </w:r>
          </w:p>
        </w:tc>
        <w:tc>
          <w:tcPr>
            <w:tcW w:w="456" w:type="dxa"/>
            <w:noWrap/>
            <w:hideMark/>
          </w:tcPr>
          <w:p w:rsidRPr="00923683" w:rsidR="00923683" w:rsidRDefault="00923683" w14:paraId="6ED36A23" w14:textId="77777777">
            <w:r w:rsidRPr="00923683">
              <w:t> </w:t>
            </w:r>
          </w:p>
        </w:tc>
        <w:tc>
          <w:tcPr>
            <w:tcW w:w="456" w:type="dxa"/>
            <w:noWrap/>
            <w:hideMark/>
          </w:tcPr>
          <w:p w:rsidRPr="00923683" w:rsidR="00923683" w:rsidRDefault="00923683" w14:paraId="3F9BB8FA" w14:textId="77777777">
            <w:r w:rsidRPr="00923683">
              <w:t> </w:t>
            </w:r>
          </w:p>
        </w:tc>
      </w:tr>
      <w:tr w:rsidRPr="00923683" w:rsidR="00923683" w:rsidTr="00923683" w14:paraId="62D5C744" w14:textId="77777777">
        <w:trPr>
          <w:trHeight w:val="288"/>
        </w:trPr>
        <w:tc>
          <w:tcPr>
            <w:tcW w:w="1793" w:type="dxa"/>
            <w:hideMark/>
          </w:tcPr>
          <w:p w:rsidRPr="00923683" w:rsidR="00923683" w:rsidRDefault="00923683" w14:paraId="21BC8BD9" w14:textId="77777777">
            <w:r w:rsidRPr="00923683">
              <w:t> </w:t>
            </w:r>
          </w:p>
        </w:tc>
        <w:tc>
          <w:tcPr>
            <w:tcW w:w="873" w:type="dxa"/>
            <w:hideMark/>
          </w:tcPr>
          <w:p w:rsidRPr="00923683" w:rsidR="00923683" w:rsidRDefault="00923683" w14:paraId="594DCC96" w14:textId="77777777">
            <w:r w:rsidRPr="00923683">
              <w:t> </w:t>
            </w:r>
          </w:p>
        </w:tc>
        <w:tc>
          <w:tcPr>
            <w:tcW w:w="807" w:type="dxa"/>
            <w:hideMark/>
          </w:tcPr>
          <w:p w:rsidRPr="00923683" w:rsidR="00923683" w:rsidRDefault="00923683" w14:paraId="18AE7EA5" w14:textId="77777777">
            <w:r w:rsidRPr="00923683">
              <w:t> </w:t>
            </w:r>
          </w:p>
        </w:tc>
        <w:tc>
          <w:tcPr>
            <w:tcW w:w="1266" w:type="dxa"/>
            <w:hideMark/>
          </w:tcPr>
          <w:p w:rsidRPr="00923683" w:rsidR="00923683" w:rsidRDefault="00923683" w14:paraId="793D45D9" w14:textId="77777777">
            <w:r w:rsidRPr="00923683">
              <w:t> </w:t>
            </w:r>
          </w:p>
        </w:tc>
        <w:tc>
          <w:tcPr>
            <w:tcW w:w="2169" w:type="dxa"/>
            <w:hideMark/>
          </w:tcPr>
          <w:p w:rsidRPr="00923683" w:rsidR="00923683" w:rsidRDefault="00923683" w14:paraId="3EAD81BB" w14:textId="77777777">
            <w:r w:rsidRPr="00923683">
              <w:t> </w:t>
            </w:r>
          </w:p>
        </w:tc>
        <w:tc>
          <w:tcPr>
            <w:tcW w:w="304" w:type="dxa"/>
            <w:hideMark/>
          </w:tcPr>
          <w:p w:rsidRPr="00923683" w:rsidR="00923683" w:rsidRDefault="00923683" w14:paraId="2156ABFE" w14:textId="77777777">
            <w:r w:rsidRPr="00923683">
              <w:t> </w:t>
            </w:r>
          </w:p>
        </w:tc>
        <w:tc>
          <w:tcPr>
            <w:tcW w:w="1239" w:type="dxa"/>
            <w:hideMark/>
          </w:tcPr>
          <w:p w:rsidRPr="00923683" w:rsidR="00923683" w:rsidRDefault="00923683" w14:paraId="1510E693" w14:textId="77777777">
            <w:r w:rsidRPr="00923683">
              <w:t> </w:t>
            </w:r>
          </w:p>
        </w:tc>
        <w:tc>
          <w:tcPr>
            <w:tcW w:w="1133" w:type="dxa"/>
            <w:hideMark/>
          </w:tcPr>
          <w:p w:rsidRPr="00923683" w:rsidR="00923683" w:rsidRDefault="00923683" w14:paraId="446A4AD4" w14:textId="77777777">
            <w:r w:rsidRPr="00923683">
              <w:t> </w:t>
            </w:r>
          </w:p>
        </w:tc>
        <w:tc>
          <w:tcPr>
            <w:tcW w:w="953" w:type="dxa"/>
            <w:hideMark/>
          </w:tcPr>
          <w:p w:rsidRPr="00923683" w:rsidR="00923683" w:rsidRDefault="00923683" w14:paraId="3CC56E0C" w14:textId="77777777">
            <w:proofErr w:type="spellStart"/>
            <w:r w:rsidRPr="00923683">
              <w:t>u_is_manager</w:t>
            </w:r>
            <w:proofErr w:type="spellEnd"/>
          </w:p>
        </w:tc>
        <w:tc>
          <w:tcPr>
            <w:tcW w:w="794" w:type="dxa"/>
            <w:hideMark/>
          </w:tcPr>
          <w:p w:rsidRPr="00923683" w:rsidR="00923683" w:rsidRDefault="00923683" w14:paraId="7D1BA3B0" w14:textId="77777777">
            <w:r w:rsidRPr="00923683">
              <w:t>1 if manager</w:t>
            </w:r>
          </w:p>
        </w:tc>
        <w:tc>
          <w:tcPr>
            <w:tcW w:w="459" w:type="dxa"/>
            <w:hideMark/>
          </w:tcPr>
          <w:p w:rsidRPr="00923683" w:rsidR="00923683" w:rsidRDefault="00923683" w14:paraId="28639545" w14:textId="77777777">
            <w:r w:rsidRPr="00923683">
              <w:t> </w:t>
            </w:r>
          </w:p>
        </w:tc>
        <w:tc>
          <w:tcPr>
            <w:tcW w:w="1328" w:type="dxa"/>
            <w:noWrap/>
            <w:hideMark/>
          </w:tcPr>
          <w:p w:rsidRPr="00923683" w:rsidR="00923683" w:rsidRDefault="00923683" w14:paraId="0F623523" w14:textId="77777777">
            <w:r w:rsidRPr="00923683">
              <w:t> </w:t>
            </w:r>
          </w:p>
        </w:tc>
        <w:tc>
          <w:tcPr>
            <w:tcW w:w="456" w:type="dxa"/>
            <w:noWrap/>
            <w:hideMark/>
          </w:tcPr>
          <w:p w:rsidRPr="00923683" w:rsidR="00923683" w:rsidRDefault="00923683" w14:paraId="459D349D" w14:textId="77777777">
            <w:r w:rsidRPr="00923683">
              <w:t> </w:t>
            </w:r>
          </w:p>
        </w:tc>
        <w:tc>
          <w:tcPr>
            <w:tcW w:w="456" w:type="dxa"/>
            <w:noWrap/>
            <w:hideMark/>
          </w:tcPr>
          <w:p w:rsidRPr="00923683" w:rsidR="00923683" w:rsidRDefault="00923683" w14:paraId="3AF84E04" w14:textId="77777777">
            <w:r w:rsidRPr="00923683">
              <w:t> </w:t>
            </w:r>
          </w:p>
        </w:tc>
      </w:tr>
      <w:tr w:rsidRPr="00923683" w:rsidR="00923683" w:rsidTr="00923683" w14:paraId="4BAC3001" w14:textId="77777777">
        <w:trPr>
          <w:trHeight w:val="552"/>
        </w:trPr>
        <w:tc>
          <w:tcPr>
            <w:tcW w:w="1793" w:type="dxa"/>
            <w:hideMark/>
          </w:tcPr>
          <w:p w:rsidRPr="00923683" w:rsidR="00923683" w:rsidRDefault="00923683" w14:paraId="3E4A7769" w14:textId="77777777">
            <w:proofErr w:type="spellStart"/>
            <w:r w:rsidRPr="00923683">
              <w:t>pager_work_phone_number</w:t>
            </w:r>
            <w:proofErr w:type="spellEnd"/>
          </w:p>
        </w:tc>
        <w:tc>
          <w:tcPr>
            <w:tcW w:w="873" w:type="dxa"/>
            <w:hideMark/>
          </w:tcPr>
          <w:p w:rsidRPr="00923683" w:rsidR="00923683" w:rsidRDefault="00923683" w14:paraId="49D3CCB6" w14:textId="77777777">
            <w:r w:rsidRPr="00923683">
              <w:t> </w:t>
            </w:r>
          </w:p>
        </w:tc>
        <w:tc>
          <w:tcPr>
            <w:tcW w:w="807" w:type="dxa"/>
            <w:hideMark/>
          </w:tcPr>
          <w:p w:rsidRPr="00923683" w:rsidR="00923683" w:rsidRDefault="00923683" w14:paraId="5D614C97" w14:textId="77777777">
            <w:r w:rsidRPr="00923683">
              <w:t> </w:t>
            </w:r>
          </w:p>
        </w:tc>
        <w:tc>
          <w:tcPr>
            <w:tcW w:w="1266" w:type="dxa"/>
            <w:hideMark/>
          </w:tcPr>
          <w:p w:rsidRPr="00923683" w:rsidR="00923683" w:rsidRDefault="00923683" w14:paraId="78C41AF6" w14:textId="77777777">
            <w:proofErr w:type="spellStart"/>
            <w:r w:rsidRPr="00923683">
              <w:t>pager_work_phone_number</w:t>
            </w:r>
            <w:proofErr w:type="spellEnd"/>
          </w:p>
        </w:tc>
        <w:tc>
          <w:tcPr>
            <w:tcW w:w="2169" w:type="dxa"/>
            <w:hideMark/>
          </w:tcPr>
          <w:p w:rsidRPr="00923683" w:rsidR="00923683" w:rsidRDefault="00923683" w14:paraId="164B54F8" w14:textId="77777777">
            <w:r w:rsidRPr="00923683">
              <w:t> </w:t>
            </w:r>
          </w:p>
        </w:tc>
        <w:tc>
          <w:tcPr>
            <w:tcW w:w="304" w:type="dxa"/>
            <w:hideMark/>
          </w:tcPr>
          <w:p w:rsidRPr="00923683" w:rsidR="00923683" w:rsidRDefault="00923683" w14:paraId="63075C79" w14:textId="77777777">
            <w:r w:rsidRPr="00923683">
              <w:t> </w:t>
            </w:r>
          </w:p>
        </w:tc>
        <w:tc>
          <w:tcPr>
            <w:tcW w:w="1239" w:type="dxa"/>
            <w:hideMark/>
          </w:tcPr>
          <w:p w:rsidRPr="00923683" w:rsidR="00923683" w:rsidRDefault="00923683" w14:paraId="2C737882" w14:textId="77777777">
            <w:r w:rsidRPr="00923683">
              <w:t> </w:t>
            </w:r>
          </w:p>
        </w:tc>
        <w:tc>
          <w:tcPr>
            <w:tcW w:w="1133" w:type="dxa"/>
            <w:hideMark/>
          </w:tcPr>
          <w:p w:rsidRPr="00923683" w:rsidR="00923683" w:rsidRDefault="00923683" w14:paraId="64E2D1F1" w14:textId="77777777">
            <w:r w:rsidRPr="00923683">
              <w:t> </w:t>
            </w:r>
          </w:p>
        </w:tc>
        <w:tc>
          <w:tcPr>
            <w:tcW w:w="953" w:type="dxa"/>
            <w:hideMark/>
          </w:tcPr>
          <w:p w:rsidRPr="00923683" w:rsidR="00923683" w:rsidRDefault="00923683" w14:paraId="6C9CE5A9" w14:textId="77777777">
            <w:proofErr w:type="spellStart"/>
            <w:r w:rsidRPr="00923683">
              <w:t>u_pager</w:t>
            </w:r>
            <w:proofErr w:type="spellEnd"/>
          </w:p>
        </w:tc>
        <w:tc>
          <w:tcPr>
            <w:tcW w:w="794" w:type="dxa"/>
            <w:hideMark/>
          </w:tcPr>
          <w:p w:rsidRPr="00923683" w:rsidR="00923683" w:rsidRDefault="00923683" w14:paraId="5A237FCD" w14:textId="77777777">
            <w:r w:rsidRPr="00923683">
              <w:t> </w:t>
            </w:r>
          </w:p>
        </w:tc>
        <w:tc>
          <w:tcPr>
            <w:tcW w:w="459" w:type="dxa"/>
            <w:hideMark/>
          </w:tcPr>
          <w:p w:rsidRPr="00923683" w:rsidR="00923683" w:rsidRDefault="00923683" w14:paraId="1EEABB9C" w14:textId="77777777">
            <w:r w:rsidRPr="00923683">
              <w:t> </w:t>
            </w:r>
          </w:p>
        </w:tc>
        <w:tc>
          <w:tcPr>
            <w:tcW w:w="1328" w:type="dxa"/>
            <w:noWrap/>
            <w:hideMark/>
          </w:tcPr>
          <w:p w:rsidRPr="00923683" w:rsidR="00923683" w:rsidRDefault="00923683" w14:paraId="2E2C04DF" w14:textId="77777777">
            <w:r w:rsidRPr="00923683">
              <w:t> </w:t>
            </w:r>
          </w:p>
        </w:tc>
        <w:tc>
          <w:tcPr>
            <w:tcW w:w="456" w:type="dxa"/>
            <w:noWrap/>
            <w:hideMark/>
          </w:tcPr>
          <w:p w:rsidRPr="00923683" w:rsidR="00923683" w:rsidRDefault="00923683" w14:paraId="69C3B780" w14:textId="77777777">
            <w:r w:rsidRPr="00923683">
              <w:t> </w:t>
            </w:r>
          </w:p>
        </w:tc>
        <w:tc>
          <w:tcPr>
            <w:tcW w:w="456" w:type="dxa"/>
            <w:noWrap/>
            <w:hideMark/>
          </w:tcPr>
          <w:p w:rsidRPr="00923683" w:rsidR="00923683" w:rsidRDefault="00923683" w14:paraId="14639733" w14:textId="77777777">
            <w:r w:rsidRPr="00923683">
              <w:t> </w:t>
            </w:r>
          </w:p>
        </w:tc>
      </w:tr>
      <w:tr w:rsidRPr="00923683" w:rsidR="00923683" w:rsidTr="00923683" w14:paraId="04FC9F41" w14:textId="77777777">
        <w:trPr>
          <w:trHeight w:val="288"/>
        </w:trPr>
        <w:tc>
          <w:tcPr>
            <w:tcW w:w="1793" w:type="dxa"/>
            <w:hideMark/>
          </w:tcPr>
          <w:p w:rsidRPr="00923683" w:rsidR="00923683" w:rsidRDefault="00923683" w14:paraId="27BA8436" w14:textId="77777777">
            <w:proofErr w:type="spellStart"/>
            <w:r w:rsidRPr="00923683">
              <w:t>position_worker_type</w:t>
            </w:r>
            <w:proofErr w:type="spellEnd"/>
          </w:p>
        </w:tc>
        <w:tc>
          <w:tcPr>
            <w:tcW w:w="873" w:type="dxa"/>
            <w:hideMark/>
          </w:tcPr>
          <w:p w:rsidRPr="00923683" w:rsidR="00923683" w:rsidRDefault="00923683" w14:paraId="396ECA08" w14:textId="77777777">
            <w:r w:rsidRPr="00923683">
              <w:t> </w:t>
            </w:r>
          </w:p>
        </w:tc>
        <w:tc>
          <w:tcPr>
            <w:tcW w:w="807" w:type="dxa"/>
            <w:hideMark/>
          </w:tcPr>
          <w:p w:rsidRPr="00923683" w:rsidR="00923683" w:rsidRDefault="00923683" w14:paraId="6A497A82" w14:textId="77777777">
            <w:r w:rsidRPr="00923683">
              <w:t> </w:t>
            </w:r>
          </w:p>
        </w:tc>
        <w:tc>
          <w:tcPr>
            <w:tcW w:w="1266" w:type="dxa"/>
            <w:hideMark/>
          </w:tcPr>
          <w:p w:rsidRPr="00923683" w:rsidR="00923683" w:rsidRDefault="00923683" w14:paraId="1FEDB2C2" w14:textId="77777777">
            <w:proofErr w:type="spellStart"/>
            <w:r w:rsidRPr="00923683">
              <w:t>position_worker_type</w:t>
            </w:r>
            <w:proofErr w:type="spellEnd"/>
          </w:p>
        </w:tc>
        <w:tc>
          <w:tcPr>
            <w:tcW w:w="2169" w:type="dxa"/>
            <w:hideMark/>
          </w:tcPr>
          <w:p w:rsidRPr="00923683" w:rsidR="00923683" w:rsidRDefault="00923683" w14:paraId="7CEF74AB" w14:textId="77777777">
            <w:r w:rsidRPr="00923683">
              <w:t> </w:t>
            </w:r>
          </w:p>
        </w:tc>
        <w:tc>
          <w:tcPr>
            <w:tcW w:w="304" w:type="dxa"/>
            <w:hideMark/>
          </w:tcPr>
          <w:p w:rsidRPr="00923683" w:rsidR="00923683" w:rsidRDefault="00923683" w14:paraId="095BCD2B" w14:textId="77777777">
            <w:r w:rsidRPr="00923683">
              <w:t> </w:t>
            </w:r>
          </w:p>
        </w:tc>
        <w:tc>
          <w:tcPr>
            <w:tcW w:w="1239" w:type="dxa"/>
            <w:hideMark/>
          </w:tcPr>
          <w:p w:rsidRPr="00923683" w:rsidR="00923683" w:rsidRDefault="00923683" w14:paraId="21DAA6A4" w14:textId="77777777">
            <w:r w:rsidRPr="00923683">
              <w:t> </w:t>
            </w:r>
          </w:p>
        </w:tc>
        <w:tc>
          <w:tcPr>
            <w:tcW w:w="1133" w:type="dxa"/>
            <w:hideMark/>
          </w:tcPr>
          <w:p w:rsidRPr="00923683" w:rsidR="00923683" w:rsidRDefault="00923683" w14:paraId="5C37A802" w14:textId="77777777">
            <w:r w:rsidRPr="00923683">
              <w:t> </w:t>
            </w:r>
          </w:p>
        </w:tc>
        <w:tc>
          <w:tcPr>
            <w:tcW w:w="953" w:type="dxa"/>
            <w:hideMark/>
          </w:tcPr>
          <w:p w:rsidRPr="00923683" w:rsidR="00923683" w:rsidRDefault="00923683" w14:paraId="5E354B09" w14:textId="77777777">
            <w:proofErr w:type="spellStart"/>
            <w:r w:rsidRPr="00923683">
              <w:t>u_type</w:t>
            </w:r>
            <w:proofErr w:type="spellEnd"/>
          </w:p>
        </w:tc>
        <w:tc>
          <w:tcPr>
            <w:tcW w:w="794" w:type="dxa"/>
            <w:hideMark/>
          </w:tcPr>
          <w:p w:rsidRPr="00923683" w:rsidR="00923683" w:rsidRDefault="00923683" w14:paraId="3D8C9134" w14:textId="77777777">
            <w:r w:rsidRPr="00923683">
              <w:t> </w:t>
            </w:r>
          </w:p>
        </w:tc>
        <w:tc>
          <w:tcPr>
            <w:tcW w:w="459" w:type="dxa"/>
            <w:hideMark/>
          </w:tcPr>
          <w:p w:rsidRPr="00923683" w:rsidR="00923683" w:rsidRDefault="00923683" w14:paraId="54AB582C" w14:textId="77777777">
            <w:r w:rsidRPr="00923683">
              <w:t> </w:t>
            </w:r>
          </w:p>
        </w:tc>
        <w:tc>
          <w:tcPr>
            <w:tcW w:w="1328" w:type="dxa"/>
            <w:noWrap/>
            <w:hideMark/>
          </w:tcPr>
          <w:p w:rsidRPr="00923683" w:rsidR="00923683" w:rsidRDefault="00923683" w14:paraId="4C62797C" w14:textId="77777777">
            <w:r w:rsidRPr="00923683">
              <w:t> </w:t>
            </w:r>
          </w:p>
        </w:tc>
        <w:tc>
          <w:tcPr>
            <w:tcW w:w="456" w:type="dxa"/>
            <w:noWrap/>
            <w:hideMark/>
          </w:tcPr>
          <w:p w:rsidRPr="00923683" w:rsidR="00923683" w:rsidRDefault="00923683" w14:paraId="78DB5A4B" w14:textId="77777777">
            <w:r w:rsidRPr="00923683">
              <w:t> </w:t>
            </w:r>
          </w:p>
        </w:tc>
        <w:tc>
          <w:tcPr>
            <w:tcW w:w="456" w:type="dxa"/>
            <w:noWrap/>
            <w:hideMark/>
          </w:tcPr>
          <w:p w:rsidRPr="00923683" w:rsidR="00923683" w:rsidRDefault="00923683" w14:paraId="1223DDB2" w14:textId="77777777">
            <w:r w:rsidRPr="00923683">
              <w:t> </w:t>
            </w:r>
          </w:p>
        </w:tc>
      </w:tr>
      <w:tr w:rsidRPr="00923683" w:rsidR="00923683" w:rsidTr="00923683" w14:paraId="2EABEA79" w14:textId="77777777">
        <w:trPr>
          <w:trHeight w:val="552"/>
        </w:trPr>
        <w:tc>
          <w:tcPr>
            <w:tcW w:w="1793" w:type="dxa"/>
            <w:hideMark/>
          </w:tcPr>
          <w:p w:rsidRPr="00923683" w:rsidR="00923683" w:rsidRDefault="00923683" w14:paraId="6A762CD2" w14:textId="77777777">
            <w:proofErr w:type="spellStart"/>
            <w:r w:rsidRPr="00923683">
              <w:t>worker_type</w:t>
            </w:r>
            <w:proofErr w:type="spellEnd"/>
            <w:r w:rsidRPr="00923683">
              <w:t>*</w:t>
            </w:r>
          </w:p>
        </w:tc>
        <w:tc>
          <w:tcPr>
            <w:tcW w:w="873" w:type="dxa"/>
            <w:hideMark/>
          </w:tcPr>
          <w:p w:rsidRPr="00923683" w:rsidR="00923683" w:rsidRDefault="00923683" w14:paraId="52A25492" w14:textId="77777777">
            <w:r w:rsidRPr="00923683">
              <w:t> </w:t>
            </w:r>
          </w:p>
        </w:tc>
        <w:tc>
          <w:tcPr>
            <w:tcW w:w="807" w:type="dxa"/>
            <w:hideMark/>
          </w:tcPr>
          <w:p w:rsidRPr="00923683" w:rsidR="00923683" w:rsidRDefault="00923683" w14:paraId="38934E8A" w14:textId="77777777">
            <w:r w:rsidRPr="00923683">
              <w:t> </w:t>
            </w:r>
          </w:p>
        </w:tc>
        <w:tc>
          <w:tcPr>
            <w:tcW w:w="1266" w:type="dxa"/>
            <w:hideMark/>
          </w:tcPr>
          <w:p w:rsidRPr="00923683" w:rsidR="00923683" w:rsidRDefault="00923683" w14:paraId="0638D463" w14:textId="77777777">
            <w:r w:rsidRPr="00923683">
              <w:t>Relationship in Saviynt</w:t>
            </w:r>
          </w:p>
        </w:tc>
        <w:tc>
          <w:tcPr>
            <w:tcW w:w="2169" w:type="dxa"/>
            <w:hideMark/>
          </w:tcPr>
          <w:p w:rsidRPr="00923683" w:rsidR="00923683" w:rsidRDefault="00923683" w14:paraId="4D387BAF" w14:textId="77777777">
            <w:r w:rsidRPr="00923683">
              <w:t> </w:t>
            </w:r>
          </w:p>
        </w:tc>
        <w:tc>
          <w:tcPr>
            <w:tcW w:w="304" w:type="dxa"/>
            <w:hideMark/>
          </w:tcPr>
          <w:p w:rsidRPr="00923683" w:rsidR="00923683" w:rsidRDefault="00923683" w14:paraId="0AEDB860" w14:textId="77777777">
            <w:r w:rsidRPr="00923683">
              <w:t> </w:t>
            </w:r>
          </w:p>
        </w:tc>
        <w:tc>
          <w:tcPr>
            <w:tcW w:w="1239" w:type="dxa"/>
            <w:hideMark/>
          </w:tcPr>
          <w:p w:rsidRPr="00923683" w:rsidR="00923683" w:rsidRDefault="00923683" w14:paraId="5CC6FF82" w14:textId="77777777">
            <w:proofErr w:type="spellStart"/>
            <w:r w:rsidRPr="00923683">
              <w:t>EmployeeType</w:t>
            </w:r>
            <w:proofErr w:type="spellEnd"/>
          </w:p>
        </w:tc>
        <w:tc>
          <w:tcPr>
            <w:tcW w:w="1133" w:type="dxa"/>
            <w:hideMark/>
          </w:tcPr>
          <w:p w:rsidRPr="00923683" w:rsidR="00923683" w:rsidRDefault="00923683" w14:paraId="594506C0" w14:textId="77777777">
            <w:r w:rsidRPr="00923683">
              <w:t> </w:t>
            </w:r>
          </w:p>
        </w:tc>
        <w:tc>
          <w:tcPr>
            <w:tcW w:w="953" w:type="dxa"/>
            <w:hideMark/>
          </w:tcPr>
          <w:p w:rsidRPr="00923683" w:rsidR="00923683" w:rsidRDefault="00923683" w14:paraId="4820DC80" w14:textId="77777777">
            <w:r w:rsidRPr="00923683">
              <w:t> </w:t>
            </w:r>
          </w:p>
        </w:tc>
        <w:tc>
          <w:tcPr>
            <w:tcW w:w="794" w:type="dxa"/>
            <w:hideMark/>
          </w:tcPr>
          <w:p w:rsidRPr="00923683" w:rsidR="00923683" w:rsidRDefault="00923683" w14:paraId="2FB7F1CB" w14:textId="77777777">
            <w:r w:rsidRPr="00923683">
              <w:t> </w:t>
            </w:r>
          </w:p>
        </w:tc>
        <w:tc>
          <w:tcPr>
            <w:tcW w:w="459" w:type="dxa"/>
            <w:hideMark/>
          </w:tcPr>
          <w:p w:rsidRPr="00923683" w:rsidR="00923683" w:rsidRDefault="00923683" w14:paraId="3EC3C3AD" w14:textId="77777777">
            <w:r w:rsidRPr="00923683">
              <w:t> </w:t>
            </w:r>
          </w:p>
        </w:tc>
        <w:tc>
          <w:tcPr>
            <w:tcW w:w="1328" w:type="dxa"/>
            <w:noWrap/>
            <w:hideMark/>
          </w:tcPr>
          <w:p w:rsidRPr="00923683" w:rsidR="00923683" w:rsidRDefault="00923683" w14:paraId="77368FE6" w14:textId="77777777">
            <w:r w:rsidRPr="00923683">
              <w:t> </w:t>
            </w:r>
          </w:p>
        </w:tc>
        <w:tc>
          <w:tcPr>
            <w:tcW w:w="456" w:type="dxa"/>
            <w:noWrap/>
            <w:hideMark/>
          </w:tcPr>
          <w:p w:rsidRPr="00923683" w:rsidR="00923683" w:rsidRDefault="00923683" w14:paraId="033B5269" w14:textId="77777777">
            <w:r w:rsidRPr="00923683">
              <w:t> </w:t>
            </w:r>
          </w:p>
        </w:tc>
        <w:tc>
          <w:tcPr>
            <w:tcW w:w="456" w:type="dxa"/>
            <w:noWrap/>
            <w:hideMark/>
          </w:tcPr>
          <w:p w:rsidRPr="00923683" w:rsidR="00923683" w:rsidRDefault="00923683" w14:paraId="15D53055" w14:textId="77777777">
            <w:r w:rsidRPr="00923683">
              <w:t> </w:t>
            </w:r>
          </w:p>
        </w:tc>
      </w:tr>
      <w:tr w:rsidRPr="00923683" w:rsidR="00923683" w:rsidTr="00923683" w14:paraId="2D33FEC5" w14:textId="77777777">
        <w:trPr>
          <w:trHeight w:val="288"/>
        </w:trPr>
        <w:tc>
          <w:tcPr>
            <w:tcW w:w="1793" w:type="dxa"/>
            <w:hideMark/>
          </w:tcPr>
          <w:p w:rsidRPr="00923683" w:rsidR="00923683" w:rsidRDefault="00923683" w14:paraId="144EFA47" w14:textId="77777777">
            <w:r w:rsidRPr="00923683">
              <w:t> </w:t>
            </w:r>
          </w:p>
        </w:tc>
        <w:tc>
          <w:tcPr>
            <w:tcW w:w="873" w:type="dxa"/>
            <w:hideMark/>
          </w:tcPr>
          <w:p w:rsidRPr="00923683" w:rsidR="00923683" w:rsidRDefault="00923683" w14:paraId="34E432DC" w14:textId="77777777">
            <w:r w:rsidRPr="00923683">
              <w:t> </w:t>
            </w:r>
          </w:p>
        </w:tc>
        <w:tc>
          <w:tcPr>
            <w:tcW w:w="807" w:type="dxa"/>
            <w:hideMark/>
          </w:tcPr>
          <w:p w:rsidRPr="00923683" w:rsidR="00923683" w:rsidRDefault="00923683" w14:paraId="317FFD30" w14:textId="77777777">
            <w:r w:rsidRPr="00923683">
              <w:t> </w:t>
            </w:r>
          </w:p>
        </w:tc>
        <w:tc>
          <w:tcPr>
            <w:tcW w:w="1266" w:type="dxa"/>
            <w:hideMark/>
          </w:tcPr>
          <w:p w:rsidRPr="00923683" w:rsidR="00923683" w:rsidRDefault="00923683" w14:paraId="1620D70F" w14:textId="77777777">
            <w:r w:rsidRPr="00923683">
              <w:t> </w:t>
            </w:r>
          </w:p>
        </w:tc>
        <w:tc>
          <w:tcPr>
            <w:tcW w:w="2169" w:type="dxa"/>
            <w:hideMark/>
          </w:tcPr>
          <w:p w:rsidRPr="00923683" w:rsidR="00923683" w:rsidRDefault="00923683" w14:paraId="04E70BE8" w14:textId="77777777">
            <w:r w:rsidRPr="00923683">
              <w:t> </w:t>
            </w:r>
          </w:p>
        </w:tc>
        <w:tc>
          <w:tcPr>
            <w:tcW w:w="304" w:type="dxa"/>
            <w:hideMark/>
          </w:tcPr>
          <w:p w:rsidRPr="00923683" w:rsidR="00923683" w:rsidRDefault="00923683" w14:paraId="2EC07243" w14:textId="77777777">
            <w:r w:rsidRPr="00923683">
              <w:t> </w:t>
            </w:r>
          </w:p>
        </w:tc>
        <w:tc>
          <w:tcPr>
            <w:tcW w:w="1239" w:type="dxa"/>
            <w:hideMark/>
          </w:tcPr>
          <w:p w:rsidRPr="00923683" w:rsidR="00923683" w:rsidRDefault="00923683" w14:paraId="27EC49E9" w14:textId="77777777">
            <w:r w:rsidRPr="00923683">
              <w:t> </w:t>
            </w:r>
          </w:p>
        </w:tc>
        <w:tc>
          <w:tcPr>
            <w:tcW w:w="1133" w:type="dxa"/>
            <w:hideMark/>
          </w:tcPr>
          <w:p w:rsidRPr="00923683" w:rsidR="00923683" w:rsidRDefault="00923683" w14:paraId="2EDC33C1" w14:textId="77777777">
            <w:r w:rsidRPr="00923683">
              <w:t> </w:t>
            </w:r>
          </w:p>
        </w:tc>
        <w:tc>
          <w:tcPr>
            <w:tcW w:w="953" w:type="dxa"/>
            <w:hideMark/>
          </w:tcPr>
          <w:p w:rsidRPr="00923683" w:rsidR="00923683" w:rsidRDefault="00923683" w14:paraId="50BA5139" w14:textId="77777777">
            <w:r w:rsidRPr="00923683">
              <w:t> </w:t>
            </w:r>
          </w:p>
        </w:tc>
        <w:tc>
          <w:tcPr>
            <w:tcW w:w="794" w:type="dxa"/>
            <w:hideMark/>
          </w:tcPr>
          <w:p w:rsidRPr="00923683" w:rsidR="00923683" w:rsidRDefault="00923683" w14:paraId="16CAD6F2" w14:textId="77777777">
            <w:r w:rsidRPr="00923683">
              <w:t> </w:t>
            </w:r>
          </w:p>
        </w:tc>
        <w:tc>
          <w:tcPr>
            <w:tcW w:w="459" w:type="dxa"/>
            <w:hideMark/>
          </w:tcPr>
          <w:p w:rsidRPr="00923683" w:rsidR="00923683" w:rsidRDefault="00923683" w14:paraId="7EA4B037" w14:textId="77777777">
            <w:r w:rsidRPr="00923683">
              <w:t> </w:t>
            </w:r>
          </w:p>
        </w:tc>
        <w:tc>
          <w:tcPr>
            <w:tcW w:w="1328" w:type="dxa"/>
            <w:noWrap/>
            <w:hideMark/>
          </w:tcPr>
          <w:p w:rsidRPr="00923683" w:rsidR="00923683" w:rsidRDefault="00923683" w14:paraId="0F0937ED" w14:textId="77777777">
            <w:r w:rsidRPr="00923683">
              <w:t> </w:t>
            </w:r>
          </w:p>
        </w:tc>
        <w:tc>
          <w:tcPr>
            <w:tcW w:w="456" w:type="dxa"/>
            <w:noWrap/>
            <w:hideMark/>
          </w:tcPr>
          <w:p w:rsidRPr="00923683" w:rsidR="00923683" w:rsidRDefault="00923683" w14:paraId="6FB34202" w14:textId="77777777">
            <w:r w:rsidRPr="00923683">
              <w:t> </w:t>
            </w:r>
          </w:p>
        </w:tc>
        <w:tc>
          <w:tcPr>
            <w:tcW w:w="456" w:type="dxa"/>
            <w:noWrap/>
            <w:hideMark/>
          </w:tcPr>
          <w:p w:rsidRPr="00923683" w:rsidR="00923683" w:rsidRDefault="00923683" w14:paraId="4AF8286F" w14:textId="77777777">
            <w:r w:rsidRPr="00923683">
              <w:t> </w:t>
            </w:r>
          </w:p>
        </w:tc>
      </w:tr>
      <w:tr w:rsidRPr="00923683" w:rsidR="00923683" w:rsidTr="00923683" w14:paraId="0674FF47" w14:textId="77777777">
        <w:trPr>
          <w:trHeight w:val="288"/>
        </w:trPr>
        <w:tc>
          <w:tcPr>
            <w:tcW w:w="1793" w:type="dxa"/>
            <w:hideMark/>
          </w:tcPr>
          <w:p w:rsidRPr="00923683" w:rsidR="00923683" w:rsidRDefault="00923683" w14:paraId="3EC19A3E" w14:textId="77777777">
            <w:r w:rsidRPr="00923683">
              <w:t> </w:t>
            </w:r>
          </w:p>
        </w:tc>
        <w:tc>
          <w:tcPr>
            <w:tcW w:w="873" w:type="dxa"/>
            <w:hideMark/>
          </w:tcPr>
          <w:p w:rsidRPr="00923683" w:rsidR="00923683" w:rsidRDefault="00923683" w14:paraId="24470BBA" w14:textId="77777777">
            <w:r w:rsidRPr="00923683">
              <w:t> </w:t>
            </w:r>
          </w:p>
        </w:tc>
        <w:tc>
          <w:tcPr>
            <w:tcW w:w="807" w:type="dxa"/>
            <w:hideMark/>
          </w:tcPr>
          <w:p w:rsidRPr="00923683" w:rsidR="00923683" w:rsidRDefault="00923683" w14:paraId="549991D2" w14:textId="77777777">
            <w:r w:rsidRPr="00923683">
              <w:t> </w:t>
            </w:r>
          </w:p>
        </w:tc>
        <w:tc>
          <w:tcPr>
            <w:tcW w:w="1266" w:type="dxa"/>
            <w:hideMark/>
          </w:tcPr>
          <w:p w:rsidRPr="00923683" w:rsidR="00923683" w:rsidRDefault="00923683" w14:paraId="227C086C" w14:textId="77777777">
            <w:r w:rsidRPr="00923683">
              <w:t> </w:t>
            </w:r>
          </w:p>
        </w:tc>
        <w:tc>
          <w:tcPr>
            <w:tcW w:w="2169" w:type="dxa"/>
            <w:hideMark/>
          </w:tcPr>
          <w:p w:rsidRPr="00923683" w:rsidR="00923683" w:rsidRDefault="00923683" w14:paraId="0B5BD6A1" w14:textId="77777777">
            <w:r w:rsidRPr="00923683">
              <w:t> </w:t>
            </w:r>
          </w:p>
        </w:tc>
        <w:tc>
          <w:tcPr>
            <w:tcW w:w="304" w:type="dxa"/>
            <w:hideMark/>
          </w:tcPr>
          <w:p w:rsidRPr="00923683" w:rsidR="00923683" w:rsidRDefault="00923683" w14:paraId="5D45853A" w14:textId="77777777">
            <w:r w:rsidRPr="00923683">
              <w:t> </w:t>
            </w:r>
          </w:p>
        </w:tc>
        <w:tc>
          <w:tcPr>
            <w:tcW w:w="1239" w:type="dxa"/>
            <w:hideMark/>
          </w:tcPr>
          <w:p w:rsidRPr="00923683" w:rsidR="00923683" w:rsidRDefault="00923683" w14:paraId="4F14D863" w14:textId="77777777">
            <w:r w:rsidRPr="00923683">
              <w:t> </w:t>
            </w:r>
          </w:p>
        </w:tc>
        <w:tc>
          <w:tcPr>
            <w:tcW w:w="1133" w:type="dxa"/>
            <w:hideMark/>
          </w:tcPr>
          <w:p w:rsidRPr="00923683" w:rsidR="00923683" w:rsidRDefault="00923683" w14:paraId="6DBE3164" w14:textId="77777777">
            <w:r w:rsidRPr="00923683">
              <w:t> </w:t>
            </w:r>
          </w:p>
        </w:tc>
        <w:tc>
          <w:tcPr>
            <w:tcW w:w="953" w:type="dxa"/>
            <w:hideMark/>
          </w:tcPr>
          <w:p w:rsidRPr="00923683" w:rsidR="00923683" w:rsidRDefault="00923683" w14:paraId="3479CAF5" w14:textId="77777777">
            <w:r w:rsidRPr="00923683">
              <w:t> </w:t>
            </w:r>
          </w:p>
        </w:tc>
        <w:tc>
          <w:tcPr>
            <w:tcW w:w="794" w:type="dxa"/>
            <w:hideMark/>
          </w:tcPr>
          <w:p w:rsidRPr="00923683" w:rsidR="00923683" w:rsidRDefault="00923683" w14:paraId="3F6BD5C5" w14:textId="77777777">
            <w:r w:rsidRPr="00923683">
              <w:t> </w:t>
            </w:r>
          </w:p>
        </w:tc>
        <w:tc>
          <w:tcPr>
            <w:tcW w:w="459" w:type="dxa"/>
            <w:hideMark/>
          </w:tcPr>
          <w:p w:rsidRPr="00923683" w:rsidR="00923683" w:rsidRDefault="00923683" w14:paraId="26F4CC52" w14:textId="77777777">
            <w:r w:rsidRPr="00923683">
              <w:t> </w:t>
            </w:r>
          </w:p>
        </w:tc>
        <w:tc>
          <w:tcPr>
            <w:tcW w:w="1328" w:type="dxa"/>
            <w:noWrap/>
            <w:hideMark/>
          </w:tcPr>
          <w:p w:rsidRPr="00923683" w:rsidR="00923683" w:rsidRDefault="00923683" w14:paraId="184F32E5" w14:textId="77777777">
            <w:r w:rsidRPr="00923683">
              <w:t> </w:t>
            </w:r>
          </w:p>
        </w:tc>
        <w:tc>
          <w:tcPr>
            <w:tcW w:w="456" w:type="dxa"/>
            <w:noWrap/>
            <w:hideMark/>
          </w:tcPr>
          <w:p w:rsidRPr="00923683" w:rsidR="00923683" w:rsidRDefault="00923683" w14:paraId="31602B26" w14:textId="77777777">
            <w:r w:rsidRPr="00923683">
              <w:t> </w:t>
            </w:r>
          </w:p>
        </w:tc>
        <w:tc>
          <w:tcPr>
            <w:tcW w:w="456" w:type="dxa"/>
            <w:noWrap/>
            <w:hideMark/>
          </w:tcPr>
          <w:p w:rsidRPr="00923683" w:rsidR="00923683" w:rsidRDefault="00923683" w14:paraId="51640DDF" w14:textId="77777777">
            <w:r w:rsidRPr="00923683">
              <w:t> </w:t>
            </w:r>
          </w:p>
        </w:tc>
      </w:tr>
      <w:tr w:rsidRPr="00923683" w:rsidR="00923683" w:rsidTr="00923683" w14:paraId="3B6729AD" w14:textId="77777777">
        <w:trPr>
          <w:trHeight w:val="288"/>
        </w:trPr>
        <w:tc>
          <w:tcPr>
            <w:tcW w:w="1793" w:type="dxa"/>
            <w:hideMark/>
          </w:tcPr>
          <w:p w:rsidRPr="00923683" w:rsidR="00923683" w:rsidRDefault="00923683" w14:paraId="51720369" w14:textId="77777777">
            <w:r w:rsidRPr="00923683">
              <w:t> </w:t>
            </w:r>
          </w:p>
        </w:tc>
        <w:tc>
          <w:tcPr>
            <w:tcW w:w="873" w:type="dxa"/>
            <w:hideMark/>
          </w:tcPr>
          <w:p w:rsidRPr="00923683" w:rsidR="00923683" w:rsidRDefault="00923683" w14:paraId="1DF9AAF7" w14:textId="77777777">
            <w:r w:rsidRPr="00923683">
              <w:t> </w:t>
            </w:r>
          </w:p>
        </w:tc>
        <w:tc>
          <w:tcPr>
            <w:tcW w:w="807" w:type="dxa"/>
            <w:hideMark/>
          </w:tcPr>
          <w:p w:rsidRPr="00923683" w:rsidR="00923683" w:rsidRDefault="00923683" w14:paraId="0E2074B7" w14:textId="77777777">
            <w:r w:rsidRPr="00923683">
              <w:t> </w:t>
            </w:r>
          </w:p>
        </w:tc>
        <w:tc>
          <w:tcPr>
            <w:tcW w:w="1266" w:type="dxa"/>
            <w:hideMark/>
          </w:tcPr>
          <w:p w:rsidRPr="00923683" w:rsidR="00923683" w:rsidRDefault="00923683" w14:paraId="0E2A3FB0" w14:textId="77777777">
            <w:r w:rsidRPr="00923683">
              <w:t> </w:t>
            </w:r>
          </w:p>
        </w:tc>
        <w:tc>
          <w:tcPr>
            <w:tcW w:w="2169" w:type="dxa"/>
            <w:hideMark/>
          </w:tcPr>
          <w:p w:rsidRPr="00923683" w:rsidR="00923683" w:rsidRDefault="00923683" w14:paraId="05DA070D" w14:textId="77777777">
            <w:r w:rsidRPr="00923683">
              <w:t> </w:t>
            </w:r>
          </w:p>
        </w:tc>
        <w:tc>
          <w:tcPr>
            <w:tcW w:w="304" w:type="dxa"/>
            <w:hideMark/>
          </w:tcPr>
          <w:p w:rsidRPr="00923683" w:rsidR="00923683" w:rsidRDefault="00923683" w14:paraId="184D3579" w14:textId="77777777">
            <w:r w:rsidRPr="00923683">
              <w:t> </w:t>
            </w:r>
          </w:p>
        </w:tc>
        <w:tc>
          <w:tcPr>
            <w:tcW w:w="1239" w:type="dxa"/>
            <w:hideMark/>
          </w:tcPr>
          <w:p w:rsidRPr="00923683" w:rsidR="00923683" w:rsidRDefault="00923683" w14:paraId="65091BD3" w14:textId="77777777">
            <w:r w:rsidRPr="00923683">
              <w:t> </w:t>
            </w:r>
          </w:p>
        </w:tc>
        <w:tc>
          <w:tcPr>
            <w:tcW w:w="1133" w:type="dxa"/>
            <w:hideMark/>
          </w:tcPr>
          <w:p w:rsidRPr="00923683" w:rsidR="00923683" w:rsidRDefault="00923683" w14:paraId="297D68B0" w14:textId="77777777">
            <w:r w:rsidRPr="00923683">
              <w:t> </w:t>
            </w:r>
          </w:p>
        </w:tc>
        <w:tc>
          <w:tcPr>
            <w:tcW w:w="953" w:type="dxa"/>
            <w:hideMark/>
          </w:tcPr>
          <w:p w:rsidRPr="00923683" w:rsidR="00923683" w:rsidRDefault="00923683" w14:paraId="4B25E527" w14:textId="77777777">
            <w:r w:rsidRPr="00923683">
              <w:t> </w:t>
            </w:r>
          </w:p>
        </w:tc>
        <w:tc>
          <w:tcPr>
            <w:tcW w:w="794" w:type="dxa"/>
            <w:hideMark/>
          </w:tcPr>
          <w:p w:rsidRPr="00923683" w:rsidR="00923683" w:rsidRDefault="00923683" w14:paraId="07D4F25F" w14:textId="77777777">
            <w:r w:rsidRPr="00923683">
              <w:t> </w:t>
            </w:r>
          </w:p>
        </w:tc>
        <w:tc>
          <w:tcPr>
            <w:tcW w:w="459" w:type="dxa"/>
            <w:hideMark/>
          </w:tcPr>
          <w:p w:rsidRPr="00923683" w:rsidR="00923683" w:rsidRDefault="00923683" w14:paraId="0F62DAE4" w14:textId="77777777">
            <w:r w:rsidRPr="00923683">
              <w:t> </w:t>
            </w:r>
          </w:p>
        </w:tc>
        <w:tc>
          <w:tcPr>
            <w:tcW w:w="1328" w:type="dxa"/>
            <w:noWrap/>
            <w:hideMark/>
          </w:tcPr>
          <w:p w:rsidRPr="00923683" w:rsidR="00923683" w:rsidRDefault="00923683" w14:paraId="5E740F07" w14:textId="77777777">
            <w:r w:rsidRPr="00923683">
              <w:t> </w:t>
            </w:r>
          </w:p>
        </w:tc>
        <w:tc>
          <w:tcPr>
            <w:tcW w:w="456" w:type="dxa"/>
            <w:noWrap/>
            <w:hideMark/>
          </w:tcPr>
          <w:p w:rsidRPr="00923683" w:rsidR="00923683" w:rsidRDefault="00923683" w14:paraId="25717435" w14:textId="77777777">
            <w:r w:rsidRPr="00923683">
              <w:t> </w:t>
            </w:r>
          </w:p>
        </w:tc>
        <w:tc>
          <w:tcPr>
            <w:tcW w:w="456" w:type="dxa"/>
            <w:noWrap/>
            <w:hideMark/>
          </w:tcPr>
          <w:p w:rsidRPr="00923683" w:rsidR="00923683" w:rsidRDefault="00923683" w14:paraId="0C83E7FA" w14:textId="77777777">
            <w:r w:rsidRPr="00923683">
              <w:t> </w:t>
            </w:r>
          </w:p>
        </w:tc>
      </w:tr>
      <w:tr w:rsidRPr="00923683" w:rsidR="00923683" w:rsidTr="00923683" w14:paraId="0512FCE1" w14:textId="77777777">
        <w:trPr>
          <w:trHeight w:val="288"/>
        </w:trPr>
        <w:tc>
          <w:tcPr>
            <w:tcW w:w="1793" w:type="dxa"/>
            <w:hideMark/>
          </w:tcPr>
          <w:p w:rsidRPr="00923683" w:rsidR="00923683" w:rsidRDefault="00923683" w14:paraId="7FB6B31A" w14:textId="77777777">
            <w:r w:rsidRPr="00923683">
              <w:t> </w:t>
            </w:r>
          </w:p>
        </w:tc>
        <w:tc>
          <w:tcPr>
            <w:tcW w:w="873" w:type="dxa"/>
            <w:hideMark/>
          </w:tcPr>
          <w:p w:rsidRPr="00923683" w:rsidR="00923683" w:rsidRDefault="00923683" w14:paraId="1F01E3CF" w14:textId="77777777">
            <w:r w:rsidRPr="00923683">
              <w:t> </w:t>
            </w:r>
          </w:p>
        </w:tc>
        <w:tc>
          <w:tcPr>
            <w:tcW w:w="807" w:type="dxa"/>
            <w:hideMark/>
          </w:tcPr>
          <w:p w:rsidRPr="00923683" w:rsidR="00923683" w:rsidRDefault="00923683" w14:paraId="268D3D50" w14:textId="77777777">
            <w:r w:rsidRPr="00923683">
              <w:t> </w:t>
            </w:r>
          </w:p>
        </w:tc>
        <w:tc>
          <w:tcPr>
            <w:tcW w:w="1266" w:type="dxa"/>
            <w:hideMark/>
          </w:tcPr>
          <w:p w:rsidRPr="00923683" w:rsidR="00923683" w:rsidRDefault="00923683" w14:paraId="1375F9FC" w14:textId="77777777">
            <w:r w:rsidRPr="00923683">
              <w:t> </w:t>
            </w:r>
          </w:p>
        </w:tc>
        <w:tc>
          <w:tcPr>
            <w:tcW w:w="2169" w:type="dxa"/>
            <w:hideMark/>
          </w:tcPr>
          <w:p w:rsidRPr="00923683" w:rsidR="00923683" w:rsidRDefault="00923683" w14:paraId="3003FCCF" w14:textId="77777777">
            <w:r w:rsidRPr="00923683">
              <w:t> </w:t>
            </w:r>
          </w:p>
        </w:tc>
        <w:tc>
          <w:tcPr>
            <w:tcW w:w="304" w:type="dxa"/>
            <w:hideMark/>
          </w:tcPr>
          <w:p w:rsidRPr="00923683" w:rsidR="00923683" w:rsidRDefault="00923683" w14:paraId="240656E2" w14:textId="77777777">
            <w:r w:rsidRPr="00923683">
              <w:t> </w:t>
            </w:r>
          </w:p>
        </w:tc>
        <w:tc>
          <w:tcPr>
            <w:tcW w:w="1239" w:type="dxa"/>
            <w:hideMark/>
          </w:tcPr>
          <w:p w:rsidRPr="00923683" w:rsidR="00923683" w:rsidRDefault="00923683" w14:paraId="223FF318" w14:textId="77777777">
            <w:r w:rsidRPr="00923683">
              <w:t> </w:t>
            </w:r>
          </w:p>
        </w:tc>
        <w:tc>
          <w:tcPr>
            <w:tcW w:w="1133" w:type="dxa"/>
            <w:hideMark/>
          </w:tcPr>
          <w:p w:rsidRPr="00923683" w:rsidR="00923683" w:rsidRDefault="00923683" w14:paraId="0A5DB524" w14:textId="77777777">
            <w:r w:rsidRPr="00923683">
              <w:t> </w:t>
            </w:r>
          </w:p>
        </w:tc>
        <w:tc>
          <w:tcPr>
            <w:tcW w:w="953" w:type="dxa"/>
            <w:hideMark/>
          </w:tcPr>
          <w:p w:rsidRPr="00923683" w:rsidR="00923683" w:rsidRDefault="00923683" w14:paraId="47FADC40" w14:textId="77777777">
            <w:r w:rsidRPr="00923683">
              <w:t> </w:t>
            </w:r>
          </w:p>
        </w:tc>
        <w:tc>
          <w:tcPr>
            <w:tcW w:w="794" w:type="dxa"/>
            <w:hideMark/>
          </w:tcPr>
          <w:p w:rsidRPr="00923683" w:rsidR="00923683" w:rsidRDefault="00923683" w14:paraId="7DE06999" w14:textId="77777777">
            <w:r w:rsidRPr="00923683">
              <w:t> </w:t>
            </w:r>
          </w:p>
        </w:tc>
        <w:tc>
          <w:tcPr>
            <w:tcW w:w="459" w:type="dxa"/>
            <w:hideMark/>
          </w:tcPr>
          <w:p w:rsidRPr="00923683" w:rsidR="00923683" w:rsidRDefault="00923683" w14:paraId="2540176F" w14:textId="77777777">
            <w:r w:rsidRPr="00923683">
              <w:t> </w:t>
            </w:r>
          </w:p>
        </w:tc>
        <w:tc>
          <w:tcPr>
            <w:tcW w:w="1328" w:type="dxa"/>
            <w:noWrap/>
            <w:hideMark/>
          </w:tcPr>
          <w:p w:rsidRPr="00923683" w:rsidR="00923683" w:rsidRDefault="00923683" w14:paraId="26CFB2C0" w14:textId="77777777">
            <w:r w:rsidRPr="00923683">
              <w:t> </w:t>
            </w:r>
          </w:p>
        </w:tc>
        <w:tc>
          <w:tcPr>
            <w:tcW w:w="456" w:type="dxa"/>
            <w:noWrap/>
            <w:hideMark/>
          </w:tcPr>
          <w:p w:rsidRPr="00923683" w:rsidR="00923683" w:rsidRDefault="00923683" w14:paraId="090936C9" w14:textId="77777777">
            <w:r w:rsidRPr="00923683">
              <w:t> </w:t>
            </w:r>
          </w:p>
        </w:tc>
        <w:tc>
          <w:tcPr>
            <w:tcW w:w="456" w:type="dxa"/>
            <w:noWrap/>
            <w:hideMark/>
          </w:tcPr>
          <w:p w:rsidRPr="00923683" w:rsidR="00923683" w:rsidRDefault="00923683" w14:paraId="418777FD" w14:textId="77777777">
            <w:r w:rsidRPr="00923683">
              <w:t> </w:t>
            </w:r>
          </w:p>
        </w:tc>
      </w:tr>
      <w:tr w:rsidRPr="00923683" w:rsidR="00923683" w:rsidTr="00923683" w14:paraId="3CE97B8B" w14:textId="77777777">
        <w:trPr>
          <w:trHeight w:val="288"/>
        </w:trPr>
        <w:tc>
          <w:tcPr>
            <w:tcW w:w="1793" w:type="dxa"/>
            <w:hideMark/>
          </w:tcPr>
          <w:p w:rsidRPr="00923683" w:rsidR="00923683" w:rsidRDefault="00923683" w14:paraId="447C00A8" w14:textId="77777777">
            <w:r w:rsidRPr="00923683">
              <w:t> </w:t>
            </w:r>
          </w:p>
        </w:tc>
        <w:tc>
          <w:tcPr>
            <w:tcW w:w="873" w:type="dxa"/>
            <w:hideMark/>
          </w:tcPr>
          <w:p w:rsidRPr="00923683" w:rsidR="00923683" w:rsidRDefault="00923683" w14:paraId="6431FA5B" w14:textId="77777777">
            <w:r w:rsidRPr="00923683">
              <w:t> </w:t>
            </w:r>
          </w:p>
        </w:tc>
        <w:tc>
          <w:tcPr>
            <w:tcW w:w="807" w:type="dxa"/>
            <w:hideMark/>
          </w:tcPr>
          <w:p w:rsidRPr="00923683" w:rsidR="00923683" w:rsidRDefault="00923683" w14:paraId="6C5E6047" w14:textId="77777777">
            <w:r w:rsidRPr="00923683">
              <w:t> </w:t>
            </w:r>
          </w:p>
        </w:tc>
        <w:tc>
          <w:tcPr>
            <w:tcW w:w="1266" w:type="dxa"/>
            <w:hideMark/>
          </w:tcPr>
          <w:p w:rsidRPr="00923683" w:rsidR="00923683" w:rsidRDefault="00923683" w14:paraId="7BA08138" w14:textId="77777777">
            <w:r w:rsidRPr="00923683">
              <w:t> </w:t>
            </w:r>
          </w:p>
        </w:tc>
        <w:tc>
          <w:tcPr>
            <w:tcW w:w="2169" w:type="dxa"/>
            <w:hideMark/>
          </w:tcPr>
          <w:p w:rsidRPr="00923683" w:rsidR="00923683" w:rsidRDefault="00923683" w14:paraId="578A443E" w14:textId="77777777">
            <w:r w:rsidRPr="00923683">
              <w:t> </w:t>
            </w:r>
          </w:p>
        </w:tc>
        <w:tc>
          <w:tcPr>
            <w:tcW w:w="304" w:type="dxa"/>
            <w:hideMark/>
          </w:tcPr>
          <w:p w:rsidRPr="00923683" w:rsidR="00923683" w:rsidRDefault="00923683" w14:paraId="6E68E4F3" w14:textId="77777777">
            <w:r w:rsidRPr="00923683">
              <w:t> </w:t>
            </w:r>
          </w:p>
        </w:tc>
        <w:tc>
          <w:tcPr>
            <w:tcW w:w="1239" w:type="dxa"/>
            <w:hideMark/>
          </w:tcPr>
          <w:p w:rsidRPr="00923683" w:rsidR="00923683" w:rsidRDefault="00923683" w14:paraId="492423BB" w14:textId="77777777">
            <w:r w:rsidRPr="00923683">
              <w:t> </w:t>
            </w:r>
          </w:p>
        </w:tc>
        <w:tc>
          <w:tcPr>
            <w:tcW w:w="1133" w:type="dxa"/>
            <w:hideMark/>
          </w:tcPr>
          <w:p w:rsidRPr="00923683" w:rsidR="00923683" w:rsidRDefault="00923683" w14:paraId="0A7B94AE" w14:textId="77777777">
            <w:r w:rsidRPr="00923683">
              <w:t> </w:t>
            </w:r>
          </w:p>
        </w:tc>
        <w:tc>
          <w:tcPr>
            <w:tcW w:w="953" w:type="dxa"/>
            <w:hideMark/>
          </w:tcPr>
          <w:p w:rsidRPr="00923683" w:rsidR="00923683" w:rsidRDefault="00923683" w14:paraId="42037F39" w14:textId="77777777">
            <w:r w:rsidRPr="00923683">
              <w:t> </w:t>
            </w:r>
          </w:p>
        </w:tc>
        <w:tc>
          <w:tcPr>
            <w:tcW w:w="794" w:type="dxa"/>
            <w:hideMark/>
          </w:tcPr>
          <w:p w:rsidRPr="00923683" w:rsidR="00923683" w:rsidRDefault="00923683" w14:paraId="1B348766" w14:textId="77777777">
            <w:r w:rsidRPr="00923683">
              <w:t> </w:t>
            </w:r>
          </w:p>
        </w:tc>
        <w:tc>
          <w:tcPr>
            <w:tcW w:w="459" w:type="dxa"/>
            <w:hideMark/>
          </w:tcPr>
          <w:p w:rsidRPr="00923683" w:rsidR="00923683" w:rsidRDefault="00923683" w14:paraId="493B17CA" w14:textId="77777777">
            <w:r w:rsidRPr="00923683">
              <w:t> </w:t>
            </w:r>
          </w:p>
        </w:tc>
        <w:tc>
          <w:tcPr>
            <w:tcW w:w="1328" w:type="dxa"/>
            <w:noWrap/>
            <w:hideMark/>
          </w:tcPr>
          <w:p w:rsidRPr="00923683" w:rsidR="00923683" w:rsidRDefault="00923683" w14:paraId="7B0C8203" w14:textId="77777777">
            <w:r w:rsidRPr="00923683">
              <w:t> </w:t>
            </w:r>
          </w:p>
        </w:tc>
        <w:tc>
          <w:tcPr>
            <w:tcW w:w="456" w:type="dxa"/>
            <w:noWrap/>
            <w:hideMark/>
          </w:tcPr>
          <w:p w:rsidRPr="00923683" w:rsidR="00923683" w:rsidRDefault="00923683" w14:paraId="29E4A0EE" w14:textId="77777777">
            <w:r w:rsidRPr="00923683">
              <w:t> </w:t>
            </w:r>
          </w:p>
        </w:tc>
        <w:tc>
          <w:tcPr>
            <w:tcW w:w="456" w:type="dxa"/>
            <w:noWrap/>
            <w:hideMark/>
          </w:tcPr>
          <w:p w:rsidRPr="00923683" w:rsidR="00923683" w:rsidRDefault="00923683" w14:paraId="42FE9D68" w14:textId="77777777">
            <w:r w:rsidRPr="00923683">
              <w:t> </w:t>
            </w:r>
          </w:p>
        </w:tc>
      </w:tr>
      <w:tr w:rsidRPr="00923683" w:rsidR="00923683" w:rsidTr="00923683" w14:paraId="4DF5BE5A" w14:textId="77777777">
        <w:trPr>
          <w:trHeight w:val="288"/>
        </w:trPr>
        <w:tc>
          <w:tcPr>
            <w:tcW w:w="1793" w:type="dxa"/>
            <w:hideMark/>
          </w:tcPr>
          <w:p w:rsidRPr="00923683" w:rsidR="00923683" w:rsidRDefault="00923683" w14:paraId="64355863" w14:textId="77777777">
            <w:r w:rsidRPr="00923683">
              <w:t> </w:t>
            </w:r>
          </w:p>
        </w:tc>
        <w:tc>
          <w:tcPr>
            <w:tcW w:w="873" w:type="dxa"/>
            <w:hideMark/>
          </w:tcPr>
          <w:p w:rsidRPr="00923683" w:rsidR="00923683" w:rsidRDefault="00923683" w14:paraId="6D8CC672" w14:textId="77777777">
            <w:r w:rsidRPr="00923683">
              <w:t> </w:t>
            </w:r>
          </w:p>
        </w:tc>
        <w:tc>
          <w:tcPr>
            <w:tcW w:w="807" w:type="dxa"/>
            <w:hideMark/>
          </w:tcPr>
          <w:p w:rsidRPr="00923683" w:rsidR="00923683" w:rsidRDefault="00923683" w14:paraId="4CA6069D" w14:textId="77777777">
            <w:r w:rsidRPr="00923683">
              <w:t> </w:t>
            </w:r>
          </w:p>
        </w:tc>
        <w:tc>
          <w:tcPr>
            <w:tcW w:w="1266" w:type="dxa"/>
            <w:hideMark/>
          </w:tcPr>
          <w:p w:rsidRPr="00923683" w:rsidR="00923683" w:rsidRDefault="00923683" w14:paraId="185890FA" w14:textId="77777777">
            <w:r w:rsidRPr="00923683">
              <w:t> </w:t>
            </w:r>
          </w:p>
        </w:tc>
        <w:tc>
          <w:tcPr>
            <w:tcW w:w="2169" w:type="dxa"/>
            <w:hideMark/>
          </w:tcPr>
          <w:p w:rsidRPr="00923683" w:rsidR="00923683" w:rsidRDefault="00923683" w14:paraId="18BE756E" w14:textId="77777777">
            <w:r w:rsidRPr="00923683">
              <w:t> </w:t>
            </w:r>
          </w:p>
        </w:tc>
        <w:tc>
          <w:tcPr>
            <w:tcW w:w="304" w:type="dxa"/>
            <w:hideMark/>
          </w:tcPr>
          <w:p w:rsidRPr="00923683" w:rsidR="00923683" w:rsidRDefault="00923683" w14:paraId="5DABAFB0" w14:textId="77777777">
            <w:r w:rsidRPr="00923683">
              <w:t> </w:t>
            </w:r>
          </w:p>
        </w:tc>
        <w:tc>
          <w:tcPr>
            <w:tcW w:w="1239" w:type="dxa"/>
            <w:hideMark/>
          </w:tcPr>
          <w:p w:rsidRPr="00923683" w:rsidR="00923683" w:rsidRDefault="00923683" w14:paraId="1E7FCBA8" w14:textId="77777777">
            <w:r w:rsidRPr="00923683">
              <w:t> </w:t>
            </w:r>
          </w:p>
        </w:tc>
        <w:tc>
          <w:tcPr>
            <w:tcW w:w="1133" w:type="dxa"/>
            <w:hideMark/>
          </w:tcPr>
          <w:p w:rsidRPr="00923683" w:rsidR="00923683" w:rsidRDefault="00923683" w14:paraId="27B4A1E8" w14:textId="77777777">
            <w:r w:rsidRPr="00923683">
              <w:t> </w:t>
            </w:r>
          </w:p>
        </w:tc>
        <w:tc>
          <w:tcPr>
            <w:tcW w:w="953" w:type="dxa"/>
            <w:hideMark/>
          </w:tcPr>
          <w:p w:rsidRPr="00923683" w:rsidR="00923683" w:rsidRDefault="00923683" w14:paraId="57B40BC2" w14:textId="77777777">
            <w:r w:rsidRPr="00923683">
              <w:t> </w:t>
            </w:r>
          </w:p>
        </w:tc>
        <w:tc>
          <w:tcPr>
            <w:tcW w:w="794" w:type="dxa"/>
            <w:hideMark/>
          </w:tcPr>
          <w:p w:rsidRPr="00923683" w:rsidR="00923683" w:rsidRDefault="00923683" w14:paraId="31340072" w14:textId="77777777">
            <w:r w:rsidRPr="00923683">
              <w:t> </w:t>
            </w:r>
          </w:p>
        </w:tc>
        <w:tc>
          <w:tcPr>
            <w:tcW w:w="459" w:type="dxa"/>
            <w:hideMark/>
          </w:tcPr>
          <w:p w:rsidRPr="00923683" w:rsidR="00923683" w:rsidRDefault="00923683" w14:paraId="3301EFA1" w14:textId="77777777">
            <w:r w:rsidRPr="00923683">
              <w:t> </w:t>
            </w:r>
          </w:p>
        </w:tc>
        <w:tc>
          <w:tcPr>
            <w:tcW w:w="1328" w:type="dxa"/>
            <w:noWrap/>
            <w:hideMark/>
          </w:tcPr>
          <w:p w:rsidRPr="00923683" w:rsidR="00923683" w:rsidRDefault="00923683" w14:paraId="6C52C1A3" w14:textId="77777777">
            <w:r w:rsidRPr="00923683">
              <w:t> </w:t>
            </w:r>
          </w:p>
        </w:tc>
        <w:tc>
          <w:tcPr>
            <w:tcW w:w="456" w:type="dxa"/>
            <w:noWrap/>
            <w:hideMark/>
          </w:tcPr>
          <w:p w:rsidRPr="00923683" w:rsidR="00923683" w:rsidRDefault="00923683" w14:paraId="3DDB755D" w14:textId="77777777">
            <w:r w:rsidRPr="00923683">
              <w:t> </w:t>
            </w:r>
          </w:p>
        </w:tc>
        <w:tc>
          <w:tcPr>
            <w:tcW w:w="456" w:type="dxa"/>
            <w:noWrap/>
            <w:hideMark/>
          </w:tcPr>
          <w:p w:rsidRPr="00923683" w:rsidR="00923683" w:rsidRDefault="00923683" w14:paraId="27324109" w14:textId="77777777">
            <w:r w:rsidRPr="00923683">
              <w:t> </w:t>
            </w:r>
          </w:p>
        </w:tc>
      </w:tr>
      <w:tr w:rsidRPr="00923683" w:rsidR="00923683" w:rsidTr="00923683" w14:paraId="32373BA3" w14:textId="77777777">
        <w:trPr>
          <w:trHeight w:val="288"/>
        </w:trPr>
        <w:tc>
          <w:tcPr>
            <w:tcW w:w="1793" w:type="dxa"/>
            <w:hideMark/>
          </w:tcPr>
          <w:p w:rsidRPr="00923683" w:rsidR="00923683" w:rsidRDefault="00923683" w14:paraId="6794527E" w14:textId="77777777">
            <w:r w:rsidRPr="00923683">
              <w:t> </w:t>
            </w:r>
          </w:p>
        </w:tc>
        <w:tc>
          <w:tcPr>
            <w:tcW w:w="873" w:type="dxa"/>
            <w:hideMark/>
          </w:tcPr>
          <w:p w:rsidRPr="00923683" w:rsidR="00923683" w:rsidRDefault="00923683" w14:paraId="402D96C5" w14:textId="77777777">
            <w:r w:rsidRPr="00923683">
              <w:t> </w:t>
            </w:r>
          </w:p>
        </w:tc>
        <w:tc>
          <w:tcPr>
            <w:tcW w:w="807" w:type="dxa"/>
            <w:hideMark/>
          </w:tcPr>
          <w:p w:rsidRPr="00923683" w:rsidR="00923683" w:rsidRDefault="00923683" w14:paraId="2FFDEC18" w14:textId="77777777">
            <w:r w:rsidRPr="00923683">
              <w:t> </w:t>
            </w:r>
          </w:p>
        </w:tc>
        <w:tc>
          <w:tcPr>
            <w:tcW w:w="1266" w:type="dxa"/>
            <w:hideMark/>
          </w:tcPr>
          <w:p w:rsidRPr="00923683" w:rsidR="00923683" w:rsidRDefault="00923683" w14:paraId="3B57171B" w14:textId="77777777">
            <w:r w:rsidRPr="00923683">
              <w:t> </w:t>
            </w:r>
          </w:p>
        </w:tc>
        <w:tc>
          <w:tcPr>
            <w:tcW w:w="2169" w:type="dxa"/>
            <w:hideMark/>
          </w:tcPr>
          <w:p w:rsidRPr="00923683" w:rsidR="00923683" w:rsidRDefault="00923683" w14:paraId="171E3E1A" w14:textId="77777777">
            <w:r w:rsidRPr="00923683">
              <w:t> </w:t>
            </w:r>
          </w:p>
        </w:tc>
        <w:tc>
          <w:tcPr>
            <w:tcW w:w="304" w:type="dxa"/>
            <w:hideMark/>
          </w:tcPr>
          <w:p w:rsidRPr="00923683" w:rsidR="00923683" w:rsidRDefault="00923683" w14:paraId="7E41365F" w14:textId="77777777">
            <w:r w:rsidRPr="00923683">
              <w:t> </w:t>
            </w:r>
          </w:p>
        </w:tc>
        <w:tc>
          <w:tcPr>
            <w:tcW w:w="1239" w:type="dxa"/>
            <w:hideMark/>
          </w:tcPr>
          <w:p w:rsidRPr="00923683" w:rsidR="00923683" w:rsidRDefault="00923683" w14:paraId="26CFCCEE" w14:textId="77777777">
            <w:r w:rsidRPr="00923683">
              <w:t> </w:t>
            </w:r>
          </w:p>
        </w:tc>
        <w:tc>
          <w:tcPr>
            <w:tcW w:w="1133" w:type="dxa"/>
            <w:hideMark/>
          </w:tcPr>
          <w:p w:rsidRPr="00923683" w:rsidR="00923683" w:rsidRDefault="00923683" w14:paraId="0CF58807" w14:textId="77777777">
            <w:r w:rsidRPr="00923683">
              <w:t> </w:t>
            </w:r>
          </w:p>
        </w:tc>
        <w:tc>
          <w:tcPr>
            <w:tcW w:w="953" w:type="dxa"/>
            <w:hideMark/>
          </w:tcPr>
          <w:p w:rsidRPr="00923683" w:rsidR="00923683" w:rsidRDefault="00923683" w14:paraId="4270258C" w14:textId="77777777">
            <w:r w:rsidRPr="00923683">
              <w:t> </w:t>
            </w:r>
          </w:p>
        </w:tc>
        <w:tc>
          <w:tcPr>
            <w:tcW w:w="794" w:type="dxa"/>
            <w:hideMark/>
          </w:tcPr>
          <w:p w:rsidRPr="00923683" w:rsidR="00923683" w:rsidRDefault="00923683" w14:paraId="635D3DC1" w14:textId="77777777">
            <w:r w:rsidRPr="00923683">
              <w:t> </w:t>
            </w:r>
          </w:p>
        </w:tc>
        <w:tc>
          <w:tcPr>
            <w:tcW w:w="459" w:type="dxa"/>
            <w:hideMark/>
          </w:tcPr>
          <w:p w:rsidRPr="00923683" w:rsidR="00923683" w:rsidRDefault="00923683" w14:paraId="0B170369" w14:textId="77777777">
            <w:r w:rsidRPr="00923683">
              <w:t> </w:t>
            </w:r>
          </w:p>
        </w:tc>
        <w:tc>
          <w:tcPr>
            <w:tcW w:w="1328" w:type="dxa"/>
            <w:noWrap/>
            <w:hideMark/>
          </w:tcPr>
          <w:p w:rsidRPr="00923683" w:rsidR="00923683" w:rsidRDefault="00923683" w14:paraId="0CEA9503" w14:textId="77777777">
            <w:r w:rsidRPr="00923683">
              <w:t> </w:t>
            </w:r>
          </w:p>
        </w:tc>
        <w:tc>
          <w:tcPr>
            <w:tcW w:w="456" w:type="dxa"/>
            <w:noWrap/>
            <w:hideMark/>
          </w:tcPr>
          <w:p w:rsidRPr="00923683" w:rsidR="00923683" w:rsidRDefault="00923683" w14:paraId="1E633A9B" w14:textId="77777777">
            <w:r w:rsidRPr="00923683">
              <w:t> </w:t>
            </w:r>
          </w:p>
        </w:tc>
        <w:tc>
          <w:tcPr>
            <w:tcW w:w="456" w:type="dxa"/>
            <w:noWrap/>
            <w:hideMark/>
          </w:tcPr>
          <w:p w:rsidRPr="00923683" w:rsidR="00923683" w:rsidRDefault="00923683" w14:paraId="5FCC0DB8" w14:textId="77777777">
            <w:r w:rsidRPr="00923683">
              <w:t> </w:t>
            </w:r>
          </w:p>
        </w:tc>
      </w:tr>
      <w:tr w:rsidRPr="00923683" w:rsidR="00923683" w:rsidTr="00923683" w14:paraId="1F5E4A27" w14:textId="77777777">
        <w:trPr>
          <w:trHeight w:val="288"/>
        </w:trPr>
        <w:tc>
          <w:tcPr>
            <w:tcW w:w="1793" w:type="dxa"/>
            <w:hideMark/>
          </w:tcPr>
          <w:p w:rsidRPr="00923683" w:rsidR="00923683" w:rsidRDefault="00923683" w14:paraId="0BF7B65B" w14:textId="77777777">
            <w:r w:rsidRPr="00923683">
              <w:t> </w:t>
            </w:r>
          </w:p>
        </w:tc>
        <w:tc>
          <w:tcPr>
            <w:tcW w:w="873" w:type="dxa"/>
            <w:hideMark/>
          </w:tcPr>
          <w:p w:rsidRPr="00923683" w:rsidR="00923683" w:rsidRDefault="00923683" w14:paraId="391B883E" w14:textId="77777777">
            <w:r w:rsidRPr="00923683">
              <w:t> </w:t>
            </w:r>
          </w:p>
        </w:tc>
        <w:tc>
          <w:tcPr>
            <w:tcW w:w="807" w:type="dxa"/>
            <w:hideMark/>
          </w:tcPr>
          <w:p w:rsidRPr="00923683" w:rsidR="00923683" w:rsidRDefault="00923683" w14:paraId="70467B6D" w14:textId="77777777">
            <w:r w:rsidRPr="00923683">
              <w:t> </w:t>
            </w:r>
          </w:p>
        </w:tc>
        <w:tc>
          <w:tcPr>
            <w:tcW w:w="1266" w:type="dxa"/>
            <w:hideMark/>
          </w:tcPr>
          <w:p w:rsidRPr="00923683" w:rsidR="00923683" w:rsidRDefault="00923683" w14:paraId="5AF9FAAF" w14:textId="77777777">
            <w:r w:rsidRPr="00923683">
              <w:t> </w:t>
            </w:r>
          </w:p>
        </w:tc>
        <w:tc>
          <w:tcPr>
            <w:tcW w:w="2169" w:type="dxa"/>
            <w:hideMark/>
          </w:tcPr>
          <w:p w:rsidRPr="00923683" w:rsidR="00923683" w:rsidRDefault="00923683" w14:paraId="4312EF9B" w14:textId="77777777">
            <w:r w:rsidRPr="00923683">
              <w:t> </w:t>
            </w:r>
          </w:p>
        </w:tc>
        <w:tc>
          <w:tcPr>
            <w:tcW w:w="304" w:type="dxa"/>
            <w:hideMark/>
          </w:tcPr>
          <w:p w:rsidRPr="00923683" w:rsidR="00923683" w:rsidRDefault="00923683" w14:paraId="487ED397" w14:textId="77777777">
            <w:r w:rsidRPr="00923683">
              <w:t> </w:t>
            </w:r>
          </w:p>
        </w:tc>
        <w:tc>
          <w:tcPr>
            <w:tcW w:w="1239" w:type="dxa"/>
            <w:hideMark/>
          </w:tcPr>
          <w:p w:rsidRPr="00923683" w:rsidR="00923683" w:rsidRDefault="00923683" w14:paraId="4488303B" w14:textId="77777777">
            <w:r w:rsidRPr="00923683">
              <w:t> </w:t>
            </w:r>
          </w:p>
        </w:tc>
        <w:tc>
          <w:tcPr>
            <w:tcW w:w="1133" w:type="dxa"/>
            <w:hideMark/>
          </w:tcPr>
          <w:p w:rsidRPr="00923683" w:rsidR="00923683" w:rsidRDefault="00923683" w14:paraId="37AF223F" w14:textId="77777777">
            <w:r w:rsidRPr="00923683">
              <w:t> </w:t>
            </w:r>
          </w:p>
        </w:tc>
        <w:tc>
          <w:tcPr>
            <w:tcW w:w="953" w:type="dxa"/>
            <w:hideMark/>
          </w:tcPr>
          <w:p w:rsidRPr="00923683" w:rsidR="00923683" w:rsidRDefault="00923683" w14:paraId="54C1AA6B" w14:textId="77777777">
            <w:r w:rsidRPr="00923683">
              <w:t> </w:t>
            </w:r>
          </w:p>
        </w:tc>
        <w:tc>
          <w:tcPr>
            <w:tcW w:w="794" w:type="dxa"/>
            <w:hideMark/>
          </w:tcPr>
          <w:p w:rsidRPr="00923683" w:rsidR="00923683" w:rsidRDefault="00923683" w14:paraId="24B3BB6A" w14:textId="77777777">
            <w:r w:rsidRPr="00923683">
              <w:t> </w:t>
            </w:r>
          </w:p>
        </w:tc>
        <w:tc>
          <w:tcPr>
            <w:tcW w:w="459" w:type="dxa"/>
            <w:hideMark/>
          </w:tcPr>
          <w:p w:rsidRPr="00923683" w:rsidR="00923683" w:rsidRDefault="00923683" w14:paraId="1E29A49B" w14:textId="77777777">
            <w:r w:rsidRPr="00923683">
              <w:t> </w:t>
            </w:r>
          </w:p>
        </w:tc>
        <w:tc>
          <w:tcPr>
            <w:tcW w:w="1328" w:type="dxa"/>
            <w:noWrap/>
            <w:hideMark/>
          </w:tcPr>
          <w:p w:rsidRPr="00923683" w:rsidR="00923683" w:rsidRDefault="00923683" w14:paraId="3E9C92A5" w14:textId="77777777">
            <w:r w:rsidRPr="00923683">
              <w:t> </w:t>
            </w:r>
          </w:p>
        </w:tc>
        <w:tc>
          <w:tcPr>
            <w:tcW w:w="456" w:type="dxa"/>
            <w:noWrap/>
            <w:hideMark/>
          </w:tcPr>
          <w:p w:rsidRPr="00923683" w:rsidR="00923683" w:rsidRDefault="00923683" w14:paraId="17B29099" w14:textId="77777777">
            <w:r w:rsidRPr="00923683">
              <w:t> </w:t>
            </w:r>
          </w:p>
        </w:tc>
        <w:tc>
          <w:tcPr>
            <w:tcW w:w="456" w:type="dxa"/>
            <w:noWrap/>
            <w:hideMark/>
          </w:tcPr>
          <w:p w:rsidRPr="00923683" w:rsidR="00923683" w:rsidRDefault="00923683" w14:paraId="3861EA17" w14:textId="77777777">
            <w:r w:rsidRPr="00923683">
              <w:t> </w:t>
            </w:r>
          </w:p>
        </w:tc>
      </w:tr>
      <w:tr w:rsidRPr="00923683" w:rsidR="00923683" w:rsidTr="00923683" w14:paraId="375A32CC" w14:textId="77777777">
        <w:trPr>
          <w:trHeight w:val="288"/>
        </w:trPr>
        <w:tc>
          <w:tcPr>
            <w:tcW w:w="1793" w:type="dxa"/>
            <w:hideMark/>
          </w:tcPr>
          <w:p w:rsidRPr="00923683" w:rsidR="00923683" w:rsidRDefault="00923683" w14:paraId="7F4F6CD1" w14:textId="77777777">
            <w:r w:rsidRPr="00923683">
              <w:t>.</w:t>
            </w:r>
          </w:p>
        </w:tc>
        <w:tc>
          <w:tcPr>
            <w:tcW w:w="873" w:type="dxa"/>
            <w:hideMark/>
          </w:tcPr>
          <w:p w:rsidRPr="00923683" w:rsidR="00923683" w:rsidRDefault="00923683" w14:paraId="250E860A" w14:textId="77777777">
            <w:r w:rsidRPr="00923683">
              <w:t> </w:t>
            </w:r>
          </w:p>
        </w:tc>
        <w:tc>
          <w:tcPr>
            <w:tcW w:w="807" w:type="dxa"/>
            <w:hideMark/>
          </w:tcPr>
          <w:p w:rsidRPr="00923683" w:rsidR="00923683" w:rsidRDefault="00923683" w14:paraId="3938E7B4" w14:textId="77777777">
            <w:r w:rsidRPr="00923683">
              <w:t> </w:t>
            </w:r>
          </w:p>
        </w:tc>
        <w:tc>
          <w:tcPr>
            <w:tcW w:w="1266" w:type="dxa"/>
            <w:hideMark/>
          </w:tcPr>
          <w:p w:rsidRPr="00923683" w:rsidR="00923683" w:rsidRDefault="00923683" w14:paraId="571DB576" w14:textId="77777777">
            <w:r w:rsidRPr="00923683">
              <w:t> </w:t>
            </w:r>
          </w:p>
        </w:tc>
        <w:tc>
          <w:tcPr>
            <w:tcW w:w="2169" w:type="dxa"/>
            <w:hideMark/>
          </w:tcPr>
          <w:p w:rsidRPr="00923683" w:rsidR="00923683" w:rsidRDefault="00923683" w14:paraId="29C75E3D" w14:textId="77777777">
            <w:r w:rsidRPr="00923683">
              <w:t> </w:t>
            </w:r>
          </w:p>
        </w:tc>
        <w:tc>
          <w:tcPr>
            <w:tcW w:w="304" w:type="dxa"/>
            <w:hideMark/>
          </w:tcPr>
          <w:p w:rsidRPr="00923683" w:rsidR="00923683" w:rsidRDefault="00923683" w14:paraId="607712FD" w14:textId="77777777">
            <w:r w:rsidRPr="00923683">
              <w:t> </w:t>
            </w:r>
          </w:p>
        </w:tc>
        <w:tc>
          <w:tcPr>
            <w:tcW w:w="1239" w:type="dxa"/>
            <w:hideMark/>
          </w:tcPr>
          <w:p w:rsidRPr="00923683" w:rsidR="00923683" w:rsidRDefault="00923683" w14:paraId="53206307" w14:textId="77777777">
            <w:r w:rsidRPr="00923683">
              <w:t> </w:t>
            </w:r>
          </w:p>
        </w:tc>
        <w:tc>
          <w:tcPr>
            <w:tcW w:w="1133" w:type="dxa"/>
            <w:hideMark/>
          </w:tcPr>
          <w:p w:rsidRPr="00923683" w:rsidR="00923683" w:rsidRDefault="00923683" w14:paraId="1C83EBB2" w14:textId="77777777">
            <w:r w:rsidRPr="00923683">
              <w:t> </w:t>
            </w:r>
          </w:p>
        </w:tc>
        <w:tc>
          <w:tcPr>
            <w:tcW w:w="953" w:type="dxa"/>
            <w:hideMark/>
          </w:tcPr>
          <w:p w:rsidRPr="00923683" w:rsidR="00923683" w:rsidRDefault="00923683" w14:paraId="0BF5D193" w14:textId="77777777">
            <w:r w:rsidRPr="00923683">
              <w:t> </w:t>
            </w:r>
          </w:p>
        </w:tc>
        <w:tc>
          <w:tcPr>
            <w:tcW w:w="794" w:type="dxa"/>
            <w:hideMark/>
          </w:tcPr>
          <w:p w:rsidRPr="00923683" w:rsidR="00923683" w:rsidRDefault="00923683" w14:paraId="7075B9EF" w14:textId="77777777">
            <w:r w:rsidRPr="00923683">
              <w:t> </w:t>
            </w:r>
          </w:p>
        </w:tc>
        <w:tc>
          <w:tcPr>
            <w:tcW w:w="459" w:type="dxa"/>
            <w:hideMark/>
          </w:tcPr>
          <w:p w:rsidRPr="00923683" w:rsidR="00923683" w:rsidRDefault="00923683" w14:paraId="6F6AF53D" w14:textId="77777777">
            <w:r w:rsidRPr="00923683">
              <w:t> </w:t>
            </w:r>
          </w:p>
        </w:tc>
        <w:tc>
          <w:tcPr>
            <w:tcW w:w="1328" w:type="dxa"/>
            <w:noWrap/>
            <w:hideMark/>
          </w:tcPr>
          <w:p w:rsidRPr="00923683" w:rsidR="00923683" w:rsidRDefault="00923683" w14:paraId="754F2941" w14:textId="77777777">
            <w:r w:rsidRPr="00923683">
              <w:t> </w:t>
            </w:r>
          </w:p>
        </w:tc>
        <w:tc>
          <w:tcPr>
            <w:tcW w:w="456" w:type="dxa"/>
            <w:noWrap/>
            <w:hideMark/>
          </w:tcPr>
          <w:p w:rsidRPr="00923683" w:rsidR="00923683" w:rsidRDefault="00923683" w14:paraId="78EEABCE" w14:textId="77777777">
            <w:r w:rsidRPr="00923683">
              <w:t> </w:t>
            </w:r>
          </w:p>
        </w:tc>
        <w:tc>
          <w:tcPr>
            <w:tcW w:w="456" w:type="dxa"/>
            <w:noWrap/>
            <w:hideMark/>
          </w:tcPr>
          <w:p w:rsidRPr="00923683" w:rsidR="00923683" w:rsidRDefault="00923683" w14:paraId="7741EE27" w14:textId="77777777">
            <w:r w:rsidRPr="00923683">
              <w:t> </w:t>
            </w:r>
          </w:p>
        </w:tc>
      </w:tr>
    </w:tbl>
    <w:p w:rsidR="00A7143A" w:rsidRDefault="00A7143A" w14:paraId="7BD4D9F2" w14:textId="77777777"/>
    <w:sectPr w:rsidR="00A7143A">
      <w:footerReference w:type="default" r:id="rId47"/>
      <w:pgSz w:w="12240" w:h="15840" w:orient="portrait"/>
      <w:pgMar w:top="1440" w:right="1440" w:bottom="1440" w:left="1440" w:header="720" w:footer="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HBB" w:author="HEATHER B BURTON" w:date="2024-07-17T13:03:00Z" w:id="31">
    <w:p w:rsidR="00342E10" w:rsidP="00342E10" w:rsidRDefault="00342E10" w14:paraId="30A8FFCA" w14:textId="77777777">
      <w:pPr>
        <w:pStyle w:val="CommentText"/>
      </w:pPr>
      <w:r>
        <w:rPr>
          <w:rStyle w:val="CommentReference"/>
        </w:rPr>
        <w:annotationRef/>
      </w:r>
      <w:r>
        <w:t>Isn’t email a required field for Extended learners as it is part of the account creation/SOR extension requirements</w:t>
      </w:r>
    </w:p>
  </w:comment>
  <w:comment w:initials="HBB" w:author="HEATHER B BURTON" w:date="2024-07-17T13:07:00Z" w:id="46">
    <w:p w:rsidR="002510CE" w:rsidP="002510CE" w:rsidRDefault="002510CE" w14:paraId="395ACEDE" w14:textId="77777777">
      <w:pPr>
        <w:pStyle w:val="CommentText"/>
      </w:pPr>
      <w:r>
        <w:rPr>
          <w:rStyle w:val="CommentReference"/>
        </w:rPr>
        <w:annotationRef/>
      </w:r>
      <w:r>
        <w:t>Thought this was no longer being used - just the one below (updated PTL groups)</w:t>
      </w:r>
    </w:p>
  </w:comment>
  <w:comment w:initials="HBB" w:author="HEATHER B BURTON" w:date="2024-07-17T13:07:00Z" w:id="47">
    <w:p w:rsidR="002510CE" w:rsidP="002510CE" w:rsidRDefault="002510CE" w14:paraId="362698FD" w14:textId="361453A3">
      <w:pPr>
        <w:pStyle w:val="CommentText"/>
      </w:pPr>
      <w:r>
        <w:rPr>
          <w:rStyle w:val="CommentReference"/>
        </w:rPr>
        <w:annotationRef/>
      </w:r>
      <w:r>
        <w:t xml:space="preserve">I believe this is OHP Phy Office Staff = </w:t>
      </w:r>
    </w:p>
    <w:p w:rsidR="002510CE" w:rsidP="002510CE" w:rsidRDefault="002510CE" w14:paraId="01C7E93F" w14:textId="77777777">
      <w:pPr>
        <w:pStyle w:val="CommentText"/>
      </w:pPr>
      <w:r>
        <w:rPr>
          <w:color w:val="000000"/>
        </w:rPr>
        <w:t>PTL_OHW_PHYSICIANS</w:t>
      </w:r>
    </w:p>
    <w:p w:rsidR="002510CE" w:rsidP="002510CE" w:rsidRDefault="002510CE" w14:paraId="13BB0FBF" w14:textId="77777777">
      <w:pPr>
        <w:pStyle w:val="CommentText"/>
      </w:pPr>
      <w:r>
        <w:rPr>
          <w:color w:val="000000"/>
        </w:rPr>
        <w:t>PTL_SBHS_PHYSICIAN</w:t>
      </w:r>
    </w:p>
  </w:comment>
  <w:comment w:initials="TH" w:author="TERRY L HUTTON" w:date="2024-06-05T22:05:00Z" w:id="79">
    <w:p w:rsidR="00981F5B" w:rsidP="00981F5B" w:rsidRDefault="00981F5B" w14:paraId="4096B79F" w14:textId="2F41311F">
      <w:pPr>
        <w:pStyle w:val="CommentText"/>
      </w:pPr>
      <w:r>
        <w:rPr>
          <w:rStyle w:val="CommentReference"/>
        </w:rPr>
        <w:annotationRef/>
      </w:r>
      <w:r>
        <w:t>WorkDay is not the system of record for all users.</w:t>
      </w:r>
    </w:p>
  </w:comment>
  <w:comment w:initials="TV" w:author="THRINAATH VAJRAGOWNI" w:date="2024-06-07T09:11:00Z" w:id="80">
    <w:p w:rsidR="16C2A756" w:rsidRDefault="16C2A756" w14:paraId="1E9891A6" w14:textId="74937CD4">
      <w:pPr>
        <w:pStyle w:val="CommentText"/>
      </w:pPr>
      <w:r>
        <w:t>will add other sources</w:t>
      </w:r>
      <w:r>
        <w:rPr>
          <w:rStyle w:val="CommentReference"/>
        </w:rPr>
        <w:annotationRef/>
      </w:r>
    </w:p>
  </w:comment>
  <w:comment w:initials="TH" w:author="TERRY L HUTTON" w:date="2024-06-05T22:07:00Z" w:id="112">
    <w:p w:rsidR="00B335FE" w:rsidP="00B335FE" w:rsidRDefault="00B335FE" w14:paraId="18964194" w14:textId="77777777">
      <w:pPr>
        <w:pStyle w:val="CommentText"/>
      </w:pPr>
      <w:r>
        <w:rPr>
          <w:rStyle w:val="CommentReference"/>
        </w:rPr>
        <w:annotationRef/>
      </w:r>
      <w:r>
        <w:t>WorkDay is not the system of record for all users.</w:t>
      </w:r>
    </w:p>
  </w:comment>
  <w:comment w:initials="TV" w:author="THRINAATH VAJRAGOWNI" w:date="2024-06-07T09:06:00Z" w:id="113">
    <w:p w:rsidR="3093A27A" w:rsidRDefault="3093A27A" w14:paraId="6F2873E5" w14:textId="143F5525">
      <w:pPr>
        <w:pStyle w:val="CommentText"/>
      </w:pPr>
      <w:r>
        <w:t>Update it to adding other sources</w:t>
      </w:r>
      <w:r>
        <w:rPr>
          <w:rStyle w:val="CommentReference"/>
        </w:rPr>
        <w:annotationRef/>
      </w:r>
    </w:p>
  </w:comment>
  <w:comment w:initials="TH" w:author="TERRY L HUTTON" w:date="2024-06-05T22:15:00Z" w:id="128">
    <w:p w:rsidR="001B0C32" w:rsidP="001B0C32" w:rsidRDefault="001B0C32" w14:paraId="025A0E4C" w14:textId="77777777">
      <w:pPr>
        <w:pStyle w:val="CommentText"/>
      </w:pPr>
      <w:r>
        <w:rPr>
          <w:rStyle w:val="CommentReference"/>
        </w:rPr>
        <w:annotationRef/>
      </w:r>
      <w:r>
        <w:t>Is this mistyped?</w:t>
      </w:r>
    </w:p>
  </w:comment>
  <w:comment w:initials="TH" w:author="TERRY L HUTTON" w:date="2024-06-05T22:19:00Z" w:id="132">
    <w:p w:rsidR="00190372" w:rsidP="00190372" w:rsidRDefault="00190372" w14:paraId="5BE44D10" w14:textId="54F1C23B">
      <w:pPr>
        <w:pStyle w:val="CommentText"/>
      </w:pPr>
      <w:r>
        <w:rPr>
          <w:rStyle w:val="CommentReference"/>
        </w:rPr>
        <w:annotationRef/>
      </w:r>
      <w:r>
        <w:fldChar w:fldCharType="begin"/>
      </w:r>
      <w:r>
        <w:instrText>HYPERLINK "mailto:HXSHARM2@SENTARA.COM"</w:instrText>
      </w:r>
      <w:bookmarkStart w:name="_@_A2950FD1569C458A9625299EB7EC22C9Z" w:id="135"/>
      <w:r>
        <w:fldChar w:fldCharType="separate"/>
      </w:r>
      <w:bookmarkEnd w:id="135"/>
      <w:r w:rsidRPr="00190372">
        <w:rPr>
          <w:rStyle w:val="Mention"/>
          <w:noProof/>
        </w:rPr>
        <w:t>@HARI MOHAN SHARMA</w:t>
      </w:r>
      <w:r>
        <w:fldChar w:fldCharType="end"/>
      </w:r>
      <w:r>
        <w:t xml:space="preserve">  - Proj Plan dependency - If Sentara plans to transition to a single access group, this needs to be in place in Duo Test and Prod prior to import. Is it also required prior to UAT testing?</w:t>
      </w:r>
    </w:p>
  </w:comment>
  <w:comment w:initials="CD" w:author="CRAIG DALTON" w:date="2024-06-06T15:04:00Z" w:id="133">
    <w:p w:rsidR="7EA738DD" w:rsidRDefault="7EA738DD" w14:paraId="5531FEBE" w14:textId="5212547C">
      <w:pPr>
        <w:pStyle w:val="CommentText"/>
      </w:pPr>
      <w:r>
        <w:t>group is already in place in DUO test: DSG_TEST_DUO_ACCESS</w:t>
      </w:r>
      <w:r>
        <w:rPr>
          <w:rStyle w:val="CommentReference"/>
        </w:rPr>
        <w:annotationRef/>
      </w:r>
    </w:p>
  </w:comment>
  <w:comment w:initials="TV" w:author="THRINAATH VAJRAGOWNI" w:date="2024-06-07T09:09:00Z" w:id="134">
    <w:p w:rsidR="21D21E11" w:rsidRDefault="21D21E11" w14:paraId="2F638E4D" w14:textId="6A455C5A">
      <w:pPr>
        <w:pStyle w:val="CommentText"/>
      </w:pPr>
      <w:r>
        <w:t>Update this after discussion on DUO groups</w:t>
      </w:r>
      <w:r>
        <w:rPr>
          <w:rStyle w:val="CommentReference"/>
        </w:rPr>
        <w:annotationRef/>
      </w:r>
    </w:p>
  </w:comment>
  <w:comment w:initials="TH" w:author="TERRY L HUTTON" w:date="2024-06-05T22:27:00Z" w:id="156">
    <w:p w:rsidR="00411013" w:rsidP="00411013" w:rsidRDefault="00411013" w14:paraId="32CC9CE1" w14:textId="77777777">
      <w:pPr>
        <w:pStyle w:val="CommentText"/>
      </w:pPr>
      <w:r>
        <w:rPr>
          <w:rStyle w:val="CommentReference"/>
        </w:rPr>
        <w:annotationRef/>
      </w:r>
      <w:r>
        <w:t>Please update summary to reflect SNOW Additional Integration.</w:t>
      </w:r>
    </w:p>
  </w:comment>
  <w:comment w:initials="TV" w:author="THRINAATH VAJRAGOWNI" w:date="2024-06-07T09:12:00Z" w:id="157">
    <w:p w:rsidR="78A6BF1A" w:rsidRDefault="78A6BF1A" w14:paraId="2892DB59" w14:textId="53E9CDA8">
      <w:pPr>
        <w:pStyle w:val="CommentText"/>
      </w:pPr>
      <w:r>
        <w:t xml:space="preserve">will update it </w:t>
      </w:r>
      <w:r>
        <w:fldChar w:fldCharType="begin"/>
      </w:r>
      <w:r>
        <w:instrText xml:space="preserve"> HYPERLINK "mailto:SXTHOMA8@sentara.com"</w:instrText>
      </w:r>
      <w:bookmarkStart w:name="_@_ED41D99051894CF0B30771DB851A0810Z" w:id="158"/>
      <w:r>
        <w:fldChar w:fldCharType="separate"/>
      </w:r>
      <w:bookmarkEnd w:id="158"/>
      <w:r w:rsidRPr="78A6BF1A">
        <w:rPr>
          <w:rStyle w:val="Mention"/>
          <w:noProof/>
        </w:rPr>
        <w:t>@SHINE THOMAS</w:t>
      </w:r>
      <w:r>
        <w:fldChar w:fldCharType="end"/>
      </w:r>
      <w:r>
        <w:t xml:space="preserve"> </w:t>
      </w:r>
      <w:r>
        <w:rPr>
          <w:rStyle w:val="CommentReference"/>
        </w:rPr>
        <w:annotationRef/>
      </w:r>
    </w:p>
  </w:comment>
  <w:comment w:initials="TH" w:author="TERRY L HUTTON" w:date="2024-06-05T22:32:00Z" w:id="167">
    <w:p w:rsidR="001E3F3C" w:rsidP="001E3F3C" w:rsidRDefault="001E3F3C" w14:paraId="30D78541" w14:textId="102DB119">
      <w:pPr>
        <w:pStyle w:val="CommentText"/>
      </w:pPr>
      <w:r>
        <w:rPr>
          <w:rStyle w:val="CommentReference"/>
        </w:rPr>
        <w:annotationRef/>
      </w:r>
      <w:r>
        <w:t xml:space="preserve">Can we state the interval? Daily/Nightly? </w:t>
      </w:r>
      <w:r>
        <w:fldChar w:fldCharType="begin"/>
      </w:r>
      <w:r>
        <w:instrText>HYPERLINK "mailto:MJGROWNE@sentara.com"</w:instrText>
      </w:r>
      <w:bookmarkStart w:name="_@_FFE8F08EC7B44F97B07AE3FB41E6C03DZ" w:id="169"/>
      <w:r>
        <w:fldChar w:fldCharType="separate"/>
      </w:r>
      <w:bookmarkEnd w:id="169"/>
      <w:r w:rsidRPr="001E3F3C">
        <w:rPr>
          <w:rStyle w:val="Mention"/>
          <w:noProof/>
        </w:rPr>
        <w:t>@MATTHEW J GROWNEY</w:t>
      </w:r>
      <w:r>
        <w:fldChar w:fldCharType="end"/>
      </w:r>
      <w:r>
        <w:t xml:space="preserve">  - is once a day frequent enough?</w:t>
      </w:r>
    </w:p>
  </w:comment>
  <w:comment w:initials="MG" w:author="MATTHEW J GROWNEY" w:date="2024-06-06T08:31:00Z" w:id="168">
    <w:p w:rsidR="139F81B6" w:rsidRDefault="139F81B6" w14:paraId="5396D384" w14:textId="290C9B7D">
      <w:pPr>
        <w:pStyle w:val="CommentText"/>
      </w:pPr>
      <w:r>
        <w:t>Daily/Nightly would be in line with other integrations we leverage to consume data. That will work.</w:t>
      </w:r>
      <w:r>
        <w:rPr>
          <w:rStyle w:val="CommentReference"/>
        </w:rPr>
        <w:annotationRef/>
      </w:r>
    </w:p>
  </w:comment>
  <w:comment w:initials="TV" w:author="THRINAATH VAJRAGOWNI" w:date="2024-06-07T09:14:00Z" w:id="165">
    <w:p w:rsidR="273C1951" w:rsidRDefault="273C1951" w14:paraId="4AE7E92B" w14:textId="206EBCA3">
      <w:pPr>
        <w:pStyle w:val="CommentText"/>
      </w:pPr>
      <w:r>
        <w:t>updated</w:t>
      </w:r>
      <w:r>
        <w:rPr>
          <w:rStyle w:val="CommentReference"/>
        </w:rPr>
        <w:annotationRef/>
      </w:r>
    </w:p>
  </w:comment>
  <w:comment w:initials="TH" w:author="TERRY L HUTTON" w:date="2024-06-05T22:43:00Z" w:id="177">
    <w:p w:rsidR="005B3E05" w:rsidP="005B3E05" w:rsidRDefault="005B3E05" w14:paraId="75AAF5F2" w14:textId="77777777">
      <w:pPr>
        <w:pStyle w:val="CommentText"/>
      </w:pPr>
      <w:r>
        <w:rPr>
          <w:rStyle w:val="CommentReference"/>
        </w:rPr>
        <w:annotationRef/>
      </w:r>
      <w:r>
        <w:t>Is this AD group named as an example?</w:t>
      </w:r>
    </w:p>
  </w:comment>
  <w:comment w:initials="TV" w:author="THRINAATH VAJRAGOWNI" w:date="2024-06-07T09:25:00Z" w:id="178">
    <w:p w:rsidR="273C1951" w:rsidRDefault="273C1951" w14:paraId="3CF11839" w14:textId="461014B3">
      <w:pPr>
        <w:pStyle w:val="CommentText"/>
      </w:pPr>
      <w:r>
        <w:t xml:space="preserve">Yes this is an example group </w:t>
      </w:r>
      <w:r>
        <w:rPr>
          <w:rStyle w:val="CommentReference"/>
        </w:rPr>
        <w:annotationRef/>
      </w:r>
    </w:p>
  </w:comment>
  <w:comment w:initials="TH" w:author="TERRY L HUTTON" w:date="2024-06-05T23:03:00Z" w:id="195">
    <w:p w:rsidR="002E598A" w:rsidP="002E598A" w:rsidRDefault="002E598A" w14:paraId="4AA453EE" w14:textId="77777777">
      <w:pPr>
        <w:pStyle w:val="CommentText"/>
      </w:pPr>
      <w:r>
        <w:rPr>
          <w:rStyle w:val="CommentReference"/>
        </w:rPr>
        <w:annotationRef/>
      </w:r>
      <w:r>
        <w:t>Note the correct DN</w:t>
      </w:r>
    </w:p>
  </w:comment>
  <w:comment w:initials="CD" w:author="CRAIG DALTON" w:date="2024-06-06T15:22:00Z" w:id="196">
    <w:p w:rsidR="6F2D954A" w:rsidRDefault="6F2D954A" w14:paraId="13CC382A" w14:textId="5300C0FF">
      <w:pPr>
        <w:pStyle w:val="CommentText"/>
      </w:pPr>
      <w:r>
        <w:t>OU=PBPS,OU=ADMIN IDS,OU=User,DC=Corp,DC=ad,DC=sentara,DC=com</w:t>
      </w:r>
      <w:r>
        <w:rPr>
          <w:rStyle w:val="CommentReference"/>
        </w:rPr>
        <w:annotationRef/>
      </w:r>
    </w:p>
  </w:comment>
  <w:comment w:initials="TH" w:author="TERRY L HUTTON" w:date="2024-06-05T23:05:00Z" w:id="205">
    <w:p w:rsidR="002D3DBC" w:rsidP="002D3DBC" w:rsidRDefault="002E598A" w14:paraId="682DB64B" w14:textId="77777777">
      <w:pPr>
        <w:pStyle w:val="CommentText"/>
      </w:pPr>
      <w:r>
        <w:rPr>
          <w:rStyle w:val="CommentReference"/>
        </w:rPr>
        <w:annotationRef/>
      </w:r>
      <w:r w:rsidR="002D3DBC">
        <w:t>Systems of record represent different ENTRoles. Data elements for the respective ENTRoles will only be located in the associated Auth source. Where shared data elements exist, WorkDay should supercede Verity.</w:t>
      </w:r>
    </w:p>
  </w:comment>
  <w:comment w:initials="TV" w:author="THRINAATH VAJRAGOWNI" w:date="2024-06-07T09:35:00Z" w:id="206">
    <w:p w:rsidR="273C1951" w:rsidRDefault="273C1951" w14:paraId="53E6F64C" w14:textId="66E7CE2C">
      <w:pPr>
        <w:pStyle w:val="CommentText"/>
      </w:pPr>
      <w:r>
        <w:t>if the user is in both verity and workday , then workday data should supersede verity</w:t>
      </w:r>
      <w:r>
        <w:rPr>
          <w:rStyle w:val="CommentReference"/>
        </w:rPr>
        <w:annotationRef/>
      </w:r>
    </w:p>
  </w:comment>
  <w:comment w:initials="TH" w:author="TERRY L HUTTON" w:date="2024-06-05T23:08:00Z" w:id="207">
    <w:p w:rsidR="000A022B" w:rsidP="000A022B" w:rsidRDefault="000A022B" w14:paraId="687B5EE1" w14:textId="77777777">
      <w:pPr>
        <w:pStyle w:val="CommentText"/>
      </w:pPr>
      <w:r>
        <w:rPr>
          <w:rStyle w:val="CommentReference"/>
        </w:rPr>
        <w:annotationRef/>
      </w:r>
      <w:r>
        <w:t>Managers are not listed in Verity.</w:t>
      </w:r>
    </w:p>
  </w:comment>
  <w:comment w:initials="TV" w:author="THRINAATH VAJRAGOWNI" w:date="2024-06-07T09:39:00Z" w:id="208">
    <w:p w:rsidR="273C1951" w:rsidRDefault="273C1951" w14:paraId="7A62D8FF" w14:textId="3E35C7C0">
      <w:pPr>
        <w:pStyle w:val="CommentText"/>
      </w:pPr>
      <w:r>
        <w:t>will be updated based on discussion</w:t>
      </w:r>
      <w:r>
        <w:rPr>
          <w:rStyle w:val="CommentReference"/>
        </w:rPr>
        <w:annotationRef/>
      </w:r>
    </w:p>
  </w:comment>
  <w:comment w:initials="TH" w:author="TERRY L HUTTON" w:date="2024-06-05T23:11:00Z" w:id="210">
    <w:p w:rsidR="00D26DE6" w:rsidP="00D26DE6" w:rsidRDefault="00D26DE6" w14:paraId="58B39D25" w14:textId="77777777">
      <w:pPr>
        <w:pStyle w:val="CommentText"/>
      </w:pPr>
      <w:r>
        <w:rPr>
          <w:rStyle w:val="CommentReference"/>
        </w:rPr>
        <w:annotationRef/>
      </w:r>
      <w:r>
        <w:t>Which value will be in SAVI Username?</w:t>
      </w:r>
    </w:p>
  </w:comment>
  <w:comment w:initials="TV" w:author="THRINAATH VAJRAGOWNI" w:date="2024-06-07T09:43:00Z" w:id="211">
    <w:p w:rsidR="273C1951" w:rsidRDefault="273C1951" w14:paraId="6C7A3350" w14:textId="639FB2B2">
      <w:pPr>
        <w:pStyle w:val="CommentText"/>
      </w:pPr>
      <w:r>
        <w:t>updated</w:t>
      </w:r>
      <w:r>
        <w:rPr>
          <w:rStyle w:val="CommentReference"/>
        </w:rPr>
        <w:annotationRef/>
      </w:r>
    </w:p>
  </w:comment>
  <w:comment w:initials="TH" w:author="TERRY L HUTTON" w:date="2024-06-06T09:49:00Z" w:id="213">
    <w:p w:rsidR="003F481F" w:rsidP="003F481F" w:rsidRDefault="003F481F" w14:paraId="4F2FE933" w14:textId="77777777">
      <w:pPr>
        <w:pStyle w:val="CommentText"/>
      </w:pPr>
      <w:r>
        <w:rPr>
          <w:rStyle w:val="CommentReference"/>
        </w:rPr>
        <w:annotationRef/>
      </w:r>
      <w:r>
        <w:t>Currently runs hourly at the top of the hour. Write backs run hourly at :30</w:t>
      </w:r>
    </w:p>
  </w:comment>
  <w:comment w:initials="TV" w:author="THRINAATH VAJRAGOWNI" w:date="2024-06-07T09:48:00Z" w:id="214">
    <w:p w:rsidR="273C1951" w:rsidRDefault="273C1951" w14:paraId="0DC961AC" w14:textId="72BBCA55">
      <w:pPr>
        <w:pStyle w:val="CommentText"/>
      </w:pPr>
      <w:r>
        <w:t>this will be updated at the time of implementation</w:t>
      </w:r>
      <w:r>
        <w:rPr>
          <w:rStyle w:val="CommentReference"/>
        </w:rPr>
        <w:annotationRef/>
      </w:r>
    </w:p>
  </w:comment>
  <w:comment w:initials="TH" w:author="TERRY L HUTTON" w:date="2024-06-06T09:54:00Z" w:id="219">
    <w:p w:rsidR="00A4735F" w:rsidP="00A4735F" w:rsidRDefault="00A4735F" w14:paraId="48DEBA68" w14:textId="101C48F2">
      <w:pPr>
        <w:pStyle w:val="CommentText"/>
      </w:pPr>
      <w:r>
        <w:rPr>
          <w:rStyle w:val="CommentReference"/>
        </w:rPr>
        <w:annotationRef/>
      </w:r>
      <w:r>
        <w:fldChar w:fldCharType="begin"/>
      </w:r>
      <w:r>
        <w:instrText>HYPERLINK "mailto:KXBENJA1@SENTARA.COM"</w:instrText>
      </w:r>
      <w:bookmarkStart w:name="_@_B6639EC3993F42CC9D966778848358ABZ" w:id="221"/>
      <w:r>
        <w:fldChar w:fldCharType="separate"/>
      </w:r>
      <w:bookmarkEnd w:id="221"/>
      <w:r w:rsidRPr="00A4735F">
        <w:rPr>
          <w:rStyle w:val="Mention"/>
          <w:noProof/>
        </w:rPr>
        <w:t>@KENNETH BENJAMIN</w:t>
      </w:r>
      <w:r>
        <w:fldChar w:fldCharType="end"/>
      </w:r>
      <w:r>
        <w:t xml:space="preserve">  </w:t>
      </w:r>
      <w:r>
        <w:fldChar w:fldCharType="begin"/>
      </w:r>
      <w:r>
        <w:instrText>HYPERLINK "mailto:EXPENA@sentara.com"</w:instrText>
      </w:r>
      <w:bookmarkStart w:name="_@_786EFF0ABCD4405B8ADE0556BD348B4DZ" w:id="222"/>
      <w:r>
        <w:fldChar w:fldCharType="separate"/>
      </w:r>
      <w:bookmarkEnd w:id="222"/>
      <w:r w:rsidRPr="00A4735F">
        <w:rPr>
          <w:rStyle w:val="Mention"/>
          <w:noProof/>
        </w:rPr>
        <w:t>@EDDIE PENA</w:t>
      </w:r>
      <w:r>
        <w:fldChar w:fldCharType="end"/>
      </w:r>
      <w:r>
        <w:t xml:space="preserve">  Can we technically enforce email in Echo and Verity?</w:t>
      </w:r>
    </w:p>
  </w:comment>
  <w:comment w:initials="TV" w:author="THRINAATH VAJRAGOWNI" w:date="2024-06-07T09:50:00Z" w:id="220">
    <w:p w:rsidR="273C1951" w:rsidRDefault="273C1951" w14:paraId="009CF9B3" w14:textId="4846BE27">
      <w:pPr>
        <w:pStyle w:val="CommentText"/>
      </w:pPr>
      <w:r>
        <w:t>email is required field in verity.If email is empty then Saviynt will create fake email id to provision.</w:t>
      </w:r>
      <w:r>
        <w:rPr>
          <w:rStyle w:val="CommentReference"/>
        </w:rPr>
        <w:annotationRef/>
      </w:r>
    </w:p>
  </w:comment>
  <w:comment w:initials="TH" w:author="TERRY L HUTTON" w:date="2024-06-06T09:56:00Z" w:id="225">
    <w:p w:rsidR="00507304" w:rsidP="00507304" w:rsidRDefault="00507304" w14:paraId="278F2F95" w14:textId="77777777">
      <w:pPr>
        <w:pStyle w:val="CommentText"/>
      </w:pPr>
      <w:r>
        <w:rPr>
          <w:rStyle w:val="CommentReference"/>
        </w:rPr>
        <w:annotationRef/>
      </w:r>
      <w:r>
        <w:t>Will this be problematic for hourly provisioning schedule?</w:t>
      </w:r>
    </w:p>
  </w:comment>
  <w:comment w:initials="TH" w:author="TERRY L HUTTON" w:date="2024-06-06T10:07:00Z" w:id="230">
    <w:p w:rsidR="005C25A7" w:rsidP="005C25A7" w:rsidRDefault="005C25A7" w14:paraId="33AF7418" w14:textId="3276AB49">
      <w:pPr>
        <w:pStyle w:val="CommentText"/>
      </w:pPr>
      <w:r>
        <w:rPr>
          <w:rStyle w:val="CommentReference"/>
        </w:rPr>
        <w:annotationRef/>
      </w:r>
      <w:r>
        <w:fldChar w:fldCharType="begin"/>
      </w:r>
      <w:r>
        <w:instrText>HYPERLINK "mailto:KXBENJA1@SENTARA.COM"</w:instrText>
      </w:r>
      <w:bookmarkStart w:name="_@_51FBC9CB5D85410FA197B3347A59E790Z" w:id="233"/>
      <w:r>
        <w:fldChar w:fldCharType="separate"/>
      </w:r>
      <w:bookmarkEnd w:id="233"/>
      <w:r w:rsidRPr="005C25A7">
        <w:rPr>
          <w:rStyle w:val="Mention"/>
          <w:noProof/>
        </w:rPr>
        <w:t>@KENNETH BENJAMIN</w:t>
      </w:r>
      <w:r>
        <w:fldChar w:fldCharType="end"/>
      </w:r>
      <w:r>
        <w:t xml:space="preserve">  - Is QNXT used by Brokers/Bas? Or just EMPs/CWRs?</w:t>
      </w:r>
    </w:p>
  </w:comment>
  <w:comment w:initials="TV" w:author="THRINAATH VAJRAGOWNI" w:date="2024-06-07T10:01:00Z" w:id="231">
    <w:p w:rsidR="273C1951" w:rsidRDefault="273C1951" w14:paraId="65AA75F5" w14:textId="61D685EE">
      <w:pPr>
        <w:pStyle w:val="CommentText"/>
      </w:pPr>
      <w:r>
        <w:t>only CWR</w:t>
      </w:r>
      <w:r>
        <w:rPr>
          <w:rStyle w:val="CommentReference"/>
        </w:rPr>
        <w:annotationRef/>
      </w:r>
    </w:p>
  </w:comment>
  <w:comment w:initials="TH" w:author="TERRY L HUTTON" w:date="2024-06-07T10:04:00Z" w:id="232">
    <w:p w:rsidR="273C1951" w:rsidRDefault="273C1951" w14:paraId="0CC81288" w14:textId="66320EB4">
      <w:pPr>
        <w:pStyle w:val="CommentText"/>
      </w:pPr>
      <w:r>
        <w:t>Correction: scope is EMP &amp; CWR</w:t>
      </w:r>
      <w:r>
        <w:rPr>
          <w:rStyle w:val="CommentReference"/>
        </w:rPr>
        <w:annotationRef/>
      </w:r>
    </w:p>
  </w:comment>
  <w:comment w:initials="TH" w:author="TERRY L HUTTON" w:date="2024-06-06T10:10:00Z" w:id="235">
    <w:p w:rsidR="00F6136A" w:rsidP="00F6136A" w:rsidRDefault="00F6136A" w14:paraId="7A791BED" w14:textId="77777777">
      <w:pPr>
        <w:pStyle w:val="CommentText"/>
      </w:pPr>
      <w:r>
        <w:rPr>
          <w:rStyle w:val="CommentReference"/>
        </w:rPr>
        <w:annotationRef/>
      </w:r>
      <w:r>
        <w:t>Attribute mapping document needs to be updated for all new apps in this document. Stating in this doc’s appendix is needed but should not be only place this is located.</w:t>
      </w:r>
    </w:p>
  </w:comment>
  <w:comment w:initials="HB" w:author="HEATHER B BURTON" w:date="2024-06-07T10:09:00Z" w:id="236">
    <w:p w:rsidR="0075693E" w:rsidP="0075693E" w:rsidRDefault="0075693E" w14:paraId="3A4D378C" w14:textId="77777777">
      <w:pPr>
        <w:pStyle w:val="CommentText"/>
      </w:pPr>
      <w:r>
        <w:rPr>
          <w:rStyle w:val="CommentReference"/>
        </w:rPr>
        <w:annotationRef/>
      </w:r>
      <w:r>
        <w:t xml:space="preserve">There was discussion around role mapping to identify the application access to WD data, but this is still in progress and will not be all inclusive.   Clarification on how users access will be impacted when they change jobs within the org (not just add/removal of the account) - current day the access is removed if they change jobs, and has to be restored with manager approval of app role(s). </w:t>
      </w:r>
    </w:p>
  </w:comment>
  <w:comment w:initials="HBB" w:author="HEATHER B BURTON" w:date="2024-07-17T13:17:00Z" w:id="237">
    <w:p w:rsidR="008A5295" w:rsidP="008A5295" w:rsidRDefault="008A5295" w14:paraId="0FD7D983" w14:textId="151FE661">
      <w:pPr>
        <w:pStyle w:val="CommentText"/>
      </w:pPr>
      <w:r>
        <w:rPr>
          <w:rStyle w:val="CommentReference"/>
        </w:rPr>
        <w:annotationRef/>
      </w:r>
      <w:r>
        <w:fldChar w:fldCharType="begin"/>
      </w:r>
      <w:r>
        <w:instrText>HYPERLINK "mailto:tlhutton@sentara.com"</w:instrText>
      </w:r>
      <w:bookmarkStart w:name="_@_00F720CA09674DBB84685CDBAA274F4AZ" w:id="238"/>
      <w:r>
        <w:fldChar w:fldCharType="separate"/>
      </w:r>
      <w:bookmarkEnd w:id="238"/>
      <w:r w:rsidRPr="008A5295">
        <w:rPr>
          <w:rStyle w:val="Mention"/>
          <w:noProof/>
        </w:rPr>
        <w:t>@TERRY L HUTTON</w:t>
      </w:r>
      <w:r>
        <w:fldChar w:fldCharType="end"/>
      </w:r>
      <w:r>
        <w:t xml:space="preserve"> - is there an update reference the role mining </w:t>
      </w:r>
    </w:p>
  </w:comment>
  <w:comment w:initials="TH" w:author="TERRY L HUTTON" w:date="2024-06-06T10:13:00Z" w:id="243">
    <w:p w:rsidR="006D7531" w:rsidP="006D7531" w:rsidRDefault="006D7531" w14:paraId="3B8A5488" w14:textId="640E66A7">
      <w:pPr>
        <w:pStyle w:val="CommentText"/>
      </w:pPr>
      <w:r>
        <w:rPr>
          <w:rStyle w:val="CommentReference"/>
        </w:rPr>
        <w:annotationRef/>
      </w:r>
      <w:r>
        <w:t>Suggestion: At a minimum, provision as Create jobs run from WD. If Broker/BA access is required, we will need to address schedule.</w:t>
      </w:r>
    </w:p>
  </w:comment>
  <w:comment w:initials="HBB" w:author="HEATHER B BURTON" w:date="2024-07-17T13:18:00Z" w:id="244">
    <w:p w:rsidR="00702AC0" w:rsidP="00702AC0" w:rsidRDefault="00702AC0" w14:paraId="48B5C376" w14:textId="77777777">
      <w:pPr>
        <w:pStyle w:val="CommentText"/>
      </w:pPr>
      <w:r>
        <w:rPr>
          <w:rStyle w:val="CommentReference"/>
        </w:rPr>
        <w:annotationRef/>
      </w:r>
      <w:r>
        <w:t xml:space="preserve">Only applies to WD users </w:t>
      </w:r>
    </w:p>
  </w:comment>
  <w:comment w:initials="TH" w:author="TAMMY HOLBROOK-BOWDEN" w:date="2024-07-16T11:48:00Z" w:id="247">
    <w:p w:rsidR="5A47F45E" w:rsidRDefault="5A47F45E" w14:paraId="70AE9D2A" w14:textId="42202620">
      <w:pPr>
        <w:pStyle w:val="CommentText"/>
      </w:pPr>
      <w:r>
        <w:t>middle name or initial.  This should be available from Workday to Saviynt to Epic</w:t>
      </w:r>
      <w:r>
        <w:rPr>
          <w:rStyle w:val="CommentReference"/>
        </w:rPr>
        <w:annotationRef/>
      </w:r>
    </w:p>
  </w:comment>
  <w:comment w:initials="HBB" w:author="HEATHER B BURTON" w:date="2024-07-17T13:19:00Z" w:id="248">
    <w:p w:rsidR="007A7D5F" w:rsidP="007A7D5F" w:rsidRDefault="007A7D5F" w14:paraId="25BBE79E" w14:textId="77777777">
      <w:pPr>
        <w:pStyle w:val="CommentText"/>
      </w:pPr>
      <w:r>
        <w:rPr>
          <w:rStyle w:val="CommentReference"/>
        </w:rPr>
        <w:annotationRef/>
      </w:r>
      <w:r>
        <w:t>If a user already has access as a credentialed provider - will this process potentially update/override any of their existing access if they have an additional assignment?</w:t>
      </w:r>
    </w:p>
    <w:p w:rsidR="007A7D5F" w:rsidP="007A7D5F" w:rsidRDefault="007A7D5F" w14:paraId="0E517E23" w14:textId="77777777">
      <w:pPr>
        <w:pStyle w:val="CommentText"/>
      </w:pPr>
      <w:r>
        <w:t>We do NOT want it to update those users</w:t>
      </w:r>
    </w:p>
  </w:comment>
  <w:comment w:initials="HBB" w:author="HEATHER B BURTON" w:date="2024-07-17T13:20:00Z" w:id="249">
    <w:p w:rsidR="0059049B" w:rsidP="0059049B" w:rsidRDefault="0059049B" w14:paraId="52F7CD1D" w14:textId="77777777">
      <w:pPr>
        <w:pStyle w:val="CommentText"/>
      </w:pPr>
      <w:r>
        <w:rPr>
          <w:rStyle w:val="CommentReference"/>
        </w:rPr>
        <w:annotationRef/>
      </w:r>
      <w:r>
        <w:t>+ How does this apply to users that have multiple assignments i.e.  WD + TPAG where both will have different Epic settings</w:t>
      </w:r>
    </w:p>
  </w:comment>
  <w:comment w:initials="TH" w:author="TAMMY HOLBROOK-BOWDEN" w:date="2024-07-16T11:55:00Z" w:id="250">
    <w:p w:rsidR="5A47F45E" w:rsidRDefault="5A47F45E" w14:paraId="4A9914EF" w14:textId="2CDEC88B">
      <w:pPr>
        <w:pStyle w:val="CommentText"/>
      </w:pPr>
      <w:r>
        <w:t>Community clinical staff  (Epic Care Lync) require  practice additions.  The tracking in Saviynt and the addition in Epic have not been answered.</w:t>
      </w:r>
      <w:r>
        <w:rPr>
          <w:rStyle w:val="CommentReference"/>
        </w:rPr>
        <w:annotationRef/>
      </w:r>
    </w:p>
  </w:comment>
  <w:comment w:initials="TH" w:author="TAMMY HOLBROOK-BOWDEN" w:date="2024-07-16T11:57:00Z" w:id="251">
    <w:p w:rsidR="5A47F45E" w:rsidRDefault="5A47F45E" w14:paraId="49B492AF" w14:textId="2FC31E39">
      <w:pPr>
        <w:pStyle w:val="CommentText"/>
      </w:pPr>
      <w:r>
        <w:t>Research Monitor  (Epic Care Lync) require additions of studies.  The tracking in Saviynt and the addition in Epic have not been answered.</w:t>
      </w:r>
      <w:r>
        <w:rPr>
          <w:rStyle w:val="CommentReference"/>
        </w:rPr>
        <w:annotationRef/>
      </w:r>
    </w:p>
  </w:comment>
  <w:comment w:initials="TLH" w:author="TERRY L HUTTON" w:date="2024-06-06T20:36:00Z" w:id="255">
    <w:p w:rsidR="00F66651" w:rsidP="00F66651" w:rsidRDefault="00F66651" w14:paraId="551DFD2F" w14:textId="05B2BADD">
      <w:pPr>
        <w:pStyle w:val="CommentText"/>
      </w:pPr>
      <w:r>
        <w:rPr>
          <w:rStyle w:val="CommentReference"/>
        </w:rPr>
        <w:annotationRef/>
      </w:r>
      <w:r>
        <w:fldChar w:fldCharType="begin"/>
      </w:r>
      <w:r>
        <w:instrText>HYPERLINK "mailto:SXTHOMA8@sentara.com"</w:instrText>
      </w:r>
      <w:bookmarkStart w:name="_@_D80AC89DE6C741D1B2BFD349B1BCD812Z" w:id="257"/>
      <w:r>
        <w:fldChar w:fldCharType="separate"/>
      </w:r>
      <w:bookmarkEnd w:id="257"/>
      <w:r w:rsidRPr="00F66651">
        <w:rPr>
          <w:rStyle w:val="Mention"/>
          <w:noProof/>
        </w:rPr>
        <w:t>@SHINE THOMAS</w:t>
      </w:r>
      <w:r>
        <w:fldChar w:fldCharType="end"/>
      </w:r>
      <w:r>
        <w:t xml:space="preserve">  - is this because we have exhausted our custom property fields? Will we be able to recover custom property fields with the SZ conversion?</w:t>
      </w:r>
    </w:p>
  </w:comment>
  <w:comment w:initials="TV" w:author="THRINAATH VAJRAGOWNI" w:date="2024-06-10T09:37:00Z" w:id="256">
    <w:p w:rsidR="1B7DC4E2" w:rsidRDefault="1B7DC4E2" w14:paraId="2357D6E4" w14:textId="499686B3">
      <w:pPr>
        <w:pStyle w:val="CommentText"/>
      </w:pPr>
      <w:r>
        <w:t>whatever the attributes are supported by SOAP API</w:t>
      </w:r>
      <w:r>
        <w:rPr>
          <w:rStyle w:val="CommentReference"/>
        </w:rPr>
        <w:annotationRef/>
      </w:r>
    </w:p>
  </w:comment>
  <w:comment w:initials="HBB" w:author="HEATHER B BURTON" w:date="2024-07-17T13:22:00Z" w:id="261">
    <w:p w:rsidR="00B9405B" w:rsidP="00B9405B" w:rsidRDefault="00B9405B" w14:paraId="59F18DDA" w14:textId="77777777">
      <w:pPr>
        <w:pStyle w:val="CommentText"/>
      </w:pPr>
      <w:r>
        <w:rPr>
          <w:rStyle w:val="CommentReference"/>
        </w:rPr>
        <w:annotationRef/>
      </w:r>
      <w:r>
        <w:t>Rules on updating fields when a user exists or has multiple assignments?</w:t>
      </w:r>
    </w:p>
  </w:comment>
  <w:comment w:initials="TH" w:author="TAMMY HOLBROOK-BOWDEN" w:date="2024-07-16T12:07:00Z" w:id="263">
    <w:p w:rsidR="5A47F45E" w:rsidRDefault="5A47F45E" w14:paraId="40EB5205" w14:textId="202EB7BB">
      <w:pPr>
        <w:pStyle w:val="CommentText"/>
      </w:pPr>
      <w:r>
        <w:t>There is no mention of Epic SER integration??</w:t>
      </w:r>
      <w:r>
        <w:rPr>
          <w:rStyle w:val="CommentReference"/>
        </w:rPr>
        <w:annotationRef/>
      </w:r>
    </w:p>
  </w:comment>
  <w:comment w:initials="TLH" w:author="TERRY L HUTTON" w:date="2024-06-06T20:44:00Z" w:id="265">
    <w:p w:rsidR="0069675B" w:rsidP="0069675B" w:rsidRDefault="0069675B" w14:paraId="27BE81D9" w14:textId="21FA3117">
      <w:pPr>
        <w:pStyle w:val="CommentText"/>
      </w:pPr>
      <w:r>
        <w:rPr>
          <w:rStyle w:val="CommentReference"/>
        </w:rPr>
        <w:annotationRef/>
      </w:r>
      <w:r>
        <w:fldChar w:fldCharType="begin"/>
      </w:r>
      <w:r>
        <w:instrText>HYPERLINK "mailto:NXREDDIN@sentara.com"</w:instrText>
      </w:r>
      <w:bookmarkStart w:name="_@_987ADA23125C4727A496092449D7CD87Z" w:id="266"/>
      <w:r>
        <w:fldChar w:fldCharType="separate"/>
      </w:r>
      <w:bookmarkEnd w:id="266"/>
      <w:r w:rsidRPr="0069675B">
        <w:rPr>
          <w:rStyle w:val="Mention"/>
          <w:noProof/>
        </w:rPr>
        <w:t>@NANCY REDDING</w:t>
      </w:r>
      <w:r>
        <w:fldChar w:fldCharType="end"/>
      </w:r>
      <w:r>
        <w:t xml:space="preserve">  - FYI</w:t>
      </w:r>
    </w:p>
  </w:comment>
  <w:comment w:initials="TLH" w:author="TERRY L HUTTON" w:date="2024-06-06T20:44:00Z" w:id="268">
    <w:p w:rsidR="002F6121" w:rsidP="002F6121" w:rsidRDefault="002F6121" w14:paraId="0629A0A2" w14:textId="77777777">
      <w:pPr>
        <w:pStyle w:val="CommentText"/>
      </w:pPr>
      <w:r>
        <w:rPr>
          <w:rStyle w:val="CommentReference"/>
        </w:rPr>
        <w:annotationRef/>
      </w:r>
      <w:r>
        <w:t>Can we keep the templates currently in place?</w:t>
      </w:r>
    </w:p>
  </w:comment>
  <w:comment w:initials="TV" w:author="THRINAATH VAJRAGOWNI" w:date="2024-06-10T09:38:00Z" w:id="269">
    <w:p w:rsidR="1B7DC4E2" w:rsidRDefault="1B7DC4E2" w14:paraId="1063EE9F" w14:textId="4F1E37F3">
      <w:pPr>
        <w:pStyle w:val="CommentText"/>
      </w:pPr>
      <w:r>
        <w:t>yes</w:t>
      </w:r>
      <w:r>
        <w:rPr>
          <w:rStyle w:val="CommentReference"/>
        </w:rPr>
        <w:annotationRef/>
      </w:r>
    </w:p>
  </w:comment>
  <w:comment w:initials="HBB" w:author="HEATHER B BURTON" w:date="2024-07-17T13:23:00Z" w:id="274">
    <w:p w:rsidR="001440CE" w:rsidP="001440CE" w:rsidRDefault="001440CE" w14:paraId="217A2D87" w14:textId="77777777">
      <w:pPr>
        <w:pStyle w:val="CommentText"/>
      </w:pPr>
      <w:r>
        <w:rPr>
          <w:rStyle w:val="CommentReference"/>
        </w:rPr>
        <w:annotationRef/>
      </w:r>
      <w:r>
        <w:t>No example of the email sent to the user who’s access is about to expire - how to extend/renew</w:t>
      </w:r>
    </w:p>
  </w:comment>
  <w:comment w:initials="HBB" w:author="HEATHER B BURTON" w:date="2024-07-17T13:24:00Z" w:id="276">
    <w:p w:rsidR="00F871E0" w:rsidP="00F871E0" w:rsidRDefault="00F871E0" w14:paraId="315C504A" w14:textId="77777777">
      <w:pPr>
        <w:pStyle w:val="CommentText"/>
      </w:pPr>
      <w:r>
        <w:rPr>
          <w:rStyle w:val="CommentReference"/>
        </w:rPr>
        <w:annotationRef/>
      </w:r>
      <w:r>
        <w:t>Does a termination/expiration of access email go to the user?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0A8FFCA" w15:done="0"/>
  <w15:commentEx w15:paraId="395ACEDE" w15:done="0"/>
  <w15:commentEx w15:paraId="13BB0FBF" w15:done="0"/>
  <w15:commentEx w15:paraId="4096B79F" w15:done="0"/>
  <w15:commentEx w15:paraId="1E9891A6" w15:paraIdParent="4096B79F" w15:done="0"/>
  <w15:commentEx w15:paraId="18964194" w15:done="0"/>
  <w15:commentEx w15:paraId="6F2873E5" w15:paraIdParent="18964194" w15:done="0"/>
  <w15:commentEx w15:paraId="025A0E4C" w15:done="1"/>
  <w15:commentEx w15:paraId="5BE44D10" w15:done="0"/>
  <w15:commentEx w15:paraId="5531FEBE" w15:paraIdParent="5BE44D10" w15:done="0"/>
  <w15:commentEx w15:paraId="2F638E4D" w15:paraIdParent="5BE44D10" w15:done="0"/>
  <w15:commentEx w15:paraId="32CC9CE1" w15:done="0"/>
  <w15:commentEx w15:paraId="2892DB59" w15:paraIdParent="32CC9CE1" w15:done="0"/>
  <w15:commentEx w15:paraId="30D78541" w15:done="0"/>
  <w15:commentEx w15:paraId="5396D384" w15:paraIdParent="30D78541" w15:done="0"/>
  <w15:commentEx w15:paraId="4AE7E92B" w15:paraIdParent="30D78541" w15:done="0"/>
  <w15:commentEx w15:paraId="75AAF5F2" w15:done="1"/>
  <w15:commentEx w15:paraId="3CF11839" w15:paraIdParent="75AAF5F2" w15:done="1"/>
  <w15:commentEx w15:paraId="4AA453EE" w15:done="1"/>
  <w15:commentEx w15:paraId="13CC382A" w15:paraIdParent="4AA453EE" w15:done="1"/>
  <w15:commentEx w15:paraId="682DB64B" w15:done="0"/>
  <w15:commentEx w15:paraId="53E6F64C" w15:paraIdParent="682DB64B" w15:done="0"/>
  <w15:commentEx w15:paraId="687B5EE1" w15:done="0"/>
  <w15:commentEx w15:paraId="7A62D8FF" w15:paraIdParent="687B5EE1" w15:done="0"/>
  <w15:commentEx w15:paraId="58B39D25" w15:done="1"/>
  <w15:commentEx w15:paraId="6C7A3350" w15:paraIdParent="58B39D25" w15:done="1"/>
  <w15:commentEx w15:paraId="4F2FE933" w15:done="0"/>
  <w15:commentEx w15:paraId="0DC961AC" w15:paraIdParent="4F2FE933" w15:done="0"/>
  <w15:commentEx w15:paraId="48DEBA68" w15:done="0"/>
  <w15:commentEx w15:paraId="009CF9B3" w15:paraIdParent="48DEBA68" w15:done="0"/>
  <w15:commentEx w15:paraId="278F2F95" w15:done="0"/>
  <w15:commentEx w15:paraId="33AF7418" w15:done="1"/>
  <w15:commentEx w15:paraId="65AA75F5" w15:paraIdParent="33AF7418" w15:done="1"/>
  <w15:commentEx w15:paraId="0CC81288" w15:paraIdParent="33AF7418" w15:done="1"/>
  <w15:commentEx w15:paraId="7A791BED" w15:done="0"/>
  <w15:commentEx w15:paraId="3A4D378C" w15:paraIdParent="7A791BED" w15:done="0"/>
  <w15:commentEx w15:paraId="0FD7D983" w15:paraIdParent="7A791BED" w15:done="0"/>
  <w15:commentEx w15:paraId="3B8A5488" w15:done="0"/>
  <w15:commentEx w15:paraId="48B5C376" w15:paraIdParent="3B8A5488" w15:done="0"/>
  <w15:commentEx w15:paraId="70AE9D2A" w15:done="0"/>
  <w15:commentEx w15:paraId="0E517E23" w15:done="0"/>
  <w15:commentEx w15:paraId="52F7CD1D" w15:paraIdParent="0E517E23" w15:done="0"/>
  <w15:commentEx w15:paraId="4A9914EF" w15:done="0"/>
  <w15:commentEx w15:paraId="49B492AF" w15:done="0"/>
  <w15:commentEx w15:paraId="551DFD2F" w15:done="0"/>
  <w15:commentEx w15:paraId="2357D6E4" w15:paraIdParent="551DFD2F" w15:done="0"/>
  <w15:commentEx w15:paraId="59F18DDA" w15:done="0"/>
  <w15:commentEx w15:paraId="40EB5205" w15:done="0"/>
  <w15:commentEx w15:paraId="27BE81D9" w15:done="0"/>
  <w15:commentEx w15:paraId="0629A0A2" w15:done="0"/>
  <w15:commentEx w15:paraId="1063EE9F" w15:paraIdParent="0629A0A2" w15:done="0"/>
  <w15:commentEx w15:paraId="217A2D87" w15:done="0"/>
  <w15:commentEx w15:paraId="315C504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7E9DF4D" w16cex:dateUtc="2024-07-17T17:03:00Z"/>
  <w16cex:commentExtensible w16cex:durableId="5D9DE2C9" w16cex:dateUtc="2024-07-17T17:07:00Z"/>
  <w16cex:commentExtensible w16cex:durableId="5F2F2D1F" w16cex:dateUtc="2024-07-17T17:07:00Z"/>
  <w16cex:commentExtensible w16cex:durableId="2B5CD314" w16cex:dateUtc="2024-06-06T02:05:00Z"/>
  <w16cex:commentExtensible w16cex:durableId="0006BE3E" w16cex:dateUtc="2024-06-07T13:11:00Z"/>
  <w16cex:commentExtensible w16cex:durableId="649FCDD0" w16cex:dateUtc="2024-06-06T02:07:00Z"/>
  <w16cex:commentExtensible w16cex:durableId="695302F9" w16cex:dateUtc="2024-06-07T13:06:00Z"/>
  <w16cex:commentExtensible w16cex:durableId="5DB03188" w16cex:dateUtc="2024-06-06T02:15:00Z"/>
  <w16cex:commentExtensible w16cex:durableId="7AEE29DB" w16cex:dateUtc="2024-06-06T02:19:00Z"/>
  <w16cex:commentExtensible w16cex:durableId="3AF487C9" w16cex:dateUtc="2024-06-06T19:04:00Z"/>
  <w16cex:commentExtensible w16cex:durableId="681E30D9" w16cex:dateUtc="2024-06-07T13:09:00Z"/>
  <w16cex:commentExtensible w16cex:durableId="61386F87" w16cex:dateUtc="2024-06-06T02:27:00Z"/>
  <w16cex:commentExtensible w16cex:durableId="2888E3F3" w16cex:dateUtc="2024-06-07T13:12:00Z"/>
  <w16cex:commentExtensible w16cex:durableId="2975DAAC" w16cex:dateUtc="2024-06-06T02:32:00Z"/>
  <w16cex:commentExtensible w16cex:durableId="44F387A8" w16cex:dateUtc="2024-06-06T12:31:00Z"/>
  <w16cex:commentExtensible w16cex:durableId="3B1AA01E" w16cex:dateUtc="2024-06-07T13:14:00Z"/>
  <w16cex:commentExtensible w16cex:durableId="579405CC" w16cex:dateUtc="2024-06-06T02:43:00Z"/>
  <w16cex:commentExtensible w16cex:durableId="23AC47C8" w16cex:dateUtc="2024-06-07T13:25:00Z"/>
  <w16cex:commentExtensible w16cex:durableId="4FECAC28" w16cex:dateUtc="2024-06-06T03:03:00Z"/>
  <w16cex:commentExtensible w16cex:durableId="05FDDFAD" w16cex:dateUtc="2024-06-06T19:22:00Z"/>
  <w16cex:commentExtensible w16cex:durableId="0A03A2D2" w16cex:dateUtc="2024-06-06T03:05:00Z"/>
  <w16cex:commentExtensible w16cex:durableId="23004765" w16cex:dateUtc="2024-06-07T13:35:00Z"/>
  <w16cex:commentExtensible w16cex:durableId="38DA7C9D" w16cex:dateUtc="2024-06-06T03:08:00Z"/>
  <w16cex:commentExtensible w16cex:durableId="1B8E2066" w16cex:dateUtc="2024-06-07T13:39:00Z"/>
  <w16cex:commentExtensible w16cex:durableId="2F38C783" w16cex:dateUtc="2024-06-06T03:11:00Z"/>
  <w16cex:commentExtensible w16cex:durableId="56C040E4" w16cex:dateUtc="2024-06-07T13:43:00Z"/>
  <w16cex:commentExtensible w16cex:durableId="66134229" w16cex:dateUtc="2024-06-06T13:49:00Z"/>
  <w16cex:commentExtensible w16cex:durableId="559D2BF6" w16cex:dateUtc="2024-06-07T13:48:00Z"/>
  <w16cex:commentExtensible w16cex:durableId="72C8252C" w16cex:dateUtc="2024-06-06T13:54:00Z"/>
  <w16cex:commentExtensible w16cex:durableId="41599EF1" w16cex:dateUtc="2024-06-07T13:50:00Z"/>
  <w16cex:commentExtensible w16cex:durableId="53429031" w16cex:dateUtc="2024-06-06T13:56:00Z"/>
  <w16cex:commentExtensible w16cex:durableId="3A62447B" w16cex:dateUtc="2024-06-06T14:07:00Z"/>
  <w16cex:commentExtensible w16cex:durableId="736B75E2" w16cex:dateUtc="2024-06-07T14:01:00Z"/>
  <w16cex:commentExtensible w16cex:durableId="30ACB8EF" w16cex:dateUtc="2024-06-07T14:04:00Z"/>
  <w16cex:commentExtensible w16cex:durableId="5AEBCEEE" w16cex:dateUtc="2024-06-06T14:10:00Z"/>
  <w16cex:commentExtensible w16cex:durableId="0DE25E0D" w16cex:dateUtc="2024-06-07T14:09:00Z"/>
  <w16cex:commentExtensible w16cex:durableId="21214B3A" w16cex:dateUtc="2024-07-17T17:17:00Z"/>
  <w16cex:commentExtensible w16cex:durableId="201DC2F0" w16cex:dateUtc="2024-06-06T14:13:00Z"/>
  <w16cex:commentExtensible w16cex:durableId="1BD26A65" w16cex:dateUtc="2024-07-17T17:18:00Z"/>
  <w16cex:commentExtensible w16cex:durableId="2BEC75C2" w16cex:dateUtc="2024-07-16T15:48:00Z"/>
  <w16cex:commentExtensible w16cex:durableId="331D0A23" w16cex:dateUtc="2024-07-17T17:19:00Z"/>
  <w16cex:commentExtensible w16cex:durableId="358F5B2F" w16cex:dateUtc="2024-07-17T17:20:00Z"/>
  <w16cex:commentExtensible w16cex:durableId="6FC51C26" w16cex:dateUtc="2024-07-16T15:55:00Z"/>
  <w16cex:commentExtensible w16cex:durableId="7AEE53B1" w16cex:dateUtc="2024-07-16T15:57:00Z"/>
  <w16cex:commentExtensible w16cex:durableId="1E22E5BA" w16cex:dateUtc="2024-06-07T00:36:00Z"/>
  <w16cex:commentExtensible w16cex:durableId="33BFEFBC" w16cex:dateUtc="2024-06-10T13:37:00Z"/>
  <w16cex:commentExtensible w16cex:durableId="75C4CEA2" w16cex:dateUtc="2024-07-17T17:22:00Z"/>
  <w16cex:commentExtensible w16cex:durableId="4A12F01E" w16cex:dateUtc="2024-07-16T16:07:00Z"/>
  <w16cex:commentExtensible w16cex:durableId="1629C812" w16cex:dateUtc="2024-06-07T00:44:00Z"/>
  <w16cex:commentExtensible w16cex:durableId="2F43EAB9" w16cex:dateUtc="2024-06-07T00:44:00Z"/>
  <w16cex:commentExtensible w16cex:durableId="7E34C1BD" w16cex:dateUtc="2024-06-10T13:38:00Z"/>
  <w16cex:commentExtensible w16cex:durableId="13905530" w16cex:dateUtc="2024-07-17T17:23:00Z"/>
  <w16cex:commentExtensible w16cex:durableId="2BA95AFB" w16cex:dateUtc="2024-07-17T17: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0A8FFCA" w16cid:durableId="27E9DF4D"/>
  <w16cid:commentId w16cid:paraId="395ACEDE" w16cid:durableId="5D9DE2C9"/>
  <w16cid:commentId w16cid:paraId="13BB0FBF" w16cid:durableId="5F2F2D1F"/>
  <w16cid:commentId w16cid:paraId="4096B79F" w16cid:durableId="2B5CD314"/>
  <w16cid:commentId w16cid:paraId="1E9891A6" w16cid:durableId="0006BE3E"/>
  <w16cid:commentId w16cid:paraId="18964194" w16cid:durableId="649FCDD0"/>
  <w16cid:commentId w16cid:paraId="6F2873E5" w16cid:durableId="695302F9"/>
  <w16cid:commentId w16cid:paraId="025A0E4C" w16cid:durableId="5DB03188"/>
  <w16cid:commentId w16cid:paraId="5BE44D10" w16cid:durableId="7AEE29DB"/>
  <w16cid:commentId w16cid:paraId="5531FEBE" w16cid:durableId="3AF487C9"/>
  <w16cid:commentId w16cid:paraId="2F638E4D" w16cid:durableId="681E30D9"/>
  <w16cid:commentId w16cid:paraId="32CC9CE1" w16cid:durableId="61386F87"/>
  <w16cid:commentId w16cid:paraId="2892DB59" w16cid:durableId="2888E3F3"/>
  <w16cid:commentId w16cid:paraId="30D78541" w16cid:durableId="2975DAAC"/>
  <w16cid:commentId w16cid:paraId="5396D384" w16cid:durableId="44F387A8"/>
  <w16cid:commentId w16cid:paraId="4AE7E92B" w16cid:durableId="3B1AA01E"/>
  <w16cid:commentId w16cid:paraId="75AAF5F2" w16cid:durableId="579405CC"/>
  <w16cid:commentId w16cid:paraId="3CF11839" w16cid:durableId="23AC47C8"/>
  <w16cid:commentId w16cid:paraId="4AA453EE" w16cid:durableId="4FECAC28"/>
  <w16cid:commentId w16cid:paraId="13CC382A" w16cid:durableId="05FDDFAD"/>
  <w16cid:commentId w16cid:paraId="682DB64B" w16cid:durableId="0A03A2D2"/>
  <w16cid:commentId w16cid:paraId="53E6F64C" w16cid:durableId="23004765"/>
  <w16cid:commentId w16cid:paraId="687B5EE1" w16cid:durableId="38DA7C9D"/>
  <w16cid:commentId w16cid:paraId="7A62D8FF" w16cid:durableId="1B8E2066"/>
  <w16cid:commentId w16cid:paraId="58B39D25" w16cid:durableId="2F38C783"/>
  <w16cid:commentId w16cid:paraId="6C7A3350" w16cid:durableId="56C040E4"/>
  <w16cid:commentId w16cid:paraId="4F2FE933" w16cid:durableId="66134229"/>
  <w16cid:commentId w16cid:paraId="0DC961AC" w16cid:durableId="559D2BF6"/>
  <w16cid:commentId w16cid:paraId="48DEBA68" w16cid:durableId="72C8252C"/>
  <w16cid:commentId w16cid:paraId="009CF9B3" w16cid:durableId="41599EF1"/>
  <w16cid:commentId w16cid:paraId="278F2F95" w16cid:durableId="53429031"/>
  <w16cid:commentId w16cid:paraId="33AF7418" w16cid:durableId="3A62447B"/>
  <w16cid:commentId w16cid:paraId="65AA75F5" w16cid:durableId="736B75E2"/>
  <w16cid:commentId w16cid:paraId="0CC81288" w16cid:durableId="30ACB8EF"/>
  <w16cid:commentId w16cid:paraId="7A791BED" w16cid:durableId="5AEBCEEE"/>
  <w16cid:commentId w16cid:paraId="3A4D378C" w16cid:durableId="0DE25E0D"/>
  <w16cid:commentId w16cid:paraId="0FD7D983" w16cid:durableId="21214B3A"/>
  <w16cid:commentId w16cid:paraId="3B8A5488" w16cid:durableId="201DC2F0"/>
  <w16cid:commentId w16cid:paraId="48B5C376" w16cid:durableId="1BD26A65"/>
  <w16cid:commentId w16cid:paraId="70AE9D2A" w16cid:durableId="2BEC75C2"/>
  <w16cid:commentId w16cid:paraId="0E517E23" w16cid:durableId="331D0A23"/>
  <w16cid:commentId w16cid:paraId="52F7CD1D" w16cid:durableId="358F5B2F"/>
  <w16cid:commentId w16cid:paraId="4A9914EF" w16cid:durableId="6FC51C26"/>
  <w16cid:commentId w16cid:paraId="49B492AF" w16cid:durableId="7AEE53B1"/>
  <w16cid:commentId w16cid:paraId="551DFD2F" w16cid:durableId="1E22E5BA"/>
  <w16cid:commentId w16cid:paraId="2357D6E4" w16cid:durableId="33BFEFBC"/>
  <w16cid:commentId w16cid:paraId="59F18DDA" w16cid:durableId="75C4CEA2"/>
  <w16cid:commentId w16cid:paraId="40EB5205" w16cid:durableId="4A12F01E"/>
  <w16cid:commentId w16cid:paraId="27BE81D9" w16cid:durableId="1629C812"/>
  <w16cid:commentId w16cid:paraId="0629A0A2" w16cid:durableId="2F43EAB9"/>
  <w16cid:commentId w16cid:paraId="1063EE9F" w16cid:durableId="7E34C1BD"/>
  <w16cid:commentId w16cid:paraId="217A2D87" w16cid:durableId="13905530"/>
  <w16cid:commentId w16cid:paraId="315C504A" w16cid:durableId="2BA95A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4676F" w:rsidRDefault="00D4676F" w14:paraId="23AD1938" w14:textId="77777777">
      <w:pPr>
        <w:spacing w:before="0" w:after="0" w:line="240" w:lineRule="auto"/>
      </w:pPr>
      <w:r>
        <w:separator/>
      </w:r>
    </w:p>
  </w:endnote>
  <w:endnote w:type="continuationSeparator" w:id="0">
    <w:p w:rsidR="00D4676F" w:rsidRDefault="00D4676F" w14:paraId="09DC579C" w14:textId="77777777">
      <w:pPr>
        <w:spacing w:before="0" w:after="0" w:line="240" w:lineRule="auto"/>
      </w:pPr>
      <w:r>
        <w:continuationSeparator/>
      </w:r>
    </w:p>
  </w:endnote>
  <w:endnote w:type="continuationNotice" w:id="1">
    <w:p w:rsidR="00D4676F" w:rsidRDefault="00D4676F" w14:paraId="25BFF236" w14:textId="7777777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venir">
    <w:altName w:val="Cambria"/>
    <w:panose1 w:val="00000000000000000000"/>
    <w:charset w:val="00"/>
    <w:family w:val="roman"/>
    <w:notTrueType/>
    <w:pitch w:val="default"/>
  </w:font>
  <w:font w:name="Roboto">
    <w:altName w:val="Arial"/>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p w:rsidR="00A7143A" w:rsidRDefault="00C50A30" w14:paraId="0000057B" w14:textId="66D02E12">
    <w:pPr>
      <w:ind w:hanging="1134"/>
    </w:pPr>
    <w:r>
      <w:rPr>
        <w:noProof/>
      </w:rPr>
      <w:drawing>
        <wp:inline distT="114300" distB="114300" distL="114300" distR="114300" wp14:anchorId="710B7D18" wp14:editId="60CAE692">
          <wp:extent cx="1387295" cy="337658"/>
          <wp:effectExtent l="0" t="0" r="0" b="0"/>
          <wp:docPr id="279" name="Picture 279"/>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
                  <a:srcRect/>
                  <a:stretch>
                    <a:fillRect/>
                  </a:stretch>
                </pic:blipFill>
                <pic:spPr>
                  <a:xfrm>
                    <a:off x="0" y="0"/>
                    <a:ext cx="1387295" cy="337658"/>
                  </a:xfrm>
                  <a:prstGeom prst="rect">
                    <a:avLst/>
                  </a:prstGeom>
                  <a:ln/>
                </pic:spPr>
              </pic:pic>
            </a:graphicData>
          </a:graphic>
        </wp:inline>
      </w:drawing>
    </w:r>
    <w:r w:rsidR="008C136C">
      <w:tab/>
    </w:r>
    <w:r w:rsidR="008C136C">
      <w:tab/>
    </w:r>
    <w:r w:rsidR="008C136C">
      <w:t>Sentara</w:t>
    </w:r>
    <w:r w:rsidR="009769AC">
      <w:t xml:space="preserve"> </w:t>
    </w:r>
    <w:r w:rsidR="008C136C">
      <w:t>Integration</w:t>
    </w:r>
    <w:r w:rsidR="009769AC">
      <w:t xml:space="preserve"> (Phase 1 &amp; 2)</w:t>
    </w:r>
    <w:r w:rsidR="008C136C">
      <w:t xml:space="preserve"> with Saviynt High Level Design| Page </w:t>
    </w:r>
    <w:r w:rsidR="008C136C">
      <w:fldChar w:fldCharType="begin"/>
    </w:r>
    <w:r w:rsidR="008C136C">
      <w:instrText>PAGE</w:instrText>
    </w:r>
    <w:r w:rsidR="008C136C">
      <w:fldChar w:fldCharType="separate"/>
    </w:r>
    <w:r w:rsidR="004135F7">
      <w:rPr>
        <w:noProof/>
      </w:rPr>
      <w:t>2</w:t>
    </w:r>
    <w:r w:rsidR="008C136C">
      <w:fldChar w:fldCharType="end"/>
    </w:r>
  </w:p>
  <w:p w:rsidR="00A7143A" w:rsidRDefault="00A7143A" w14:paraId="0000057C" w14:textId="77777777">
    <w:pPr>
      <w:widowControl w:val="0"/>
      <w:pBdr>
        <w:top w:val="nil"/>
        <w:left w:val="nil"/>
        <w:bottom w:val="nil"/>
        <w:right w:val="nil"/>
        <w:between w:val="nil"/>
      </w:pBdr>
      <w:spacing w:before="0"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4676F" w:rsidRDefault="00D4676F" w14:paraId="5C7D158A" w14:textId="77777777">
      <w:pPr>
        <w:spacing w:before="0" w:after="0" w:line="240" w:lineRule="auto"/>
      </w:pPr>
      <w:r>
        <w:separator/>
      </w:r>
    </w:p>
  </w:footnote>
  <w:footnote w:type="continuationSeparator" w:id="0">
    <w:p w:rsidR="00D4676F" w:rsidRDefault="00D4676F" w14:paraId="14347235" w14:textId="77777777">
      <w:pPr>
        <w:spacing w:before="0" w:after="0" w:line="240" w:lineRule="auto"/>
      </w:pPr>
      <w:r>
        <w:continuationSeparator/>
      </w:r>
    </w:p>
  </w:footnote>
  <w:footnote w:type="continuationNotice" w:id="1">
    <w:p w:rsidR="00D4676F" w:rsidRDefault="00D4676F" w14:paraId="260185FA" w14:textId="77777777">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35311"/>
    <w:multiLevelType w:val="multilevel"/>
    <w:tmpl w:val="D8B2DA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1D90583"/>
    <w:multiLevelType w:val="multilevel"/>
    <w:tmpl w:val="43600BC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 w15:restartNumberingAfterBreak="0">
    <w:nsid w:val="02FC37E3"/>
    <w:multiLevelType w:val="multilevel"/>
    <w:tmpl w:val="7E46D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380C9A"/>
    <w:multiLevelType w:val="multilevel"/>
    <w:tmpl w:val="3CB8B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E33852"/>
    <w:multiLevelType w:val="multilevel"/>
    <w:tmpl w:val="60F4F7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9732A25"/>
    <w:multiLevelType w:val="multilevel"/>
    <w:tmpl w:val="1444FD60"/>
    <w:lvl w:ilvl="0">
      <w:start w:val="3"/>
      <w:numFmt w:val="decimal"/>
      <w:lvlText w:val="%1"/>
      <w:lvlJc w:val="left"/>
      <w:pPr>
        <w:ind w:left="360" w:hanging="360"/>
      </w:pPr>
    </w:lvl>
    <w:lvl w:ilvl="1">
      <w:start w:val="1"/>
      <w:numFmt w:val="decimal"/>
      <w:lvlText w:val="%1.%2"/>
      <w:lvlJc w:val="left"/>
      <w:pPr>
        <w:ind w:left="2204" w:hanging="360"/>
      </w:pPr>
    </w:lvl>
    <w:lvl w:ilvl="2">
      <w:start w:val="1"/>
      <w:numFmt w:val="decimal"/>
      <w:lvlText w:val="%1.%2.%3"/>
      <w:lvlJc w:val="left"/>
      <w:pPr>
        <w:ind w:left="4408" w:hanging="720"/>
      </w:pPr>
    </w:lvl>
    <w:lvl w:ilvl="3">
      <w:start w:val="1"/>
      <w:numFmt w:val="decimal"/>
      <w:lvlText w:val="%1.%2.%3.%4"/>
      <w:lvlJc w:val="left"/>
      <w:pPr>
        <w:ind w:left="6252" w:hanging="720"/>
      </w:pPr>
    </w:lvl>
    <w:lvl w:ilvl="4">
      <w:start w:val="1"/>
      <w:numFmt w:val="decimal"/>
      <w:lvlText w:val="%1.%2.%3.%4.%5"/>
      <w:lvlJc w:val="left"/>
      <w:pPr>
        <w:ind w:left="8456" w:hanging="1080"/>
      </w:pPr>
    </w:lvl>
    <w:lvl w:ilvl="5">
      <w:start w:val="1"/>
      <w:numFmt w:val="decimal"/>
      <w:lvlText w:val="%1.%2.%3.%4.%5.%6"/>
      <w:lvlJc w:val="left"/>
      <w:pPr>
        <w:ind w:left="10660" w:hanging="1440"/>
      </w:pPr>
    </w:lvl>
    <w:lvl w:ilvl="6">
      <w:start w:val="1"/>
      <w:numFmt w:val="decimal"/>
      <w:lvlText w:val="%1.%2.%3.%4.%5.%6.%7"/>
      <w:lvlJc w:val="left"/>
      <w:pPr>
        <w:ind w:left="12504" w:hanging="1440"/>
      </w:pPr>
    </w:lvl>
    <w:lvl w:ilvl="7">
      <w:start w:val="1"/>
      <w:numFmt w:val="decimal"/>
      <w:lvlText w:val="%1.%2.%3.%4.%5.%6.%7.%8"/>
      <w:lvlJc w:val="left"/>
      <w:pPr>
        <w:ind w:left="14708" w:hanging="1800"/>
      </w:pPr>
    </w:lvl>
    <w:lvl w:ilvl="8">
      <w:start w:val="1"/>
      <w:numFmt w:val="decimal"/>
      <w:lvlText w:val="%1.%2.%3.%4.%5.%6.%7.%8.%9"/>
      <w:lvlJc w:val="left"/>
      <w:pPr>
        <w:ind w:left="16552" w:hanging="1800"/>
      </w:pPr>
    </w:lvl>
  </w:abstractNum>
  <w:abstractNum w:abstractNumId="6" w15:restartNumberingAfterBreak="0">
    <w:nsid w:val="0BD52B43"/>
    <w:multiLevelType w:val="multilevel"/>
    <w:tmpl w:val="B59E15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BF30B2C"/>
    <w:multiLevelType w:val="hybridMultilevel"/>
    <w:tmpl w:val="96B8B2B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0D6102B2"/>
    <w:multiLevelType w:val="multilevel"/>
    <w:tmpl w:val="1762732A"/>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0AF3A75"/>
    <w:multiLevelType w:val="multilevel"/>
    <w:tmpl w:val="BA16870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0E54D32"/>
    <w:multiLevelType w:val="multilevel"/>
    <w:tmpl w:val="355C57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2A74340"/>
    <w:multiLevelType w:val="multilevel"/>
    <w:tmpl w:val="8624822C"/>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3391C27"/>
    <w:multiLevelType w:val="multilevel"/>
    <w:tmpl w:val="66BCAE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15B04088"/>
    <w:multiLevelType w:val="multilevel"/>
    <w:tmpl w:val="B56A2B5C"/>
    <w:lvl w:ilvl="0">
      <w:start w:val="2"/>
      <w:numFmt w:val="bullet"/>
      <w:lvlText w:val="●"/>
      <w:lvlJc w:val="left"/>
      <w:pPr>
        <w:ind w:left="1800" w:hanging="360"/>
      </w:pPr>
      <w:rPr>
        <w:rFonts w:ascii="Noto Sans Symbols" w:hAnsi="Noto Sans Symbols" w:eastAsia="Noto Sans Symbols" w:cs="Noto Sans Symbols"/>
      </w:rPr>
    </w:lvl>
    <w:lvl w:ilvl="1">
      <w:start w:val="1"/>
      <w:numFmt w:val="bullet"/>
      <w:lvlText w:val="o"/>
      <w:lvlJc w:val="left"/>
      <w:pPr>
        <w:ind w:left="2520" w:hanging="360"/>
      </w:pPr>
      <w:rPr>
        <w:rFonts w:ascii="Courier New" w:hAnsi="Courier New" w:eastAsia="Courier New" w:cs="Courier New"/>
      </w:rPr>
    </w:lvl>
    <w:lvl w:ilvl="2">
      <w:start w:val="1"/>
      <w:numFmt w:val="bullet"/>
      <w:lvlText w:val="▪"/>
      <w:lvlJc w:val="left"/>
      <w:pPr>
        <w:ind w:left="3240" w:hanging="360"/>
      </w:pPr>
      <w:rPr>
        <w:rFonts w:ascii="Noto Sans Symbols" w:hAnsi="Noto Sans Symbols" w:eastAsia="Noto Sans Symbols" w:cs="Noto Sans Symbols"/>
      </w:rPr>
    </w:lvl>
    <w:lvl w:ilvl="3">
      <w:start w:val="1"/>
      <w:numFmt w:val="bullet"/>
      <w:lvlText w:val="●"/>
      <w:lvlJc w:val="left"/>
      <w:pPr>
        <w:ind w:left="3960" w:hanging="360"/>
      </w:pPr>
      <w:rPr>
        <w:rFonts w:ascii="Noto Sans Symbols" w:hAnsi="Noto Sans Symbols" w:eastAsia="Noto Sans Symbols" w:cs="Noto Sans Symbols"/>
      </w:rPr>
    </w:lvl>
    <w:lvl w:ilvl="4">
      <w:start w:val="1"/>
      <w:numFmt w:val="bullet"/>
      <w:lvlText w:val="o"/>
      <w:lvlJc w:val="left"/>
      <w:pPr>
        <w:ind w:left="4680" w:hanging="360"/>
      </w:pPr>
      <w:rPr>
        <w:rFonts w:ascii="Courier New" w:hAnsi="Courier New" w:eastAsia="Courier New" w:cs="Courier New"/>
      </w:rPr>
    </w:lvl>
    <w:lvl w:ilvl="5">
      <w:start w:val="1"/>
      <w:numFmt w:val="bullet"/>
      <w:lvlText w:val="▪"/>
      <w:lvlJc w:val="left"/>
      <w:pPr>
        <w:ind w:left="5400" w:hanging="360"/>
      </w:pPr>
      <w:rPr>
        <w:rFonts w:ascii="Noto Sans Symbols" w:hAnsi="Noto Sans Symbols" w:eastAsia="Noto Sans Symbols" w:cs="Noto Sans Symbols"/>
      </w:rPr>
    </w:lvl>
    <w:lvl w:ilvl="6">
      <w:start w:val="1"/>
      <w:numFmt w:val="bullet"/>
      <w:lvlText w:val="●"/>
      <w:lvlJc w:val="left"/>
      <w:pPr>
        <w:ind w:left="6120" w:hanging="360"/>
      </w:pPr>
      <w:rPr>
        <w:rFonts w:ascii="Noto Sans Symbols" w:hAnsi="Noto Sans Symbols" w:eastAsia="Noto Sans Symbols" w:cs="Noto Sans Symbols"/>
      </w:rPr>
    </w:lvl>
    <w:lvl w:ilvl="7">
      <w:start w:val="1"/>
      <w:numFmt w:val="bullet"/>
      <w:lvlText w:val="o"/>
      <w:lvlJc w:val="left"/>
      <w:pPr>
        <w:ind w:left="6840" w:hanging="360"/>
      </w:pPr>
      <w:rPr>
        <w:rFonts w:ascii="Courier New" w:hAnsi="Courier New" w:eastAsia="Courier New" w:cs="Courier New"/>
      </w:rPr>
    </w:lvl>
    <w:lvl w:ilvl="8">
      <w:start w:val="1"/>
      <w:numFmt w:val="bullet"/>
      <w:lvlText w:val="▪"/>
      <w:lvlJc w:val="left"/>
      <w:pPr>
        <w:ind w:left="7560" w:hanging="360"/>
      </w:pPr>
      <w:rPr>
        <w:rFonts w:ascii="Noto Sans Symbols" w:hAnsi="Noto Sans Symbols" w:eastAsia="Noto Sans Symbols" w:cs="Noto Sans Symbols"/>
      </w:rPr>
    </w:lvl>
  </w:abstractNum>
  <w:abstractNum w:abstractNumId="14" w15:restartNumberingAfterBreak="0">
    <w:nsid w:val="193C53E3"/>
    <w:multiLevelType w:val="multilevel"/>
    <w:tmpl w:val="0BAC2D30"/>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5" w15:restartNumberingAfterBreak="0">
    <w:nsid w:val="1E1958EA"/>
    <w:multiLevelType w:val="multilevel"/>
    <w:tmpl w:val="170209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E5B3C47"/>
    <w:multiLevelType w:val="multilevel"/>
    <w:tmpl w:val="170209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22B0A58"/>
    <w:multiLevelType w:val="multilevel"/>
    <w:tmpl w:val="1FE27DBE"/>
    <w:lvl w:ilvl="0">
      <w:start w:val="3"/>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8" w15:restartNumberingAfterBreak="0">
    <w:nsid w:val="23AC44C0"/>
    <w:multiLevelType w:val="multilevel"/>
    <w:tmpl w:val="660EB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B52221D"/>
    <w:multiLevelType w:val="multilevel"/>
    <w:tmpl w:val="D58C0BA0"/>
    <w:lvl w:ilvl="0">
      <w:start w:val="1"/>
      <w:numFmt w:val="decimal"/>
      <w:lvlText w:val="%1."/>
      <w:lvlJc w:val="left"/>
      <w:pPr>
        <w:ind w:left="720" w:hanging="360"/>
      </w:pPr>
    </w:lvl>
    <w:lvl w:ilvl="1">
      <w:start w:val="1"/>
      <w:numFmt w:val="lowerLetter"/>
      <w:lvlText w:val="%2."/>
      <w:lvlJc w:val="left"/>
      <w:pPr>
        <w:ind w:left="1495"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03B1044"/>
    <w:multiLevelType w:val="multilevel"/>
    <w:tmpl w:val="89143C8E"/>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1" w15:restartNumberingAfterBreak="0">
    <w:nsid w:val="337C4C95"/>
    <w:multiLevelType w:val="multilevel"/>
    <w:tmpl w:val="9044FB8E"/>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2" w15:restartNumberingAfterBreak="0">
    <w:nsid w:val="35023ADB"/>
    <w:multiLevelType w:val="multilevel"/>
    <w:tmpl w:val="417CC1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8F95833"/>
    <w:multiLevelType w:val="multilevel"/>
    <w:tmpl w:val="B4548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D9544A8"/>
    <w:multiLevelType w:val="multilevel"/>
    <w:tmpl w:val="355C57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3F9323B4"/>
    <w:multiLevelType w:val="multilevel"/>
    <w:tmpl w:val="AC6089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0EA1878"/>
    <w:multiLevelType w:val="multilevel"/>
    <w:tmpl w:val="D2D85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1E4140D"/>
    <w:multiLevelType w:val="multilevel"/>
    <w:tmpl w:val="170209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1F0506E"/>
    <w:multiLevelType w:val="multilevel"/>
    <w:tmpl w:val="9E1C13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3B95558"/>
    <w:multiLevelType w:val="multilevel"/>
    <w:tmpl w:val="A2725A7C"/>
    <w:lvl w:ilvl="0">
      <w:start w:val="1"/>
      <w:numFmt w:val="bullet"/>
      <w:lvlText w:val="●"/>
      <w:lvlJc w:val="left"/>
      <w:pPr>
        <w:ind w:left="720" w:hanging="360"/>
      </w:pPr>
      <w:rPr>
        <w:rFonts w:ascii="Noto Sans Symbols" w:hAnsi="Noto Sans Symbols" w:eastAsia="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44AF33E0"/>
    <w:multiLevelType w:val="multilevel"/>
    <w:tmpl w:val="A8962510"/>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1" w15:restartNumberingAfterBreak="0">
    <w:nsid w:val="44C16964"/>
    <w:multiLevelType w:val="multilevel"/>
    <w:tmpl w:val="355C57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45075EE0"/>
    <w:multiLevelType w:val="multilevel"/>
    <w:tmpl w:val="E2160D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5CE4556"/>
    <w:multiLevelType w:val="multilevel"/>
    <w:tmpl w:val="60F4F7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466E1B48"/>
    <w:multiLevelType w:val="multilevel"/>
    <w:tmpl w:val="8BFA985A"/>
    <w:lvl w:ilvl="0">
      <w:start w:val="3"/>
      <w:numFmt w:val="decimal"/>
      <w:lvlText w:val="%1"/>
      <w:lvlJc w:val="left"/>
      <w:pPr>
        <w:ind w:left="480" w:hanging="480"/>
      </w:pPr>
    </w:lvl>
    <w:lvl w:ilvl="1">
      <w:start w:val="2"/>
      <w:numFmt w:val="decimal"/>
      <w:lvlText w:val="%1.%2"/>
      <w:lvlJc w:val="left"/>
      <w:pPr>
        <w:ind w:left="480" w:hanging="480"/>
      </w:pPr>
    </w:lvl>
    <w:lvl w:ilvl="2">
      <w:start w:val="2"/>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35" w15:restartNumberingAfterBreak="0">
    <w:nsid w:val="4E362191"/>
    <w:multiLevelType w:val="hybridMultilevel"/>
    <w:tmpl w:val="FEEAE1F8"/>
    <w:lvl w:ilvl="0" w:tplc="6EEA6264">
      <w:start w:val="1"/>
      <w:numFmt w:val="decimal"/>
      <w:lvlText w:val="%1."/>
      <w:lvlJc w:val="left"/>
      <w:pPr>
        <w:ind w:left="720" w:hanging="360"/>
      </w:pPr>
    </w:lvl>
    <w:lvl w:ilvl="1" w:tplc="13F29522">
      <w:start w:val="1"/>
      <w:numFmt w:val="lowerLetter"/>
      <w:lvlText w:val="%2."/>
      <w:lvlJc w:val="left"/>
      <w:pPr>
        <w:ind w:left="1440" w:hanging="360"/>
      </w:pPr>
    </w:lvl>
    <w:lvl w:ilvl="2" w:tplc="B6BE0826">
      <w:start w:val="1"/>
      <w:numFmt w:val="lowerRoman"/>
      <w:lvlText w:val="%3."/>
      <w:lvlJc w:val="right"/>
      <w:pPr>
        <w:ind w:left="2160" w:hanging="180"/>
      </w:pPr>
    </w:lvl>
    <w:lvl w:ilvl="3" w:tplc="FC3ADA70">
      <w:start w:val="1"/>
      <w:numFmt w:val="decimal"/>
      <w:lvlText w:val="%4."/>
      <w:lvlJc w:val="left"/>
      <w:pPr>
        <w:ind w:left="2880" w:hanging="360"/>
      </w:pPr>
    </w:lvl>
    <w:lvl w:ilvl="4" w:tplc="A16E8ECA">
      <w:start w:val="1"/>
      <w:numFmt w:val="lowerLetter"/>
      <w:lvlText w:val="%5."/>
      <w:lvlJc w:val="left"/>
      <w:pPr>
        <w:ind w:left="3600" w:hanging="360"/>
      </w:pPr>
    </w:lvl>
    <w:lvl w:ilvl="5" w:tplc="3C620082">
      <w:start w:val="1"/>
      <w:numFmt w:val="lowerRoman"/>
      <w:lvlText w:val="%6."/>
      <w:lvlJc w:val="right"/>
      <w:pPr>
        <w:ind w:left="4320" w:hanging="180"/>
      </w:pPr>
    </w:lvl>
    <w:lvl w:ilvl="6" w:tplc="B33A4AA4">
      <w:start w:val="1"/>
      <w:numFmt w:val="decimal"/>
      <w:lvlText w:val="%7."/>
      <w:lvlJc w:val="left"/>
      <w:pPr>
        <w:ind w:left="5040" w:hanging="360"/>
      </w:pPr>
    </w:lvl>
    <w:lvl w:ilvl="7" w:tplc="D1542834">
      <w:start w:val="1"/>
      <w:numFmt w:val="lowerLetter"/>
      <w:lvlText w:val="%8."/>
      <w:lvlJc w:val="left"/>
      <w:pPr>
        <w:ind w:left="5760" w:hanging="360"/>
      </w:pPr>
    </w:lvl>
    <w:lvl w:ilvl="8" w:tplc="BD0E5662">
      <w:start w:val="1"/>
      <w:numFmt w:val="lowerRoman"/>
      <w:lvlText w:val="%9."/>
      <w:lvlJc w:val="right"/>
      <w:pPr>
        <w:ind w:left="6480" w:hanging="180"/>
      </w:pPr>
    </w:lvl>
  </w:abstractNum>
  <w:abstractNum w:abstractNumId="36" w15:restartNumberingAfterBreak="0">
    <w:nsid w:val="595F52F9"/>
    <w:multiLevelType w:val="multilevel"/>
    <w:tmpl w:val="BB52DF9C"/>
    <w:lvl w:ilvl="0">
      <w:start w:val="1"/>
      <w:numFmt w:val="lowerLetter"/>
      <w:lvlText w:val="%1."/>
      <w:lvlJc w:val="left"/>
      <w:pPr>
        <w:ind w:left="644" w:hanging="358"/>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5D8B6744"/>
    <w:multiLevelType w:val="multilevel"/>
    <w:tmpl w:val="D4FEA120"/>
    <w:lvl w:ilvl="0">
      <w:start w:val="1"/>
      <w:numFmt w:val="decimal"/>
      <w:lvlText w:val="%1."/>
      <w:lvlJc w:val="left"/>
      <w:pPr>
        <w:ind w:left="720" w:hanging="360"/>
      </w:pPr>
    </w:lvl>
    <w:lvl w:ilvl="1">
      <w:start w:val="1"/>
      <w:numFmt w:val="lowerLetter"/>
      <w:lvlText w:val="%2."/>
      <w:lvlJc w:val="left"/>
      <w:pPr>
        <w:ind w:left="1495"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5E6812FC"/>
    <w:multiLevelType w:val="multilevel"/>
    <w:tmpl w:val="17020936"/>
    <w:lvl w:ilvl="0">
      <w:start w:val="1"/>
      <w:numFmt w:val="decimal"/>
      <w:lvlText w:val="%1."/>
      <w:lvlJc w:val="left"/>
      <w:pPr>
        <w:ind w:left="45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5EAF20B8"/>
    <w:multiLevelType w:val="multilevel"/>
    <w:tmpl w:val="B232A7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64677FF1"/>
    <w:multiLevelType w:val="multilevel"/>
    <w:tmpl w:val="B59E15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6B666AE1"/>
    <w:multiLevelType w:val="multilevel"/>
    <w:tmpl w:val="11425F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6D396B84"/>
    <w:multiLevelType w:val="multilevel"/>
    <w:tmpl w:val="E52A2C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D6B6CC7"/>
    <w:multiLevelType w:val="multilevel"/>
    <w:tmpl w:val="B59E15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6E0B648F"/>
    <w:multiLevelType w:val="multilevel"/>
    <w:tmpl w:val="3F643EE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5" w15:restartNumberingAfterBreak="0">
    <w:nsid w:val="721967A8"/>
    <w:multiLevelType w:val="multilevel"/>
    <w:tmpl w:val="C7A4855E"/>
    <w:lvl w:ilvl="0">
      <w:start w:val="2"/>
      <w:numFmt w:val="bullet"/>
      <w:lvlText w:val="●"/>
      <w:lvlJc w:val="left"/>
      <w:pPr>
        <w:ind w:left="1800" w:hanging="360"/>
      </w:pPr>
      <w:rPr>
        <w:rFonts w:ascii="Noto Sans Symbols" w:hAnsi="Noto Sans Symbols" w:eastAsia="Noto Sans Symbols" w:cs="Noto Sans Symbols"/>
      </w:rPr>
    </w:lvl>
    <w:lvl w:ilvl="1">
      <w:start w:val="1"/>
      <w:numFmt w:val="bullet"/>
      <w:lvlText w:val="o"/>
      <w:lvlJc w:val="left"/>
      <w:pPr>
        <w:ind w:left="2520" w:hanging="360"/>
      </w:pPr>
      <w:rPr>
        <w:rFonts w:ascii="Courier New" w:hAnsi="Courier New" w:eastAsia="Courier New" w:cs="Courier New"/>
      </w:rPr>
    </w:lvl>
    <w:lvl w:ilvl="2">
      <w:start w:val="1"/>
      <w:numFmt w:val="bullet"/>
      <w:lvlText w:val="▪"/>
      <w:lvlJc w:val="left"/>
      <w:pPr>
        <w:ind w:left="3240" w:hanging="360"/>
      </w:pPr>
      <w:rPr>
        <w:rFonts w:ascii="Noto Sans Symbols" w:hAnsi="Noto Sans Symbols" w:eastAsia="Noto Sans Symbols" w:cs="Noto Sans Symbols"/>
      </w:rPr>
    </w:lvl>
    <w:lvl w:ilvl="3">
      <w:start w:val="1"/>
      <w:numFmt w:val="bullet"/>
      <w:lvlText w:val="●"/>
      <w:lvlJc w:val="left"/>
      <w:pPr>
        <w:ind w:left="3960" w:hanging="360"/>
      </w:pPr>
      <w:rPr>
        <w:rFonts w:ascii="Noto Sans Symbols" w:hAnsi="Noto Sans Symbols" w:eastAsia="Noto Sans Symbols" w:cs="Noto Sans Symbols"/>
      </w:rPr>
    </w:lvl>
    <w:lvl w:ilvl="4">
      <w:start w:val="1"/>
      <w:numFmt w:val="bullet"/>
      <w:lvlText w:val="o"/>
      <w:lvlJc w:val="left"/>
      <w:pPr>
        <w:ind w:left="4680" w:hanging="360"/>
      </w:pPr>
      <w:rPr>
        <w:rFonts w:ascii="Courier New" w:hAnsi="Courier New" w:eastAsia="Courier New" w:cs="Courier New"/>
      </w:rPr>
    </w:lvl>
    <w:lvl w:ilvl="5">
      <w:start w:val="1"/>
      <w:numFmt w:val="bullet"/>
      <w:lvlText w:val="▪"/>
      <w:lvlJc w:val="left"/>
      <w:pPr>
        <w:ind w:left="5400" w:hanging="360"/>
      </w:pPr>
      <w:rPr>
        <w:rFonts w:ascii="Noto Sans Symbols" w:hAnsi="Noto Sans Symbols" w:eastAsia="Noto Sans Symbols" w:cs="Noto Sans Symbols"/>
      </w:rPr>
    </w:lvl>
    <w:lvl w:ilvl="6">
      <w:start w:val="1"/>
      <w:numFmt w:val="bullet"/>
      <w:lvlText w:val="●"/>
      <w:lvlJc w:val="left"/>
      <w:pPr>
        <w:ind w:left="6120" w:hanging="360"/>
      </w:pPr>
      <w:rPr>
        <w:rFonts w:ascii="Noto Sans Symbols" w:hAnsi="Noto Sans Symbols" w:eastAsia="Noto Sans Symbols" w:cs="Noto Sans Symbols"/>
      </w:rPr>
    </w:lvl>
    <w:lvl w:ilvl="7">
      <w:start w:val="1"/>
      <w:numFmt w:val="bullet"/>
      <w:lvlText w:val="o"/>
      <w:lvlJc w:val="left"/>
      <w:pPr>
        <w:ind w:left="6840" w:hanging="360"/>
      </w:pPr>
      <w:rPr>
        <w:rFonts w:ascii="Courier New" w:hAnsi="Courier New" w:eastAsia="Courier New" w:cs="Courier New"/>
      </w:rPr>
    </w:lvl>
    <w:lvl w:ilvl="8">
      <w:start w:val="1"/>
      <w:numFmt w:val="bullet"/>
      <w:lvlText w:val="▪"/>
      <w:lvlJc w:val="left"/>
      <w:pPr>
        <w:ind w:left="7560" w:hanging="360"/>
      </w:pPr>
      <w:rPr>
        <w:rFonts w:ascii="Noto Sans Symbols" w:hAnsi="Noto Sans Symbols" w:eastAsia="Noto Sans Symbols" w:cs="Noto Sans Symbols"/>
      </w:rPr>
    </w:lvl>
  </w:abstractNum>
  <w:abstractNum w:abstractNumId="46" w15:restartNumberingAfterBreak="0">
    <w:nsid w:val="727C446B"/>
    <w:multiLevelType w:val="multilevel"/>
    <w:tmpl w:val="179AD2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565622B"/>
    <w:multiLevelType w:val="multilevel"/>
    <w:tmpl w:val="A8881CFA"/>
    <w:lvl w:ilvl="0">
      <w:start w:val="9"/>
      <w:numFmt w:val="decimal"/>
      <w:lvlText w:val="%1"/>
      <w:lvlJc w:val="left"/>
      <w:pPr>
        <w:ind w:left="360" w:hanging="360"/>
      </w:pPr>
    </w:lvl>
    <w:lvl w:ilvl="1">
      <w:start w:val="1"/>
      <w:numFmt w:val="decimal"/>
      <w:lvlText w:val="%1.%2"/>
      <w:lvlJc w:val="left"/>
      <w:pPr>
        <w:ind w:left="927" w:hanging="360"/>
      </w:p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48" w15:restartNumberingAfterBreak="0">
    <w:nsid w:val="76FE439C"/>
    <w:multiLevelType w:val="multilevel"/>
    <w:tmpl w:val="CE6A6A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76B0772"/>
    <w:multiLevelType w:val="multilevel"/>
    <w:tmpl w:val="938CE4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7F6F10D8"/>
    <w:multiLevelType w:val="hybridMultilevel"/>
    <w:tmpl w:val="B470E4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5449443">
    <w:abstractNumId w:val="42"/>
  </w:num>
  <w:num w:numId="2" w16cid:durableId="1696152756">
    <w:abstractNumId w:val="37"/>
  </w:num>
  <w:num w:numId="3" w16cid:durableId="699941775">
    <w:abstractNumId w:val="18"/>
  </w:num>
  <w:num w:numId="4" w16cid:durableId="2053797267">
    <w:abstractNumId w:val="14"/>
  </w:num>
  <w:num w:numId="5" w16cid:durableId="1595361104">
    <w:abstractNumId w:val="23"/>
  </w:num>
  <w:num w:numId="6" w16cid:durableId="25913231">
    <w:abstractNumId w:val="22"/>
  </w:num>
  <w:num w:numId="7" w16cid:durableId="1002898600">
    <w:abstractNumId w:val="43"/>
  </w:num>
  <w:num w:numId="8" w16cid:durableId="851459717">
    <w:abstractNumId w:val="19"/>
  </w:num>
  <w:num w:numId="9" w16cid:durableId="1557085199">
    <w:abstractNumId w:val="12"/>
  </w:num>
  <w:num w:numId="10" w16cid:durableId="1853840112">
    <w:abstractNumId w:val="30"/>
  </w:num>
  <w:num w:numId="11" w16cid:durableId="1090808398">
    <w:abstractNumId w:val="5"/>
  </w:num>
  <w:num w:numId="12" w16cid:durableId="2093042071">
    <w:abstractNumId w:val="34"/>
  </w:num>
  <w:num w:numId="13" w16cid:durableId="922834014">
    <w:abstractNumId w:val="39"/>
  </w:num>
  <w:num w:numId="14" w16cid:durableId="710039845">
    <w:abstractNumId w:val="35"/>
  </w:num>
  <w:num w:numId="15" w16cid:durableId="313070775">
    <w:abstractNumId w:val="13"/>
  </w:num>
  <w:num w:numId="16" w16cid:durableId="1516843733">
    <w:abstractNumId w:val="47"/>
  </w:num>
  <w:num w:numId="17" w16cid:durableId="2120759902">
    <w:abstractNumId w:val="41"/>
  </w:num>
  <w:num w:numId="18" w16cid:durableId="540899742">
    <w:abstractNumId w:val="33"/>
  </w:num>
  <w:num w:numId="19" w16cid:durableId="276982892">
    <w:abstractNumId w:val="24"/>
  </w:num>
  <w:num w:numId="20" w16cid:durableId="187451885">
    <w:abstractNumId w:val="48"/>
  </w:num>
  <w:num w:numId="21" w16cid:durableId="2057506158">
    <w:abstractNumId w:val="32"/>
  </w:num>
  <w:num w:numId="22" w16cid:durableId="1224295693">
    <w:abstractNumId w:val="29"/>
  </w:num>
  <w:num w:numId="23" w16cid:durableId="623270961">
    <w:abstractNumId w:val="20"/>
  </w:num>
  <w:num w:numId="24" w16cid:durableId="1485926485">
    <w:abstractNumId w:val="21"/>
  </w:num>
  <w:num w:numId="25" w16cid:durableId="1863861085">
    <w:abstractNumId w:val="45"/>
  </w:num>
  <w:num w:numId="26" w16cid:durableId="1621954148">
    <w:abstractNumId w:val="28"/>
  </w:num>
  <w:num w:numId="27" w16cid:durableId="1751078842">
    <w:abstractNumId w:val="38"/>
  </w:num>
  <w:num w:numId="28" w16cid:durableId="345178712">
    <w:abstractNumId w:val="17"/>
  </w:num>
  <w:num w:numId="29" w16cid:durableId="1432890231">
    <w:abstractNumId w:val="49"/>
  </w:num>
  <w:num w:numId="30" w16cid:durableId="2074501774">
    <w:abstractNumId w:val="26"/>
  </w:num>
  <w:num w:numId="31" w16cid:durableId="1452241862">
    <w:abstractNumId w:val="0"/>
  </w:num>
  <w:num w:numId="32" w16cid:durableId="445080824">
    <w:abstractNumId w:val="8"/>
  </w:num>
  <w:num w:numId="33" w16cid:durableId="847714481">
    <w:abstractNumId w:val="25"/>
  </w:num>
  <w:num w:numId="34" w16cid:durableId="30736586">
    <w:abstractNumId w:val="46"/>
  </w:num>
  <w:num w:numId="35" w16cid:durableId="1191383541">
    <w:abstractNumId w:val="36"/>
  </w:num>
  <w:num w:numId="36" w16cid:durableId="22291454">
    <w:abstractNumId w:val="50"/>
  </w:num>
  <w:num w:numId="37" w16cid:durableId="1704866829">
    <w:abstractNumId w:val="7"/>
  </w:num>
  <w:num w:numId="38" w16cid:durableId="1592003399">
    <w:abstractNumId w:val="27"/>
  </w:num>
  <w:num w:numId="39" w16cid:durableId="1748574471">
    <w:abstractNumId w:val="31"/>
  </w:num>
  <w:num w:numId="40" w16cid:durableId="1892225001">
    <w:abstractNumId w:val="44"/>
  </w:num>
  <w:num w:numId="41" w16cid:durableId="162474057">
    <w:abstractNumId w:val="11"/>
  </w:num>
  <w:num w:numId="42" w16cid:durableId="553350145">
    <w:abstractNumId w:val="1"/>
  </w:num>
  <w:num w:numId="43" w16cid:durableId="533082311">
    <w:abstractNumId w:val="9"/>
  </w:num>
  <w:num w:numId="44" w16cid:durableId="2093886782">
    <w:abstractNumId w:val="2"/>
    <w:lvlOverride w:ilvl="0">
      <w:startOverride w:val="1"/>
    </w:lvlOverride>
  </w:num>
  <w:num w:numId="45" w16cid:durableId="1017082655">
    <w:abstractNumId w:val="2"/>
    <w:lvlOverride w:ilvl="0">
      <w:startOverride w:val="2"/>
    </w:lvlOverride>
  </w:num>
  <w:num w:numId="46" w16cid:durableId="687872914">
    <w:abstractNumId w:val="3"/>
    <w:lvlOverride w:ilvl="0">
      <w:startOverride w:val="1"/>
    </w:lvlOverride>
  </w:num>
  <w:num w:numId="47" w16cid:durableId="1380203011">
    <w:abstractNumId w:val="3"/>
    <w:lvlOverride w:ilvl="0">
      <w:startOverride w:val="2"/>
    </w:lvlOverride>
  </w:num>
  <w:num w:numId="48" w16cid:durableId="202329613">
    <w:abstractNumId w:val="3"/>
    <w:lvlOverride w:ilvl="0">
      <w:startOverride w:val="3"/>
    </w:lvlOverride>
  </w:num>
  <w:num w:numId="49" w16cid:durableId="1653632914">
    <w:abstractNumId w:val="10"/>
  </w:num>
  <w:num w:numId="50" w16cid:durableId="1578128270">
    <w:abstractNumId w:val="4"/>
  </w:num>
  <w:num w:numId="51" w16cid:durableId="1051534057">
    <w:abstractNumId w:val="16"/>
  </w:num>
  <w:num w:numId="52" w16cid:durableId="1080055265">
    <w:abstractNumId w:val="15"/>
  </w:num>
  <w:num w:numId="53" w16cid:durableId="1896775186">
    <w:abstractNumId w:val="6"/>
  </w:num>
  <w:num w:numId="54" w16cid:durableId="197931406">
    <w:abstractNumId w:val="40"/>
  </w:num>
  <w:numIdMacAtCleanup w:val="5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HEATHER B BURTON">
    <w15:presenceInfo w15:providerId="AD" w15:userId="S::HBBURTON@sentara.com::f9ba0f65-5684-4864-a8ab-c8c269b8389a"/>
  </w15:person>
  <w15:person w15:author="TERRY L HUTTON">
    <w15:presenceInfo w15:providerId="AD" w15:userId="S::tlhutton@sentara.com::4b03c40f-f0aa-4b16-a714-82784268fef0"/>
  </w15:person>
  <w15:person w15:author="THRINAATH VAJRAGOWNI">
    <w15:presenceInfo w15:providerId="AD" w15:userId="S::txvajrag@sentara.com::18b30b2d-4dca-4345-8b9f-91addef2d3c2"/>
  </w15:person>
  <w15:person w15:author="CRAIG DALTON">
    <w15:presenceInfo w15:providerId="AD" w15:userId="S::cxdalton@sentara.com::3fbe97f6-2063-4c93-bbec-322798f8288d"/>
  </w15:person>
  <w15:person w15:author="MATTHEW J GROWNEY">
    <w15:presenceInfo w15:providerId="AD" w15:userId="S::mjgrowne@sentara.com::c71b3142-f906-4268-8b85-1d50aa02d2a0"/>
  </w15:person>
  <w15:person w15:author="TAMMY HOLBROOK-BOWDEN">
    <w15:presenceInfo w15:providerId="AD" w15:userId="S::taholbro@sentara.com::b2c94616-8162-4672-97d6-1ff08e7da988"/>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true"/>
  <w:documentProtection w:edit="trackedChanges" w:enforcement="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IwMDYwMjU2MTA3MTNQ0lEKTi0uzszPAykwrAUASWZSuCwAAAA="/>
  </w:docVars>
  <w:rsids>
    <w:rsidRoot w:val="00A7143A"/>
    <w:rsid w:val="00003E9D"/>
    <w:rsid w:val="00005F3B"/>
    <w:rsid w:val="00007A52"/>
    <w:rsid w:val="00007B38"/>
    <w:rsid w:val="0001127E"/>
    <w:rsid w:val="000119D1"/>
    <w:rsid w:val="00014890"/>
    <w:rsid w:val="00017AB6"/>
    <w:rsid w:val="000212FB"/>
    <w:rsid w:val="00023275"/>
    <w:rsid w:val="0002776A"/>
    <w:rsid w:val="000300A8"/>
    <w:rsid w:val="00030E85"/>
    <w:rsid w:val="00031652"/>
    <w:rsid w:val="00033577"/>
    <w:rsid w:val="000338A2"/>
    <w:rsid w:val="00034DC9"/>
    <w:rsid w:val="00037DB1"/>
    <w:rsid w:val="00040928"/>
    <w:rsid w:val="000463F8"/>
    <w:rsid w:val="000470E2"/>
    <w:rsid w:val="000502B5"/>
    <w:rsid w:val="000508D8"/>
    <w:rsid w:val="00051427"/>
    <w:rsid w:val="00051896"/>
    <w:rsid w:val="000526A5"/>
    <w:rsid w:val="00055A59"/>
    <w:rsid w:val="00057811"/>
    <w:rsid w:val="000603CB"/>
    <w:rsid w:val="000630B6"/>
    <w:rsid w:val="000644E0"/>
    <w:rsid w:val="00070A66"/>
    <w:rsid w:val="00073380"/>
    <w:rsid w:val="00075E5F"/>
    <w:rsid w:val="0008539A"/>
    <w:rsid w:val="000874FE"/>
    <w:rsid w:val="0009332B"/>
    <w:rsid w:val="000965B7"/>
    <w:rsid w:val="0009770E"/>
    <w:rsid w:val="000A022B"/>
    <w:rsid w:val="000A197B"/>
    <w:rsid w:val="000A2CB7"/>
    <w:rsid w:val="000A2DB2"/>
    <w:rsid w:val="000A6037"/>
    <w:rsid w:val="000A707E"/>
    <w:rsid w:val="000A7FD1"/>
    <w:rsid w:val="000B0CA0"/>
    <w:rsid w:val="000B1392"/>
    <w:rsid w:val="000B3172"/>
    <w:rsid w:val="000B46B5"/>
    <w:rsid w:val="000B5D93"/>
    <w:rsid w:val="000B6A94"/>
    <w:rsid w:val="000C0223"/>
    <w:rsid w:val="000C1D2B"/>
    <w:rsid w:val="000C2514"/>
    <w:rsid w:val="000C3469"/>
    <w:rsid w:val="000C50E3"/>
    <w:rsid w:val="000C591D"/>
    <w:rsid w:val="000C611C"/>
    <w:rsid w:val="000C7BE3"/>
    <w:rsid w:val="000D23C0"/>
    <w:rsid w:val="000D530F"/>
    <w:rsid w:val="000D6B60"/>
    <w:rsid w:val="000D766A"/>
    <w:rsid w:val="000E37C3"/>
    <w:rsid w:val="000E3B0F"/>
    <w:rsid w:val="000E6E6A"/>
    <w:rsid w:val="000E6E8C"/>
    <w:rsid w:val="000E76ED"/>
    <w:rsid w:val="000F235D"/>
    <w:rsid w:val="000F2966"/>
    <w:rsid w:val="000F2ED2"/>
    <w:rsid w:val="000F53E8"/>
    <w:rsid w:val="000F593F"/>
    <w:rsid w:val="000F6963"/>
    <w:rsid w:val="00102E88"/>
    <w:rsid w:val="0011069A"/>
    <w:rsid w:val="00113400"/>
    <w:rsid w:val="00113733"/>
    <w:rsid w:val="00116BC8"/>
    <w:rsid w:val="00117396"/>
    <w:rsid w:val="001240CF"/>
    <w:rsid w:val="001269EC"/>
    <w:rsid w:val="00130402"/>
    <w:rsid w:val="00132C8B"/>
    <w:rsid w:val="00134484"/>
    <w:rsid w:val="001347BB"/>
    <w:rsid w:val="0013580F"/>
    <w:rsid w:val="00141560"/>
    <w:rsid w:val="001440CE"/>
    <w:rsid w:val="00146A78"/>
    <w:rsid w:val="00150CC3"/>
    <w:rsid w:val="001539BD"/>
    <w:rsid w:val="00155A83"/>
    <w:rsid w:val="001572C4"/>
    <w:rsid w:val="0015782B"/>
    <w:rsid w:val="00161E0D"/>
    <w:rsid w:val="001640C7"/>
    <w:rsid w:val="001663F5"/>
    <w:rsid w:val="00167BA0"/>
    <w:rsid w:val="00174822"/>
    <w:rsid w:val="0017621D"/>
    <w:rsid w:val="00177AAA"/>
    <w:rsid w:val="001815D9"/>
    <w:rsid w:val="001827A2"/>
    <w:rsid w:val="00186E56"/>
    <w:rsid w:val="00187171"/>
    <w:rsid w:val="00187513"/>
    <w:rsid w:val="00190372"/>
    <w:rsid w:val="00190E96"/>
    <w:rsid w:val="001911EC"/>
    <w:rsid w:val="0019341A"/>
    <w:rsid w:val="001A0450"/>
    <w:rsid w:val="001A1DED"/>
    <w:rsid w:val="001A4D9D"/>
    <w:rsid w:val="001A61BB"/>
    <w:rsid w:val="001B0C32"/>
    <w:rsid w:val="001B1EF5"/>
    <w:rsid w:val="001B35C2"/>
    <w:rsid w:val="001B4F4A"/>
    <w:rsid w:val="001B51F0"/>
    <w:rsid w:val="001B5244"/>
    <w:rsid w:val="001B5BFE"/>
    <w:rsid w:val="001B64D8"/>
    <w:rsid w:val="001C12C3"/>
    <w:rsid w:val="001C1729"/>
    <w:rsid w:val="001C6429"/>
    <w:rsid w:val="001C69C4"/>
    <w:rsid w:val="001D1CEE"/>
    <w:rsid w:val="001D2A61"/>
    <w:rsid w:val="001D5764"/>
    <w:rsid w:val="001D5784"/>
    <w:rsid w:val="001D5E44"/>
    <w:rsid w:val="001E0970"/>
    <w:rsid w:val="001E3F3C"/>
    <w:rsid w:val="001E449C"/>
    <w:rsid w:val="001E612B"/>
    <w:rsid w:val="001E7D4B"/>
    <w:rsid w:val="001F1138"/>
    <w:rsid w:val="001F3297"/>
    <w:rsid w:val="001F478F"/>
    <w:rsid w:val="00200C7E"/>
    <w:rsid w:val="00204300"/>
    <w:rsid w:val="002105C9"/>
    <w:rsid w:val="002105DB"/>
    <w:rsid w:val="002115F0"/>
    <w:rsid w:val="00211E73"/>
    <w:rsid w:val="0021239F"/>
    <w:rsid w:val="0021271C"/>
    <w:rsid w:val="0022201A"/>
    <w:rsid w:val="00222B30"/>
    <w:rsid w:val="00223B7A"/>
    <w:rsid w:val="002262FA"/>
    <w:rsid w:val="00226F63"/>
    <w:rsid w:val="002276B1"/>
    <w:rsid w:val="002278DC"/>
    <w:rsid w:val="00231592"/>
    <w:rsid w:val="0023314F"/>
    <w:rsid w:val="0023409D"/>
    <w:rsid w:val="00234A67"/>
    <w:rsid w:val="00235904"/>
    <w:rsid w:val="00236872"/>
    <w:rsid w:val="002413FD"/>
    <w:rsid w:val="002510CE"/>
    <w:rsid w:val="002529F6"/>
    <w:rsid w:val="00252F8D"/>
    <w:rsid w:val="00253C90"/>
    <w:rsid w:val="00254959"/>
    <w:rsid w:val="002555CC"/>
    <w:rsid w:val="002567C6"/>
    <w:rsid w:val="00260776"/>
    <w:rsid w:val="002612CD"/>
    <w:rsid w:val="00266C61"/>
    <w:rsid w:val="00270723"/>
    <w:rsid w:val="00273088"/>
    <w:rsid w:val="0027749F"/>
    <w:rsid w:val="00280473"/>
    <w:rsid w:val="00280A1C"/>
    <w:rsid w:val="0028242A"/>
    <w:rsid w:val="00291A86"/>
    <w:rsid w:val="00291EA4"/>
    <w:rsid w:val="002921CB"/>
    <w:rsid w:val="00293AFC"/>
    <w:rsid w:val="002959F5"/>
    <w:rsid w:val="00296D6A"/>
    <w:rsid w:val="002A51AB"/>
    <w:rsid w:val="002A6A3D"/>
    <w:rsid w:val="002A7874"/>
    <w:rsid w:val="002B0466"/>
    <w:rsid w:val="002B1043"/>
    <w:rsid w:val="002B15A3"/>
    <w:rsid w:val="002B2ABB"/>
    <w:rsid w:val="002B2FFF"/>
    <w:rsid w:val="002B400C"/>
    <w:rsid w:val="002B48BC"/>
    <w:rsid w:val="002B5444"/>
    <w:rsid w:val="002B6CDF"/>
    <w:rsid w:val="002C078C"/>
    <w:rsid w:val="002C748D"/>
    <w:rsid w:val="002D0183"/>
    <w:rsid w:val="002D3DBC"/>
    <w:rsid w:val="002D4210"/>
    <w:rsid w:val="002D4275"/>
    <w:rsid w:val="002D4356"/>
    <w:rsid w:val="002D51B2"/>
    <w:rsid w:val="002D7FC9"/>
    <w:rsid w:val="002E01AC"/>
    <w:rsid w:val="002E2B9A"/>
    <w:rsid w:val="002E3C16"/>
    <w:rsid w:val="002E5488"/>
    <w:rsid w:val="002E598A"/>
    <w:rsid w:val="002E6A74"/>
    <w:rsid w:val="002F1DB0"/>
    <w:rsid w:val="002F5926"/>
    <w:rsid w:val="002F6121"/>
    <w:rsid w:val="002F625F"/>
    <w:rsid w:val="002F6A2E"/>
    <w:rsid w:val="00300588"/>
    <w:rsid w:val="003043F2"/>
    <w:rsid w:val="0030494B"/>
    <w:rsid w:val="00306653"/>
    <w:rsid w:val="003069DE"/>
    <w:rsid w:val="0031199E"/>
    <w:rsid w:val="0031205C"/>
    <w:rsid w:val="00317997"/>
    <w:rsid w:val="003218B8"/>
    <w:rsid w:val="00321D22"/>
    <w:rsid w:val="00323C20"/>
    <w:rsid w:val="003241A5"/>
    <w:rsid w:val="00324BBB"/>
    <w:rsid w:val="00324C2F"/>
    <w:rsid w:val="00330E68"/>
    <w:rsid w:val="0033236D"/>
    <w:rsid w:val="0033769E"/>
    <w:rsid w:val="0034146A"/>
    <w:rsid w:val="00342E10"/>
    <w:rsid w:val="003437AA"/>
    <w:rsid w:val="00344CFD"/>
    <w:rsid w:val="00355E1A"/>
    <w:rsid w:val="00356C1A"/>
    <w:rsid w:val="003602D2"/>
    <w:rsid w:val="003607BD"/>
    <w:rsid w:val="00362CD1"/>
    <w:rsid w:val="003630B5"/>
    <w:rsid w:val="00366C60"/>
    <w:rsid w:val="003732AE"/>
    <w:rsid w:val="00377FDD"/>
    <w:rsid w:val="00381A52"/>
    <w:rsid w:val="003845F9"/>
    <w:rsid w:val="0038575C"/>
    <w:rsid w:val="00385797"/>
    <w:rsid w:val="00386131"/>
    <w:rsid w:val="003918A9"/>
    <w:rsid w:val="00391F18"/>
    <w:rsid w:val="00392778"/>
    <w:rsid w:val="003946D1"/>
    <w:rsid w:val="00394FDB"/>
    <w:rsid w:val="00395DA0"/>
    <w:rsid w:val="00396DFE"/>
    <w:rsid w:val="00396E5F"/>
    <w:rsid w:val="00397193"/>
    <w:rsid w:val="003A1C85"/>
    <w:rsid w:val="003A1F1A"/>
    <w:rsid w:val="003A434A"/>
    <w:rsid w:val="003A4853"/>
    <w:rsid w:val="003A5C6D"/>
    <w:rsid w:val="003A65D1"/>
    <w:rsid w:val="003A66A5"/>
    <w:rsid w:val="003B1425"/>
    <w:rsid w:val="003B1489"/>
    <w:rsid w:val="003B14BF"/>
    <w:rsid w:val="003B4EBE"/>
    <w:rsid w:val="003B53CE"/>
    <w:rsid w:val="003B7D47"/>
    <w:rsid w:val="003C042A"/>
    <w:rsid w:val="003C2278"/>
    <w:rsid w:val="003C2B57"/>
    <w:rsid w:val="003C3867"/>
    <w:rsid w:val="003C719D"/>
    <w:rsid w:val="003C77E2"/>
    <w:rsid w:val="003D0A2D"/>
    <w:rsid w:val="003D0CD9"/>
    <w:rsid w:val="003D1254"/>
    <w:rsid w:val="003D3293"/>
    <w:rsid w:val="003D616A"/>
    <w:rsid w:val="003E0FBF"/>
    <w:rsid w:val="003E61C4"/>
    <w:rsid w:val="003E62AA"/>
    <w:rsid w:val="003E7C12"/>
    <w:rsid w:val="003F003C"/>
    <w:rsid w:val="003F2B01"/>
    <w:rsid w:val="003F390E"/>
    <w:rsid w:val="003F481F"/>
    <w:rsid w:val="003F5547"/>
    <w:rsid w:val="004011B6"/>
    <w:rsid w:val="00401B87"/>
    <w:rsid w:val="004029BF"/>
    <w:rsid w:val="0040367B"/>
    <w:rsid w:val="004057F7"/>
    <w:rsid w:val="004066DC"/>
    <w:rsid w:val="00406E0C"/>
    <w:rsid w:val="00407F32"/>
    <w:rsid w:val="00410738"/>
    <w:rsid w:val="00410AED"/>
    <w:rsid w:val="00411013"/>
    <w:rsid w:val="00411C97"/>
    <w:rsid w:val="004121B4"/>
    <w:rsid w:val="004126C1"/>
    <w:rsid w:val="0041354B"/>
    <w:rsid w:val="004135F7"/>
    <w:rsid w:val="00415AC1"/>
    <w:rsid w:val="00415AF9"/>
    <w:rsid w:val="00420104"/>
    <w:rsid w:val="00422DB5"/>
    <w:rsid w:val="004232DD"/>
    <w:rsid w:val="00424D08"/>
    <w:rsid w:val="004265D5"/>
    <w:rsid w:val="00430434"/>
    <w:rsid w:val="00431973"/>
    <w:rsid w:val="00431F0A"/>
    <w:rsid w:val="00437D0A"/>
    <w:rsid w:val="00440F26"/>
    <w:rsid w:val="00441833"/>
    <w:rsid w:val="00441AA5"/>
    <w:rsid w:val="00442933"/>
    <w:rsid w:val="004437C3"/>
    <w:rsid w:val="00443CC9"/>
    <w:rsid w:val="00450CF4"/>
    <w:rsid w:val="0045328E"/>
    <w:rsid w:val="00453461"/>
    <w:rsid w:val="0045532E"/>
    <w:rsid w:val="0045599C"/>
    <w:rsid w:val="00455D6E"/>
    <w:rsid w:val="004561D5"/>
    <w:rsid w:val="004576DF"/>
    <w:rsid w:val="004579CB"/>
    <w:rsid w:val="00460E1F"/>
    <w:rsid w:val="00460F8D"/>
    <w:rsid w:val="00464528"/>
    <w:rsid w:val="00464DE1"/>
    <w:rsid w:val="00467A9C"/>
    <w:rsid w:val="00467AE9"/>
    <w:rsid w:val="00467F7E"/>
    <w:rsid w:val="0047125D"/>
    <w:rsid w:val="004731BE"/>
    <w:rsid w:val="00475476"/>
    <w:rsid w:val="004754B5"/>
    <w:rsid w:val="004760D9"/>
    <w:rsid w:val="0047709B"/>
    <w:rsid w:val="00480292"/>
    <w:rsid w:val="004840CB"/>
    <w:rsid w:val="004843E8"/>
    <w:rsid w:val="00484514"/>
    <w:rsid w:val="00485E7A"/>
    <w:rsid w:val="00486D19"/>
    <w:rsid w:val="00491709"/>
    <w:rsid w:val="0049262A"/>
    <w:rsid w:val="0049757C"/>
    <w:rsid w:val="004A44FA"/>
    <w:rsid w:val="004A7F5F"/>
    <w:rsid w:val="004B5021"/>
    <w:rsid w:val="004C0538"/>
    <w:rsid w:val="004C07EE"/>
    <w:rsid w:val="004C50D8"/>
    <w:rsid w:val="004D1BD1"/>
    <w:rsid w:val="004D5A1B"/>
    <w:rsid w:val="004D69A2"/>
    <w:rsid w:val="004E2920"/>
    <w:rsid w:val="004E2E77"/>
    <w:rsid w:val="004E300F"/>
    <w:rsid w:val="004E3830"/>
    <w:rsid w:val="004E5170"/>
    <w:rsid w:val="004E7D87"/>
    <w:rsid w:val="004F04B1"/>
    <w:rsid w:val="004F25AC"/>
    <w:rsid w:val="004F3E1A"/>
    <w:rsid w:val="004F718F"/>
    <w:rsid w:val="004F7E5F"/>
    <w:rsid w:val="004F7FC7"/>
    <w:rsid w:val="00501B33"/>
    <w:rsid w:val="00502252"/>
    <w:rsid w:val="00503654"/>
    <w:rsid w:val="00507304"/>
    <w:rsid w:val="005101F6"/>
    <w:rsid w:val="00512AF7"/>
    <w:rsid w:val="00512ED6"/>
    <w:rsid w:val="00512F7D"/>
    <w:rsid w:val="00514CAF"/>
    <w:rsid w:val="00517A36"/>
    <w:rsid w:val="00522676"/>
    <w:rsid w:val="00527B11"/>
    <w:rsid w:val="005314FA"/>
    <w:rsid w:val="00535DD4"/>
    <w:rsid w:val="0054023B"/>
    <w:rsid w:val="0054085A"/>
    <w:rsid w:val="00540ABB"/>
    <w:rsid w:val="00543437"/>
    <w:rsid w:val="00543E58"/>
    <w:rsid w:val="0054416A"/>
    <w:rsid w:val="005445C5"/>
    <w:rsid w:val="0054548E"/>
    <w:rsid w:val="00547C1A"/>
    <w:rsid w:val="0055030A"/>
    <w:rsid w:val="00550AD0"/>
    <w:rsid w:val="00554C30"/>
    <w:rsid w:val="00554D60"/>
    <w:rsid w:val="00555A2E"/>
    <w:rsid w:val="005574B9"/>
    <w:rsid w:val="0056341F"/>
    <w:rsid w:val="00571B15"/>
    <w:rsid w:val="00572AE5"/>
    <w:rsid w:val="005808A5"/>
    <w:rsid w:val="00582155"/>
    <w:rsid w:val="00582EEE"/>
    <w:rsid w:val="0058565E"/>
    <w:rsid w:val="00586BE5"/>
    <w:rsid w:val="0059049B"/>
    <w:rsid w:val="005919B9"/>
    <w:rsid w:val="00593600"/>
    <w:rsid w:val="005948A6"/>
    <w:rsid w:val="005968F2"/>
    <w:rsid w:val="00596A09"/>
    <w:rsid w:val="005975EA"/>
    <w:rsid w:val="0059775F"/>
    <w:rsid w:val="005A20B6"/>
    <w:rsid w:val="005A2CA1"/>
    <w:rsid w:val="005A2D9F"/>
    <w:rsid w:val="005A4504"/>
    <w:rsid w:val="005A7C5C"/>
    <w:rsid w:val="005A7F74"/>
    <w:rsid w:val="005B3E05"/>
    <w:rsid w:val="005B4C63"/>
    <w:rsid w:val="005B6296"/>
    <w:rsid w:val="005B709E"/>
    <w:rsid w:val="005B78D9"/>
    <w:rsid w:val="005C06AC"/>
    <w:rsid w:val="005C0E95"/>
    <w:rsid w:val="005C25A7"/>
    <w:rsid w:val="005C2EF0"/>
    <w:rsid w:val="005C306D"/>
    <w:rsid w:val="005C36B4"/>
    <w:rsid w:val="005C36C2"/>
    <w:rsid w:val="005C47B8"/>
    <w:rsid w:val="005C6D00"/>
    <w:rsid w:val="005C7AD8"/>
    <w:rsid w:val="005D021A"/>
    <w:rsid w:val="005D0E85"/>
    <w:rsid w:val="005D13BE"/>
    <w:rsid w:val="005D1DDE"/>
    <w:rsid w:val="005D2531"/>
    <w:rsid w:val="005D4560"/>
    <w:rsid w:val="005D4F59"/>
    <w:rsid w:val="005D5BDE"/>
    <w:rsid w:val="005D6418"/>
    <w:rsid w:val="005D69B0"/>
    <w:rsid w:val="005E07F9"/>
    <w:rsid w:val="005E0D5E"/>
    <w:rsid w:val="005E5507"/>
    <w:rsid w:val="005E6763"/>
    <w:rsid w:val="005E7CBD"/>
    <w:rsid w:val="005F0397"/>
    <w:rsid w:val="005F6A4E"/>
    <w:rsid w:val="005F76C3"/>
    <w:rsid w:val="00600670"/>
    <w:rsid w:val="00602159"/>
    <w:rsid w:val="00605B89"/>
    <w:rsid w:val="006066DD"/>
    <w:rsid w:val="00607592"/>
    <w:rsid w:val="00610901"/>
    <w:rsid w:val="00611FD9"/>
    <w:rsid w:val="00612386"/>
    <w:rsid w:val="00612980"/>
    <w:rsid w:val="00613196"/>
    <w:rsid w:val="0061342C"/>
    <w:rsid w:val="00613E89"/>
    <w:rsid w:val="0061621D"/>
    <w:rsid w:val="00617795"/>
    <w:rsid w:val="0062011C"/>
    <w:rsid w:val="00620E83"/>
    <w:rsid w:val="006220C6"/>
    <w:rsid w:val="00622765"/>
    <w:rsid w:val="00623E22"/>
    <w:rsid w:val="0062521D"/>
    <w:rsid w:val="00627CA5"/>
    <w:rsid w:val="00632BB1"/>
    <w:rsid w:val="00635564"/>
    <w:rsid w:val="006356BE"/>
    <w:rsid w:val="00635F92"/>
    <w:rsid w:val="00636762"/>
    <w:rsid w:val="00636BE4"/>
    <w:rsid w:val="00637C4A"/>
    <w:rsid w:val="00643439"/>
    <w:rsid w:val="006468C2"/>
    <w:rsid w:val="006521FA"/>
    <w:rsid w:val="0065702F"/>
    <w:rsid w:val="00657A32"/>
    <w:rsid w:val="00664333"/>
    <w:rsid w:val="0067193E"/>
    <w:rsid w:val="00673C33"/>
    <w:rsid w:val="006751FD"/>
    <w:rsid w:val="00676531"/>
    <w:rsid w:val="0068131C"/>
    <w:rsid w:val="006848DD"/>
    <w:rsid w:val="00686F56"/>
    <w:rsid w:val="006870BA"/>
    <w:rsid w:val="00687B4B"/>
    <w:rsid w:val="00691D56"/>
    <w:rsid w:val="006926A1"/>
    <w:rsid w:val="00693D7E"/>
    <w:rsid w:val="00694E72"/>
    <w:rsid w:val="00695DDB"/>
    <w:rsid w:val="0069675B"/>
    <w:rsid w:val="00697F46"/>
    <w:rsid w:val="006A3935"/>
    <w:rsid w:val="006A55FA"/>
    <w:rsid w:val="006A5DF3"/>
    <w:rsid w:val="006A676B"/>
    <w:rsid w:val="006A72B0"/>
    <w:rsid w:val="006B200F"/>
    <w:rsid w:val="006B364F"/>
    <w:rsid w:val="006B4BDC"/>
    <w:rsid w:val="006B65FE"/>
    <w:rsid w:val="006B6617"/>
    <w:rsid w:val="006C2080"/>
    <w:rsid w:val="006C27BF"/>
    <w:rsid w:val="006C32C4"/>
    <w:rsid w:val="006C3B31"/>
    <w:rsid w:val="006C3D98"/>
    <w:rsid w:val="006C596A"/>
    <w:rsid w:val="006C7B0E"/>
    <w:rsid w:val="006D17FF"/>
    <w:rsid w:val="006D22FC"/>
    <w:rsid w:val="006D3A12"/>
    <w:rsid w:val="006D436C"/>
    <w:rsid w:val="006D44E0"/>
    <w:rsid w:val="006D7531"/>
    <w:rsid w:val="006E1B8D"/>
    <w:rsid w:val="006E518A"/>
    <w:rsid w:val="006F059C"/>
    <w:rsid w:val="006F090B"/>
    <w:rsid w:val="006F0F6C"/>
    <w:rsid w:val="006F2775"/>
    <w:rsid w:val="006F2DDC"/>
    <w:rsid w:val="006F49A7"/>
    <w:rsid w:val="006F56C3"/>
    <w:rsid w:val="00700655"/>
    <w:rsid w:val="0070192D"/>
    <w:rsid w:val="00701F25"/>
    <w:rsid w:val="00702AC0"/>
    <w:rsid w:val="007037A6"/>
    <w:rsid w:val="00705AAE"/>
    <w:rsid w:val="00705DCF"/>
    <w:rsid w:val="00707E82"/>
    <w:rsid w:val="00714580"/>
    <w:rsid w:val="00714B97"/>
    <w:rsid w:val="00716EFF"/>
    <w:rsid w:val="007176FF"/>
    <w:rsid w:val="00717B6D"/>
    <w:rsid w:val="00725B95"/>
    <w:rsid w:val="00725F42"/>
    <w:rsid w:val="00726556"/>
    <w:rsid w:val="00730E39"/>
    <w:rsid w:val="007328AD"/>
    <w:rsid w:val="00732C97"/>
    <w:rsid w:val="00733398"/>
    <w:rsid w:val="00737FDC"/>
    <w:rsid w:val="007422C4"/>
    <w:rsid w:val="00742F08"/>
    <w:rsid w:val="00744C96"/>
    <w:rsid w:val="00745156"/>
    <w:rsid w:val="00746A0C"/>
    <w:rsid w:val="00747FBC"/>
    <w:rsid w:val="007518F3"/>
    <w:rsid w:val="0075416D"/>
    <w:rsid w:val="0075693E"/>
    <w:rsid w:val="00757F47"/>
    <w:rsid w:val="007624F6"/>
    <w:rsid w:val="00764FF9"/>
    <w:rsid w:val="00765F2F"/>
    <w:rsid w:val="00766F1F"/>
    <w:rsid w:val="00767224"/>
    <w:rsid w:val="00771059"/>
    <w:rsid w:val="00775FF3"/>
    <w:rsid w:val="00781400"/>
    <w:rsid w:val="00782A7C"/>
    <w:rsid w:val="00783284"/>
    <w:rsid w:val="007834DF"/>
    <w:rsid w:val="00785242"/>
    <w:rsid w:val="00786558"/>
    <w:rsid w:val="00791757"/>
    <w:rsid w:val="00793019"/>
    <w:rsid w:val="00793EDE"/>
    <w:rsid w:val="007A0035"/>
    <w:rsid w:val="007A0B86"/>
    <w:rsid w:val="007A2635"/>
    <w:rsid w:val="007A5B91"/>
    <w:rsid w:val="007A5FED"/>
    <w:rsid w:val="007A7D5F"/>
    <w:rsid w:val="007B02A6"/>
    <w:rsid w:val="007C199E"/>
    <w:rsid w:val="007C3221"/>
    <w:rsid w:val="007C4A42"/>
    <w:rsid w:val="007C4C27"/>
    <w:rsid w:val="007C4FA7"/>
    <w:rsid w:val="007C5499"/>
    <w:rsid w:val="007C5988"/>
    <w:rsid w:val="007D31DA"/>
    <w:rsid w:val="007D431A"/>
    <w:rsid w:val="007E0989"/>
    <w:rsid w:val="007E2B22"/>
    <w:rsid w:val="007E7E77"/>
    <w:rsid w:val="007F0557"/>
    <w:rsid w:val="007F0E49"/>
    <w:rsid w:val="007F36A8"/>
    <w:rsid w:val="007F4150"/>
    <w:rsid w:val="007F7C5E"/>
    <w:rsid w:val="0080274E"/>
    <w:rsid w:val="00804336"/>
    <w:rsid w:val="00810FA0"/>
    <w:rsid w:val="008127A1"/>
    <w:rsid w:val="008131B7"/>
    <w:rsid w:val="0081335F"/>
    <w:rsid w:val="008164CA"/>
    <w:rsid w:val="00817288"/>
    <w:rsid w:val="00821206"/>
    <w:rsid w:val="00822FDC"/>
    <w:rsid w:val="008247DE"/>
    <w:rsid w:val="00824A90"/>
    <w:rsid w:val="00825F6C"/>
    <w:rsid w:val="008266C4"/>
    <w:rsid w:val="008300AC"/>
    <w:rsid w:val="008311EA"/>
    <w:rsid w:val="0083222E"/>
    <w:rsid w:val="00835604"/>
    <w:rsid w:val="00835C77"/>
    <w:rsid w:val="00845433"/>
    <w:rsid w:val="0084660F"/>
    <w:rsid w:val="008469C5"/>
    <w:rsid w:val="008523A9"/>
    <w:rsid w:val="008566AE"/>
    <w:rsid w:val="008576D6"/>
    <w:rsid w:val="00860327"/>
    <w:rsid w:val="00860AFF"/>
    <w:rsid w:val="00870423"/>
    <w:rsid w:val="00870F0A"/>
    <w:rsid w:val="00872B53"/>
    <w:rsid w:val="008739C4"/>
    <w:rsid w:val="0087460D"/>
    <w:rsid w:val="00876AF0"/>
    <w:rsid w:val="008776DC"/>
    <w:rsid w:val="00877E10"/>
    <w:rsid w:val="008820CD"/>
    <w:rsid w:val="00882359"/>
    <w:rsid w:val="00884068"/>
    <w:rsid w:val="008858F4"/>
    <w:rsid w:val="00885C32"/>
    <w:rsid w:val="008865A7"/>
    <w:rsid w:val="0089251E"/>
    <w:rsid w:val="008A21DC"/>
    <w:rsid w:val="008A5295"/>
    <w:rsid w:val="008A633E"/>
    <w:rsid w:val="008B4DD3"/>
    <w:rsid w:val="008B5E0D"/>
    <w:rsid w:val="008C136C"/>
    <w:rsid w:val="008C1EE1"/>
    <w:rsid w:val="008C55D7"/>
    <w:rsid w:val="008C5ABF"/>
    <w:rsid w:val="008C7387"/>
    <w:rsid w:val="008D2A93"/>
    <w:rsid w:val="008D49AD"/>
    <w:rsid w:val="008D4BF3"/>
    <w:rsid w:val="008D633B"/>
    <w:rsid w:val="008D6850"/>
    <w:rsid w:val="008D72A5"/>
    <w:rsid w:val="008E03D1"/>
    <w:rsid w:val="008E3865"/>
    <w:rsid w:val="008E48F7"/>
    <w:rsid w:val="008F2C91"/>
    <w:rsid w:val="008F3444"/>
    <w:rsid w:val="008F3E9A"/>
    <w:rsid w:val="008F6168"/>
    <w:rsid w:val="008F761C"/>
    <w:rsid w:val="008F7A39"/>
    <w:rsid w:val="00903771"/>
    <w:rsid w:val="00903D58"/>
    <w:rsid w:val="009040CE"/>
    <w:rsid w:val="00904A03"/>
    <w:rsid w:val="00910F2B"/>
    <w:rsid w:val="00914BFD"/>
    <w:rsid w:val="00914DC1"/>
    <w:rsid w:val="009153F5"/>
    <w:rsid w:val="00915656"/>
    <w:rsid w:val="00920A6B"/>
    <w:rsid w:val="00921B7A"/>
    <w:rsid w:val="00922726"/>
    <w:rsid w:val="00923683"/>
    <w:rsid w:val="009250C5"/>
    <w:rsid w:val="0093140C"/>
    <w:rsid w:val="00931B3C"/>
    <w:rsid w:val="00932E93"/>
    <w:rsid w:val="00934691"/>
    <w:rsid w:val="00934C46"/>
    <w:rsid w:val="00934EB9"/>
    <w:rsid w:val="00935621"/>
    <w:rsid w:val="00941A44"/>
    <w:rsid w:val="009440C9"/>
    <w:rsid w:val="00944C1A"/>
    <w:rsid w:val="009475C4"/>
    <w:rsid w:val="009510C2"/>
    <w:rsid w:val="00952A00"/>
    <w:rsid w:val="009533DA"/>
    <w:rsid w:val="00960A1D"/>
    <w:rsid w:val="00962AFC"/>
    <w:rsid w:val="009631B4"/>
    <w:rsid w:val="00967FCE"/>
    <w:rsid w:val="00970ED2"/>
    <w:rsid w:val="009718F0"/>
    <w:rsid w:val="009722F1"/>
    <w:rsid w:val="00973E9A"/>
    <w:rsid w:val="00975514"/>
    <w:rsid w:val="009769AC"/>
    <w:rsid w:val="00977711"/>
    <w:rsid w:val="00977996"/>
    <w:rsid w:val="0098110F"/>
    <w:rsid w:val="00981344"/>
    <w:rsid w:val="00981F5B"/>
    <w:rsid w:val="009848FE"/>
    <w:rsid w:val="00986DC6"/>
    <w:rsid w:val="00986FA6"/>
    <w:rsid w:val="0099157E"/>
    <w:rsid w:val="00992657"/>
    <w:rsid w:val="00992F62"/>
    <w:rsid w:val="00994112"/>
    <w:rsid w:val="00994219"/>
    <w:rsid w:val="009A0477"/>
    <w:rsid w:val="009A1FC5"/>
    <w:rsid w:val="009A4256"/>
    <w:rsid w:val="009B269B"/>
    <w:rsid w:val="009B344D"/>
    <w:rsid w:val="009B43C1"/>
    <w:rsid w:val="009B5E6E"/>
    <w:rsid w:val="009B69AB"/>
    <w:rsid w:val="009B6B55"/>
    <w:rsid w:val="009C35B9"/>
    <w:rsid w:val="009C4AB8"/>
    <w:rsid w:val="009D4711"/>
    <w:rsid w:val="009D6915"/>
    <w:rsid w:val="009E0B5C"/>
    <w:rsid w:val="009E0D38"/>
    <w:rsid w:val="009E1773"/>
    <w:rsid w:val="009E4CED"/>
    <w:rsid w:val="009E531D"/>
    <w:rsid w:val="009E795D"/>
    <w:rsid w:val="009F2551"/>
    <w:rsid w:val="009F6DDD"/>
    <w:rsid w:val="009F72FF"/>
    <w:rsid w:val="00A0002A"/>
    <w:rsid w:val="00A021ED"/>
    <w:rsid w:val="00A02E7A"/>
    <w:rsid w:val="00A0476E"/>
    <w:rsid w:val="00A04B9B"/>
    <w:rsid w:val="00A04D8F"/>
    <w:rsid w:val="00A05B6E"/>
    <w:rsid w:val="00A06017"/>
    <w:rsid w:val="00A072AA"/>
    <w:rsid w:val="00A10BAD"/>
    <w:rsid w:val="00A11D99"/>
    <w:rsid w:val="00A13968"/>
    <w:rsid w:val="00A1432A"/>
    <w:rsid w:val="00A160CA"/>
    <w:rsid w:val="00A218E1"/>
    <w:rsid w:val="00A24720"/>
    <w:rsid w:val="00A250C9"/>
    <w:rsid w:val="00A25BA0"/>
    <w:rsid w:val="00A266BF"/>
    <w:rsid w:val="00A2674A"/>
    <w:rsid w:val="00A300E9"/>
    <w:rsid w:val="00A31C8A"/>
    <w:rsid w:val="00A32869"/>
    <w:rsid w:val="00A331D5"/>
    <w:rsid w:val="00A36771"/>
    <w:rsid w:val="00A36E54"/>
    <w:rsid w:val="00A376D8"/>
    <w:rsid w:val="00A41E19"/>
    <w:rsid w:val="00A43586"/>
    <w:rsid w:val="00A446F6"/>
    <w:rsid w:val="00A465BE"/>
    <w:rsid w:val="00A4735F"/>
    <w:rsid w:val="00A5125E"/>
    <w:rsid w:val="00A51EDE"/>
    <w:rsid w:val="00A541CA"/>
    <w:rsid w:val="00A56338"/>
    <w:rsid w:val="00A575DC"/>
    <w:rsid w:val="00A606CF"/>
    <w:rsid w:val="00A62B37"/>
    <w:rsid w:val="00A63AF8"/>
    <w:rsid w:val="00A64E34"/>
    <w:rsid w:val="00A65AC9"/>
    <w:rsid w:val="00A65B0A"/>
    <w:rsid w:val="00A67B9D"/>
    <w:rsid w:val="00A70ABE"/>
    <w:rsid w:val="00A7143A"/>
    <w:rsid w:val="00A733A9"/>
    <w:rsid w:val="00A736BA"/>
    <w:rsid w:val="00A74B15"/>
    <w:rsid w:val="00A74EDB"/>
    <w:rsid w:val="00A7545A"/>
    <w:rsid w:val="00A762EB"/>
    <w:rsid w:val="00A80261"/>
    <w:rsid w:val="00A8047D"/>
    <w:rsid w:val="00A81F6F"/>
    <w:rsid w:val="00A834F4"/>
    <w:rsid w:val="00A8420F"/>
    <w:rsid w:val="00A84E4F"/>
    <w:rsid w:val="00A85085"/>
    <w:rsid w:val="00A91804"/>
    <w:rsid w:val="00A9216A"/>
    <w:rsid w:val="00A9324F"/>
    <w:rsid w:val="00A94343"/>
    <w:rsid w:val="00A959A4"/>
    <w:rsid w:val="00A9755E"/>
    <w:rsid w:val="00AA0592"/>
    <w:rsid w:val="00AA1A7E"/>
    <w:rsid w:val="00AA64A4"/>
    <w:rsid w:val="00AB2537"/>
    <w:rsid w:val="00AB4FAC"/>
    <w:rsid w:val="00AB5233"/>
    <w:rsid w:val="00AB5B20"/>
    <w:rsid w:val="00AB5BCD"/>
    <w:rsid w:val="00AB69A2"/>
    <w:rsid w:val="00AC1048"/>
    <w:rsid w:val="00AC3330"/>
    <w:rsid w:val="00AC3CBA"/>
    <w:rsid w:val="00AC58EB"/>
    <w:rsid w:val="00AC5F38"/>
    <w:rsid w:val="00AC6440"/>
    <w:rsid w:val="00AC6E5C"/>
    <w:rsid w:val="00AC7DF0"/>
    <w:rsid w:val="00AD32E1"/>
    <w:rsid w:val="00AD3726"/>
    <w:rsid w:val="00AD6119"/>
    <w:rsid w:val="00AE4879"/>
    <w:rsid w:val="00AE5F12"/>
    <w:rsid w:val="00AE71D8"/>
    <w:rsid w:val="00AE7DE5"/>
    <w:rsid w:val="00AE7E15"/>
    <w:rsid w:val="00AF69BA"/>
    <w:rsid w:val="00B008A5"/>
    <w:rsid w:val="00B01E41"/>
    <w:rsid w:val="00B02719"/>
    <w:rsid w:val="00B0468D"/>
    <w:rsid w:val="00B0571D"/>
    <w:rsid w:val="00B05B65"/>
    <w:rsid w:val="00B06F27"/>
    <w:rsid w:val="00B12DF6"/>
    <w:rsid w:val="00B13109"/>
    <w:rsid w:val="00B13236"/>
    <w:rsid w:val="00B13BA2"/>
    <w:rsid w:val="00B146F6"/>
    <w:rsid w:val="00B14DD5"/>
    <w:rsid w:val="00B16300"/>
    <w:rsid w:val="00B17FCB"/>
    <w:rsid w:val="00B22E2E"/>
    <w:rsid w:val="00B23E0F"/>
    <w:rsid w:val="00B304C5"/>
    <w:rsid w:val="00B3051C"/>
    <w:rsid w:val="00B335FE"/>
    <w:rsid w:val="00B34C90"/>
    <w:rsid w:val="00B34E98"/>
    <w:rsid w:val="00B40725"/>
    <w:rsid w:val="00B43601"/>
    <w:rsid w:val="00B47A42"/>
    <w:rsid w:val="00B664F0"/>
    <w:rsid w:val="00B72DEE"/>
    <w:rsid w:val="00B732D4"/>
    <w:rsid w:val="00B7709D"/>
    <w:rsid w:val="00B773F2"/>
    <w:rsid w:val="00B831F7"/>
    <w:rsid w:val="00B841FA"/>
    <w:rsid w:val="00B8440A"/>
    <w:rsid w:val="00B845AC"/>
    <w:rsid w:val="00B87602"/>
    <w:rsid w:val="00B9387D"/>
    <w:rsid w:val="00B9405B"/>
    <w:rsid w:val="00B941CB"/>
    <w:rsid w:val="00B96A98"/>
    <w:rsid w:val="00B9760C"/>
    <w:rsid w:val="00B97B07"/>
    <w:rsid w:val="00BA041A"/>
    <w:rsid w:val="00BA1511"/>
    <w:rsid w:val="00BA1C97"/>
    <w:rsid w:val="00BA2394"/>
    <w:rsid w:val="00BA3CF6"/>
    <w:rsid w:val="00BA4275"/>
    <w:rsid w:val="00BA716C"/>
    <w:rsid w:val="00BA71B5"/>
    <w:rsid w:val="00BB00E5"/>
    <w:rsid w:val="00BB1638"/>
    <w:rsid w:val="00BB439A"/>
    <w:rsid w:val="00BB5134"/>
    <w:rsid w:val="00BB6114"/>
    <w:rsid w:val="00BC00A3"/>
    <w:rsid w:val="00BC0785"/>
    <w:rsid w:val="00BC0928"/>
    <w:rsid w:val="00BC0D6E"/>
    <w:rsid w:val="00BC2803"/>
    <w:rsid w:val="00BC447F"/>
    <w:rsid w:val="00BC6E4C"/>
    <w:rsid w:val="00BD25BE"/>
    <w:rsid w:val="00BD2F17"/>
    <w:rsid w:val="00BE0EEE"/>
    <w:rsid w:val="00BE1784"/>
    <w:rsid w:val="00BE47D9"/>
    <w:rsid w:val="00BE5406"/>
    <w:rsid w:val="00BE58DD"/>
    <w:rsid w:val="00BE5BA9"/>
    <w:rsid w:val="00BE68BC"/>
    <w:rsid w:val="00BF10D1"/>
    <w:rsid w:val="00BF1479"/>
    <w:rsid w:val="00BF2D1E"/>
    <w:rsid w:val="00BF3414"/>
    <w:rsid w:val="00BF3506"/>
    <w:rsid w:val="00BF3AA9"/>
    <w:rsid w:val="00BF7BE3"/>
    <w:rsid w:val="00C0082B"/>
    <w:rsid w:val="00C02684"/>
    <w:rsid w:val="00C04543"/>
    <w:rsid w:val="00C0543D"/>
    <w:rsid w:val="00C06B77"/>
    <w:rsid w:val="00C102A2"/>
    <w:rsid w:val="00C10CD6"/>
    <w:rsid w:val="00C1420D"/>
    <w:rsid w:val="00C143A4"/>
    <w:rsid w:val="00C14FFE"/>
    <w:rsid w:val="00C16D22"/>
    <w:rsid w:val="00C215DF"/>
    <w:rsid w:val="00C228EF"/>
    <w:rsid w:val="00C23005"/>
    <w:rsid w:val="00C23B9C"/>
    <w:rsid w:val="00C23E23"/>
    <w:rsid w:val="00C24F8D"/>
    <w:rsid w:val="00C257D1"/>
    <w:rsid w:val="00C27036"/>
    <w:rsid w:val="00C27F1C"/>
    <w:rsid w:val="00C30EF4"/>
    <w:rsid w:val="00C34936"/>
    <w:rsid w:val="00C4077A"/>
    <w:rsid w:val="00C40A00"/>
    <w:rsid w:val="00C4399C"/>
    <w:rsid w:val="00C45D2F"/>
    <w:rsid w:val="00C472D4"/>
    <w:rsid w:val="00C5062C"/>
    <w:rsid w:val="00C50A30"/>
    <w:rsid w:val="00C51F53"/>
    <w:rsid w:val="00C5202F"/>
    <w:rsid w:val="00C555E7"/>
    <w:rsid w:val="00C56974"/>
    <w:rsid w:val="00C5718D"/>
    <w:rsid w:val="00C60824"/>
    <w:rsid w:val="00C616A1"/>
    <w:rsid w:val="00C617B8"/>
    <w:rsid w:val="00C62A5B"/>
    <w:rsid w:val="00C6492C"/>
    <w:rsid w:val="00C64BCF"/>
    <w:rsid w:val="00C656BE"/>
    <w:rsid w:val="00C65C29"/>
    <w:rsid w:val="00C66339"/>
    <w:rsid w:val="00C708D7"/>
    <w:rsid w:val="00C74FC4"/>
    <w:rsid w:val="00C75998"/>
    <w:rsid w:val="00C75CBF"/>
    <w:rsid w:val="00C75EA3"/>
    <w:rsid w:val="00C773B7"/>
    <w:rsid w:val="00C7794F"/>
    <w:rsid w:val="00C80139"/>
    <w:rsid w:val="00C80DB9"/>
    <w:rsid w:val="00C81552"/>
    <w:rsid w:val="00C8261E"/>
    <w:rsid w:val="00C90617"/>
    <w:rsid w:val="00C90FEB"/>
    <w:rsid w:val="00C933A9"/>
    <w:rsid w:val="00CA09EE"/>
    <w:rsid w:val="00CA1AE2"/>
    <w:rsid w:val="00CA2E6B"/>
    <w:rsid w:val="00CA2F4E"/>
    <w:rsid w:val="00CA3C6C"/>
    <w:rsid w:val="00CA4D45"/>
    <w:rsid w:val="00CA5E31"/>
    <w:rsid w:val="00CA6BB9"/>
    <w:rsid w:val="00CB19AC"/>
    <w:rsid w:val="00CB2712"/>
    <w:rsid w:val="00CB41B6"/>
    <w:rsid w:val="00CB4394"/>
    <w:rsid w:val="00CB59AA"/>
    <w:rsid w:val="00CB77D5"/>
    <w:rsid w:val="00CC0B9A"/>
    <w:rsid w:val="00CC315E"/>
    <w:rsid w:val="00CC4155"/>
    <w:rsid w:val="00CC4D17"/>
    <w:rsid w:val="00CC50A8"/>
    <w:rsid w:val="00CC6D7C"/>
    <w:rsid w:val="00CC7008"/>
    <w:rsid w:val="00CD1EB2"/>
    <w:rsid w:val="00CD216E"/>
    <w:rsid w:val="00CD445B"/>
    <w:rsid w:val="00CD68B7"/>
    <w:rsid w:val="00CE0DEC"/>
    <w:rsid w:val="00CE5CCA"/>
    <w:rsid w:val="00CE75EA"/>
    <w:rsid w:val="00CF041E"/>
    <w:rsid w:val="00CF2A9E"/>
    <w:rsid w:val="00CF451B"/>
    <w:rsid w:val="00CF54BB"/>
    <w:rsid w:val="00CF7F0A"/>
    <w:rsid w:val="00D01BFE"/>
    <w:rsid w:val="00D026CF"/>
    <w:rsid w:val="00D06771"/>
    <w:rsid w:val="00D071D0"/>
    <w:rsid w:val="00D07F25"/>
    <w:rsid w:val="00D110FC"/>
    <w:rsid w:val="00D11C7D"/>
    <w:rsid w:val="00D127A8"/>
    <w:rsid w:val="00D14601"/>
    <w:rsid w:val="00D14A94"/>
    <w:rsid w:val="00D20CB1"/>
    <w:rsid w:val="00D22A6B"/>
    <w:rsid w:val="00D23E27"/>
    <w:rsid w:val="00D26DE6"/>
    <w:rsid w:val="00D279D8"/>
    <w:rsid w:val="00D31199"/>
    <w:rsid w:val="00D31349"/>
    <w:rsid w:val="00D33119"/>
    <w:rsid w:val="00D35E1B"/>
    <w:rsid w:val="00D35EB0"/>
    <w:rsid w:val="00D36EC4"/>
    <w:rsid w:val="00D44308"/>
    <w:rsid w:val="00D44AFD"/>
    <w:rsid w:val="00D4676F"/>
    <w:rsid w:val="00D472EA"/>
    <w:rsid w:val="00D536A8"/>
    <w:rsid w:val="00D53D6C"/>
    <w:rsid w:val="00D5584D"/>
    <w:rsid w:val="00D56E29"/>
    <w:rsid w:val="00D57D61"/>
    <w:rsid w:val="00D6168A"/>
    <w:rsid w:val="00D61939"/>
    <w:rsid w:val="00D61FE8"/>
    <w:rsid w:val="00D6332F"/>
    <w:rsid w:val="00D66788"/>
    <w:rsid w:val="00D67061"/>
    <w:rsid w:val="00D721BF"/>
    <w:rsid w:val="00D72A0E"/>
    <w:rsid w:val="00D75397"/>
    <w:rsid w:val="00D77401"/>
    <w:rsid w:val="00D84A94"/>
    <w:rsid w:val="00D86477"/>
    <w:rsid w:val="00D8672C"/>
    <w:rsid w:val="00D871C6"/>
    <w:rsid w:val="00D87FEE"/>
    <w:rsid w:val="00D90468"/>
    <w:rsid w:val="00D91CA0"/>
    <w:rsid w:val="00D93290"/>
    <w:rsid w:val="00D93E9F"/>
    <w:rsid w:val="00D9729B"/>
    <w:rsid w:val="00D977E1"/>
    <w:rsid w:val="00DA0774"/>
    <w:rsid w:val="00DA4F5B"/>
    <w:rsid w:val="00DA51BD"/>
    <w:rsid w:val="00DB19F2"/>
    <w:rsid w:val="00DB1F89"/>
    <w:rsid w:val="00DB3DF3"/>
    <w:rsid w:val="00DB5715"/>
    <w:rsid w:val="00DB6BBB"/>
    <w:rsid w:val="00DB6DBE"/>
    <w:rsid w:val="00DB7A12"/>
    <w:rsid w:val="00DC06A4"/>
    <w:rsid w:val="00DC15EC"/>
    <w:rsid w:val="00DC3766"/>
    <w:rsid w:val="00DC548E"/>
    <w:rsid w:val="00DC5DF0"/>
    <w:rsid w:val="00DC6074"/>
    <w:rsid w:val="00DD49BB"/>
    <w:rsid w:val="00DD63E8"/>
    <w:rsid w:val="00DD6878"/>
    <w:rsid w:val="00DE131B"/>
    <w:rsid w:val="00DE2884"/>
    <w:rsid w:val="00DF00C7"/>
    <w:rsid w:val="00DF0F30"/>
    <w:rsid w:val="00DF1EEF"/>
    <w:rsid w:val="00DF39AA"/>
    <w:rsid w:val="00DF4265"/>
    <w:rsid w:val="00DF4C2F"/>
    <w:rsid w:val="00E020FA"/>
    <w:rsid w:val="00E037C9"/>
    <w:rsid w:val="00E04A65"/>
    <w:rsid w:val="00E06205"/>
    <w:rsid w:val="00E06591"/>
    <w:rsid w:val="00E1100D"/>
    <w:rsid w:val="00E1140A"/>
    <w:rsid w:val="00E1309F"/>
    <w:rsid w:val="00E145D2"/>
    <w:rsid w:val="00E20D46"/>
    <w:rsid w:val="00E30A53"/>
    <w:rsid w:val="00E3367E"/>
    <w:rsid w:val="00E361C1"/>
    <w:rsid w:val="00E37AF6"/>
    <w:rsid w:val="00E40380"/>
    <w:rsid w:val="00E565AA"/>
    <w:rsid w:val="00E569CF"/>
    <w:rsid w:val="00E618A9"/>
    <w:rsid w:val="00E61C19"/>
    <w:rsid w:val="00E6247A"/>
    <w:rsid w:val="00E6450B"/>
    <w:rsid w:val="00E704BB"/>
    <w:rsid w:val="00E7396B"/>
    <w:rsid w:val="00E758CF"/>
    <w:rsid w:val="00E8053E"/>
    <w:rsid w:val="00E82808"/>
    <w:rsid w:val="00E859D2"/>
    <w:rsid w:val="00E8617B"/>
    <w:rsid w:val="00E879CE"/>
    <w:rsid w:val="00E87C1A"/>
    <w:rsid w:val="00E90CAA"/>
    <w:rsid w:val="00E91FE0"/>
    <w:rsid w:val="00E92736"/>
    <w:rsid w:val="00E9284B"/>
    <w:rsid w:val="00E95958"/>
    <w:rsid w:val="00E95D58"/>
    <w:rsid w:val="00E969E9"/>
    <w:rsid w:val="00E97314"/>
    <w:rsid w:val="00E9743A"/>
    <w:rsid w:val="00E97695"/>
    <w:rsid w:val="00EA08EF"/>
    <w:rsid w:val="00EA0C4F"/>
    <w:rsid w:val="00EA1D4D"/>
    <w:rsid w:val="00EA36E1"/>
    <w:rsid w:val="00EA45EE"/>
    <w:rsid w:val="00EA6267"/>
    <w:rsid w:val="00EB1544"/>
    <w:rsid w:val="00EB1F19"/>
    <w:rsid w:val="00EB2C53"/>
    <w:rsid w:val="00EB6141"/>
    <w:rsid w:val="00EB6346"/>
    <w:rsid w:val="00EC7565"/>
    <w:rsid w:val="00ED1ED4"/>
    <w:rsid w:val="00ED255C"/>
    <w:rsid w:val="00ED26E8"/>
    <w:rsid w:val="00ED4570"/>
    <w:rsid w:val="00EE13D5"/>
    <w:rsid w:val="00EE28E1"/>
    <w:rsid w:val="00EE2DD4"/>
    <w:rsid w:val="00EE7FD1"/>
    <w:rsid w:val="00EF3BA9"/>
    <w:rsid w:val="00EF48A3"/>
    <w:rsid w:val="00EF53AB"/>
    <w:rsid w:val="00EF6934"/>
    <w:rsid w:val="00EF7B49"/>
    <w:rsid w:val="00F0194A"/>
    <w:rsid w:val="00F02419"/>
    <w:rsid w:val="00F04497"/>
    <w:rsid w:val="00F05150"/>
    <w:rsid w:val="00F06249"/>
    <w:rsid w:val="00F10B0B"/>
    <w:rsid w:val="00F10E04"/>
    <w:rsid w:val="00F1145A"/>
    <w:rsid w:val="00F125F2"/>
    <w:rsid w:val="00F13C04"/>
    <w:rsid w:val="00F150C2"/>
    <w:rsid w:val="00F15D42"/>
    <w:rsid w:val="00F16D00"/>
    <w:rsid w:val="00F17161"/>
    <w:rsid w:val="00F23FDE"/>
    <w:rsid w:val="00F25B5B"/>
    <w:rsid w:val="00F26AF5"/>
    <w:rsid w:val="00F31933"/>
    <w:rsid w:val="00F33BB4"/>
    <w:rsid w:val="00F363BE"/>
    <w:rsid w:val="00F37D1C"/>
    <w:rsid w:val="00F37F8F"/>
    <w:rsid w:val="00F40257"/>
    <w:rsid w:val="00F4188C"/>
    <w:rsid w:val="00F44BAB"/>
    <w:rsid w:val="00F45386"/>
    <w:rsid w:val="00F47A82"/>
    <w:rsid w:val="00F51D18"/>
    <w:rsid w:val="00F531F6"/>
    <w:rsid w:val="00F533CD"/>
    <w:rsid w:val="00F57F55"/>
    <w:rsid w:val="00F609EF"/>
    <w:rsid w:val="00F6136A"/>
    <w:rsid w:val="00F61F1E"/>
    <w:rsid w:val="00F64952"/>
    <w:rsid w:val="00F66651"/>
    <w:rsid w:val="00F676DE"/>
    <w:rsid w:val="00F677AF"/>
    <w:rsid w:val="00F679F2"/>
    <w:rsid w:val="00F7142C"/>
    <w:rsid w:val="00F72384"/>
    <w:rsid w:val="00F727B2"/>
    <w:rsid w:val="00F75162"/>
    <w:rsid w:val="00F7521F"/>
    <w:rsid w:val="00F7561F"/>
    <w:rsid w:val="00F80EE6"/>
    <w:rsid w:val="00F80F0C"/>
    <w:rsid w:val="00F8345A"/>
    <w:rsid w:val="00F871E0"/>
    <w:rsid w:val="00F87DDD"/>
    <w:rsid w:val="00F905C3"/>
    <w:rsid w:val="00F92107"/>
    <w:rsid w:val="00F938C4"/>
    <w:rsid w:val="00F93C62"/>
    <w:rsid w:val="00F94961"/>
    <w:rsid w:val="00F96D1E"/>
    <w:rsid w:val="00FA11CB"/>
    <w:rsid w:val="00FA447A"/>
    <w:rsid w:val="00FA44E5"/>
    <w:rsid w:val="00FA58FD"/>
    <w:rsid w:val="00FA64D2"/>
    <w:rsid w:val="00FA79E9"/>
    <w:rsid w:val="00FB0EE0"/>
    <w:rsid w:val="00FB38A5"/>
    <w:rsid w:val="00FB573B"/>
    <w:rsid w:val="00FB64EA"/>
    <w:rsid w:val="00FB6735"/>
    <w:rsid w:val="00FC1749"/>
    <w:rsid w:val="00FC1AB2"/>
    <w:rsid w:val="00FC31BC"/>
    <w:rsid w:val="00FC370D"/>
    <w:rsid w:val="00FC392B"/>
    <w:rsid w:val="00FC3B9E"/>
    <w:rsid w:val="00FC6805"/>
    <w:rsid w:val="00FD74F4"/>
    <w:rsid w:val="00FD7E6F"/>
    <w:rsid w:val="00FD7E85"/>
    <w:rsid w:val="00FD7FCC"/>
    <w:rsid w:val="00FE0D9D"/>
    <w:rsid w:val="00FE21E7"/>
    <w:rsid w:val="00FE21F3"/>
    <w:rsid w:val="00FE2D6B"/>
    <w:rsid w:val="00FE3672"/>
    <w:rsid w:val="00FE3F9A"/>
    <w:rsid w:val="00FE4CD2"/>
    <w:rsid w:val="00FE7A5A"/>
    <w:rsid w:val="00FF247D"/>
    <w:rsid w:val="00FF385E"/>
    <w:rsid w:val="00FF6EA1"/>
    <w:rsid w:val="00FF7C7C"/>
    <w:rsid w:val="00FF7F6B"/>
    <w:rsid w:val="03493D0E"/>
    <w:rsid w:val="055B19AA"/>
    <w:rsid w:val="09C8DE47"/>
    <w:rsid w:val="0B4D9687"/>
    <w:rsid w:val="0BD203AA"/>
    <w:rsid w:val="0BF749F4"/>
    <w:rsid w:val="0E5A54C0"/>
    <w:rsid w:val="0FE8EFC1"/>
    <w:rsid w:val="139F81B6"/>
    <w:rsid w:val="13D576CD"/>
    <w:rsid w:val="14A4ADC1"/>
    <w:rsid w:val="14AA881E"/>
    <w:rsid w:val="15970589"/>
    <w:rsid w:val="16C2A756"/>
    <w:rsid w:val="16E87585"/>
    <w:rsid w:val="16E9D9C3"/>
    <w:rsid w:val="174D2313"/>
    <w:rsid w:val="19A1ED1D"/>
    <w:rsid w:val="1B7DC4E2"/>
    <w:rsid w:val="1BF9FEA4"/>
    <w:rsid w:val="1E4F3AB4"/>
    <w:rsid w:val="2029262F"/>
    <w:rsid w:val="217C973E"/>
    <w:rsid w:val="21A82FA9"/>
    <w:rsid w:val="21D21E11"/>
    <w:rsid w:val="2206851C"/>
    <w:rsid w:val="2360C5E6"/>
    <w:rsid w:val="250B5451"/>
    <w:rsid w:val="273C1951"/>
    <w:rsid w:val="2CB66B7B"/>
    <w:rsid w:val="3093A27A"/>
    <w:rsid w:val="376E4C13"/>
    <w:rsid w:val="37E96CB7"/>
    <w:rsid w:val="391F375A"/>
    <w:rsid w:val="3BC5C771"/>
    <w:rsid w:val="3C7B1FF8"/>
    <w:rsid w:val="3CDDB1FB"/>
    <w:rsid w:val="3DC7A024"/>
    <w:rsid w:val="3E3125CC"/>
    <w:rsid w:val="40D2404B"/>
    <w:rsid w:val="41C1C532"/>
    <w:rsid w:val="41EC05D0"/>
    <w:rsid w:val="44C30E8A"/>
    <w:rsid w:val="44F6331E"/>
    <w:rsid w:val="46EFC96B"/>
    <w:rsid w:val="47ACC6D6"/>
    <w:rsid w:val="487743E9"/>
    <w:rsid w:val="4C5D20E6"/>
    <w:rsid w:val="5113CE95"/>
    <w:rsid w:val="51619FAA"/>
    <w:rsid w:val="51BB99C2"/>
    <w:rsid w:val="51DAF818"/>
    <w:rsid w:val="5369A807"/>
    <w:rsid w:val="53D4B110"/>
    <w:rsid w:val="55DA6DB3"/>
    <w:rsid w:val="5A47F45E"/>
    <w:rsid w:val="5F0691F8"/>
    <w:rsid w:val="62036951"/>
    <w:rsid w:val="637AEAC8"/>
    <w:rsid w:val="64046149"/>
    <w:rsid w:val="65D5A8FD"/>
    <w:rsid w:val="669E07F9"/>
    <w:rsid w:val="66D877B7"/>
    <w:rsid w:val="68E867FF"/>
    <w:rsid w:val="696F4876"/>
    <w:rsid w:val="6AA6F192"/>
    <w:rsid w:val="6ADBFBD7"/>
    <w:rsid w:val="6C56E7DF"/>
    <w:rsid w:val="6CA6ECA3"/>
    <w:rsid w:val="6CE87CB8"/>
    <w:rsid w:val="6D6409E6"/>
    <w:rsid w:val="6F0161C9"/>
    <w:rsid w:val="6F2D954A"/>
    <w:rsid w:val="6F84E120"/>
    <w:rsid w:val="6FDC05F2"/>
    <w:rsid w:val="7629A732"/>
    <w:rsid w:val="7701D0C8"/>
    <w:rsid w:val="771D39FB"/>
    <w:rsid w:val="786A9D66"/>
    <w:rsid w:val="78A6BF1A"/>
    <w:rsid w:val="78A9A5D0"/>
    <w:rsid w:val="7BB366F9"/>
    <w:rsid w:val="7EA738DD"/>
    <w:rsid w:val="7FFAF2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792D6"/>
  <w15:docId w15:val="{4D874D7B-7BCB-4DB4-8A54-4E44CD6D184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Calibri" w:hAnsi="Calibri" w:eastAsia="Calibri" w:cs="Calibri"/>
        <w:lang w:val="en-IN"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43439"/>
  </w:style>
  <w:style w:type="paragraph" w:styleId="Heading1">
    <w:name w:val="heading 1"/>
    <w:basedOn w:val="Normal"/>
    <w:next w:val="Normal"/>
    <w:link w:val="Heading1Char"/>
    <w:uiPriority w:val="9"/>
    <w:qFormat/>
    <w:rsid w:val="00EA281A"/>
    <w:pPr>
      <w:pBdr>
        <w:top w:val="single" w:color="4472C4" w:themeColor="accent1" w:sz="24" w:space="0"/>
        <w:left w:val="single" w:color="4472C4" w:themeColor="accent1" w:sz="24" w:space="0"/>
        <w:bottom w:val="single" w:color="4472C4" w:themeColor="accent1" w:sz="24" w:space="0"/>
        <w:right w:val="single" w:color="4472C4" w:themeColor="accent1" w:sz="24" w:space="0"/>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EA281A"/>
    <w:pPr>
      <w:pBdr>
        <w:top w:val="single" w:color="D9E2F3" w:themeColor="accent1" w:themeTint="33" w:sz="24" w:space="0"/>
        <w:left w:val="single" w:color="D9E2F3" w:themeColor="accent1" w:themeTint="33" w:sz="24" w:space="0"/>
        <w:bottom w:val="single" w:color="D9E2F3" w:themeColor="accent1" w:themeTint="33" w:sz="24" w:space="0"/>
        <w:right w:val="single" w:color="D9E2F3" w:themeColor="accent1" w:themeTint="33" w:sz="24" w:space="0"/>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EA281A"/>
    <w:pPr>
      <w:pBdr>
        <w:top w:val="single" w:color="4472C4" w:themeColor="accent1" w:sz="6" w:space="2"/>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unhideWhenUsed/>
    <w:qFormat/>
    <w:rsid w:val="00EA281A"/>
    <w:pPr>
      <w:pBdr>
        <w:top w:val="dotted" w:color="4472C4" w:themeColor="accent1" w:sz="6" w:space="2"/>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unhideWhenUsed/>
    <w:qFormat/>
    <w:rsid w:val="00EA281A"/>
    <w:pPr>
      <w:pBdr>
        <w:bottom w:val="single" w:color="4472C4" w:themeColor="accent1" w:sz="6" w:space="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EA281A"/>
    <w:pPr>
      <w:pBdr>
        <w:bottom w:val="dotted" w:color="4472C4" w:themeColor="accent1" w:sz="6" w:space="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EA281A"/>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EA281A"/>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A281A"/>
    <w:pPr>
      <w:spacing w:before="200" w:after="0"/>
      <w:outlineLvl w:val="8"/>
    </w:pPr>
    <w:rPr>
      <w:i/>
      <w:iCs/>
      <w:caps/>
      <w:spacing w:val="10"/>
      <w:sz w:val="18"/>
      <w:szCs w:val="18"/>
    </w:rPr>
  </w:style>
  <w:style w:type="character" w:styleId="DefaultParagraphFont" w:default="1">
    <w:name w:val="Default Paragraph Font"/>
    <w:uiPriority w:val="1"/>
    <w:semiHidden/>
    <w:unhideWhenUsed/>
  </w:style>
  <w:style w:type="table" w:styleId="TableNormal" w:default="1">
    <w:name w:val="Normal Table"/>
    <w:uiPriority w:val="99"/>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EA281A"/>
    <w:pPr>
      <w:spacing w:before="0" w:after="0"/>
    </w:pPr>
    <w:rPr>
      <w:rFonts w:asciiTheme="majorHAnsi" w:hAnsiTheme="majorHAnsi" w:eastAsiaTheme="majorEastAsia" w:cstheme="majorBidi"/>
      <w:caps/>
      <w:color w:val="4472C4" w:themeColor="accent1"/>
      <w:spacing w:val="10"/>
      <w:sz w:val="52"/>
      <w:szCs w:val="52"/>
    </w:rPr>
  </w:style>
  <w:style w:type="character" w:styleId="Heading1Char" w:customStyle="1">
    <w:name w:val="Heading 1 Char"/>
    <w:basedOn w:val="DefaultParagraphFont"/>
    <w:link w:val="Heading1"/>
    <w:uiPriority w:val="9"/>
    <w:rsid w:val="00EA281A"/>
    <w:rPr>
      <w:caps/>
      <w:color w:val="FFFFFF" w:themeColor="background1"/>
      <w:spacing w:val="15"/>
      <w:sz w:val="22"/>
      <w:szCs w:val="22"/>
      <w:shd w:val="clear" w:color="auto" w:fill="4472C4" w:themeFill="accent1"/>
    </w:rPr>
  </w:style>
  <w:style w:type="character" w:styleId="Heading2Char" w:customStyle="1">
    <w:name w:val="Heading 2 Char"/>
    <w:basedOn w:val="DefaultParagraphFont"/>
    <w:link w:val="Heading2"/>
    <w:uiPriority w:val="9"/>
    <w:rsid w:val="00EA281A"/>
    <w:rPr>
      <w:caps/>
      <w:spacing w:val="15"/>
      <w:shd w:val="clear" w:color="auto" w:fill="D9E2F3" w:themeFill="accent1" w:themeFillTint="33"/>
    </w:rPr>
  </w:style>
  <w:style w:type="character" w:styleId="TitleChar" w:customStyle="1">
    <w:name w:val="Title Char"/>
    <w:basedOn w:val="DefaultParagraphFont"/>
    <w:link w:val="Title"/>
    <w:uiPriority w:val="10"/>
    <w:rsid w:val="00EA281A"/>
    <w:rPr>
      <w:rFonts w:asciiTheme="majorHAnsi" w:hAnsiTheme="majorHAnsi" w:eastAsiaTheme="majorEastAsia" w:cstheme="majorBidi"/>
      <w:caps/>
      <w:color w:val="4472C4" w:themeColor="accent1"/>
      <w:spacing w:val="10"/>
      <w:sz w:val="52"/>
      <w:szCs w:val="52"/>
    </w:rPr>
  </w:style>
  <w:style w:type="paragraph" w:styleId="Header">
    <w:name w:val="header"/>
    <w:basedOn w:val="Normal"/>
    <w:link w:val="HeaderChar"/>
    <w:uiPriority w:val="99"/>
    <w:unhideWhenUsed/>
    <w:rsid w:val="00474557"/>
    <w:pPr>
      <w:tabs>
        <w:tab w:val="center" w:pos="4513"/>
        <w:tab w:val="right" w:pos="9026"/>
      </w:tabs>
      <w:spacing w:after="0" w:line="240" w:lineRule="auto"/>
    </w:pPr>
  </w:style>
  <w:style w:type="character" w:styleId="HeaderChar" w:customStyle="1">
    <w:name w:val="Header Char"/>
    <w:basedOn w:val="DefaultParagraphFont"/>
    <w:link w:val="Header"/>
    <w:uiPriority w:val="99"/>
    <w:rsid w:val="00474557"/>
    <w:rPr>
      <w:rFonts w:ascii="Calibri" w:hAnsi="Calibri" w:eastAsia="Calibri" w:cs="Calibri"/>
      <w:lang w:val="en-US" w:eastAsia="en-IN"/>
    </w:rPr>
  </w:style>
  <w:style w:type="paragraph" w:styleId="Footer">
    <w:name w:val="footer"/>
    <w:basedOn w:val="Normal"/>
    <w:link w:val="FooterChar"/>
    <w:uiPriority w:val="99"/>
    <w:unhideWhenUsed/>
    <w:rsid w:val="00474557"/>
    <w:pPr>
      <w:tabs>
        <w:tab w:val="center" w:pos="4513"/>
        <w:tab w:val="right" w:pos="9026"/>
      </w:tabs>
      <w:spacing w:after="0" w:line="240" w:lineRule="auto"/>
    </w:pPr>
  </w:style>
  <w:style w:type="character" w:styleId="FooterChar" w:customStyle="1">
    <w:name w:val="Footer Char"/>
    <w:basedOn w:val="DefaultParagraphFont"/>
    <w:link w:val="Footer"/>
    <w:uiPriority w:val="99"/>
    <w:rsid w:val="00474557"/>
    <w:rPr>
      <w:rFonts w:ascii="Calibri" w:hAnsi="Calibri" w:eastAsia="Calibri" w:cs="Calibri"/>
      <w:lang w:val="en-US" w:eastAsia="en-IN"/>
    </w:rPr>
  </w:style>
  <w:style w:type="paragraph" w:styleId="TOC1">
    <w:name w:val="toc 1"/>
    <w:basedOn w:val="Normal"/>
    <w:next w:val="Normal"/>
    <w:autoRedefine/>
    <w:uiPriority w:val="39"/>
    <w:unhideWhenUsed/>
    <w:rsid w:val="00642B28"/>
    <w:pPr>
      <w:spacing w:after="100"/>
    </w:pPr>
  </w:style>
  <w:style w:type="paragraph" w:styleId="TOC2">
    <w:name w:val="toc 2"/>
    <w:basedOn w:val="Normal"/>
    <w:next w:val="Normal"/>
    <w:autoRedefine/>
    <w:uiPriority w:val="39"/>
    <w:unhideWhenUsed/>
    <w:rsid w:val="00642B28"/>
    <w:pPr>
      <w:spacing w:after="100"/>
      <w:ind w:left="220"/>
    </w:pPr>
  </w:style>
  <w:style w:type="character" w:styleId="Hyperlink">
    <w:name w:val="Hyperlink"/>
    <w:basedOn w:val="DefaultParagraphFont"/>
    <w:uiPriority w:val="99"/>
    <w:unhideWhenUsed/>
    <w:rsid w:val="00642B28"/>
    <w:rPr>
      <w:color w:val="0563C1" w:themeColor="hyperlink"/>
      <w:u w:val="single"/>
    </w:rPr>
  </w:style>
  <w:style w:type="character" w:styleId="Heading3Char" w:customStyle="1">
    <w:name w:val="Heading 3 Char"/>
    <w:basedOn w:val="DefaultParagraphFont"/>
    <w:link w:val="Heading3"/>
    <w:uiPriority w:val="9"/>
    <w:rsid w:val="00EA281A"/>
    <w:rPr>
      <w:caps/>
      <w:color w:val="1F3763" w:themeColor="accent1" w:themeShade="7F"/>
      <w:spacing w:val="15"/>
    </w:rPr>
  </w:style>
  <w:style w:type="character" w:styleId="Heading4Char" w:customStyle="1">
    <w:name w:val="Heading 4 Char"/>
    <w:basedOn w:val="DefaultParagraphFont"/>
    <w:link w:val="Heading4"/>
    <w:uiPriority w:val="9"/>
    <w:rsid w:val="00EA281A"/>
    <w:rPr>
      <w:caps/>
      <w:color w:val="2F5496" w:themeColor="accent1" w:themeShade="BF"/>
      <w:spacing w:val="10"/>
    </w:rPr>
  </w:style>
  <w:style w:type="character" w:styleId="Heading5Char" w:customStyle="1">
    <w:name w:val="Heading 5 Char"/>
    <w:basedOn w:val="DefaultParagraphFont"/>
    <w:link w:val="Heading5"/>
    <w:uiPriority w:val="9"/>
    <w:rsid w:val="00EA281A"/>
    <w:rPr>
      <w:caps/>
      <w:color w:val="2F5496" w:themeColor="accent1" w:themeShade="BF"/>
      <w:spacing w:val="10"/>
    </w:rPr>
  </w:style>
  <w:style w:type="character" w:styleId="Heading6Char" w:customStyle="1">
    <w:name w:val="Heading 6 Char"/>
    <w:basedOn w:val="DefaultParagraphFont"/>
    <w:link w:val="Heading6"/>
    <w:uiPriority w:val="9"/>
    <w:semiHidden/>
    <w:rsid w:val="00EA281A"/>
    <w:rPr>
      <w:caps/>
      <w:color w:val="2F5496" w:themeColor="accent1" w:themeShade="BF"/>
      <w:spacing w:val="10"/>
    </w:rPr>
  </w:style>
  <w:style w:type="character" w:styleId="Heading7Char" w:customStyle="1">
    <w:name w:val="Heading 7 Char"/>
    <w:basedOn w:val="DefaultParagraphFont"/>
    <w:link w:val="Heading7"/>
    <w:uiPriority w:val="9"/>
    <w:semiHidden/>
    <w:rsid w:val="00EA281A"/>
    <w:rPr>
      <w:caps/>
      <w:color w:val="2F5496" w:themeColor="accent1" w:themeShade="BF"/>
      <w:spacing w:val="10"/>
    </w:rPr>
  </w:style>
  <w:style w:type="character" w:styleId="Heading8Char" w:customStyle="1">
    <w:name w:val="Heading 8 Char"/>
    <w:basedOn w:val="DefaultParagraphFont"/>
    <w:link w:val="Heading8"/>
    <w:uiPriority w:val="9"/>
    <w:semiHidden/>
    <w:rsid w:val="00EA281A"/>
    <w:rPr>
      <w:caps/>
      <w:spacing w:val="10"/>
      <w:sz w:val="18"/>
      <w:szCs w:val="18"/>
    </w:rPr>
  </w:style>
  <w:style w:type="character" w:styleId="Heading9Char" w:customStyle="1">
    <w:name w:val="Heading 9 Char"/>
    <w:basedOn w:val="DefaultParagraphFont"/>
    <w:link w:val="Heading9"/>
    <w:uiPriority w:val="9"/>
    <w:semiHidden/>
    <w:rsid w:val="00EA281A"/>
    <w:rPr>
      <w:i/>
      <w:iCs/>
      <w:caps/>
      <w:spacing w:val="10"/>
      <w:sz w:val="18"/>
      <w:szCs w:val="18"/>
    </w:rPr>
  </w:style>
  <w:style w:type="paragraph" w:styleId="Caption">
    <w:name w:val="caption"/>
    <w:basedOn w:val="Normal"/>
    <w:next w:val="Normal"/>
    <w:uiPriority w:val="35"/>
    <w:semiHidden/>
    <w:unhideWhenUsed/>
    <w:qFormat/>
    <w:rsid w:val="00EA281A"/>
    <w:rPr>
      <w:b/>
      <w:bCs/>
      <w:color w:val="2F5496" w:themeColor="accent1" w:themeShade="BF"/>
      <w:sz w:val="16"/>
      <w:szCs w:val="16"/>
    </w:rPr>
  </w:style>
  <w:style w:type="paragraph" w:styleId="Subtitle">
    <w:name w:val="Subtitle"/>
    <w:basedOn w:val="Normal"/>
    <w:next w:val="Normal"/>
    <w:link w:val="SubtitleChar"/>
    <w:uiPriority w:val="11"/>
    <w:qFormat/>
    <w:pPr>
      <w:spacing w:before="0" w:after="500" w:line="240" w:lineRule="auto"/>
    </w:pPr>
    <w:rPr>
      <w:smallCaps/>
      <w:color w:val="595959"/>
      <w:sz w:val="21"/>
      <w:szCs w:val="21"/>
    </w:rPr>
  </w:style>
  <w:style w:type="character" w:styleId="SubtitleChar" w:customStyle="1">
    <w:name w:val="Subtitle Char"/>
    <w:basedOn w:val="DefaultParagraphFont"/>
    <w:link w:val="Subtitle"/>
    <w:uiPriority w:val="11"/>
    <w:rsid w:val="00EA281A"/>
    <w:rPr>
      <w:caps/>
      <w:color w:val="595959" w:themeColor="text1" w:themeTint="A6"/>
      <w:spacing w:val="10"/>
      <w:sz w:val="21"/>
      <w:szCs w:val="21"/>
    </w:rPr>
  </w:style>
  <w:style w:type="character" w:styleId="Strong">
    <w:name w:val="Strong"/>
    <w:uiPriority w:val="22"/>
    <w:qFormat/>
    <w:rsid w:val="00EA281A"/>
    <w:rPr>
      <w:b/>
      <w:bCs/>
    </w:rPr>
  </w:style>
  <w:style w:type="character" w:styleId="Emphasis">
    <w:name w:val="Emphasis"/>
    <w:uiPriority w:val="20"/>
    <w:qFormat/>
    <w:rsid w:val="00EA281A"/>
    <w:rPr>
      <w:caps/>
      <w:color w:val="1F3763" w:themeColor="accent1" w:themeShade="7F"/>
      <w:spacing w:val="5"/>
    </w:rPr>
  </w:style>
  <w:style w:type="paragraph" w:styleId="NoSpacing">
    <w:name w:val="No Spacing"/>
    <w:uiPriority w:val="1"/>
    <w:qFormat/>
    <w:rsid w:val="00EA281A"/>
    <w:pPr>
      <w:spacing w:after="0" w:line="240" w:lineRule="auto"/>
    </w:pPr>
  </w:style>
  <w:style w:type="paragraph" w:styleId="Quote">
    <w:name w:val="Quote"/>
    <w:basedOn w:val="Normal"/>
    <w:next w:val="Normal"/>
    <w:link w:val="QuoteChar"/>
    <w:uiPriority w:val="29"/>
    <w:qFormat/>
    <w:rsid w:val="00EA281A"/>
    <w:rPr>
      <w:i/>
      <w:iCs/>
      <w:sz w:val="24"/>
      <w:szCs w:val="24"/>
    </w:rPr>
  </w:style>
  <w:style w:type="character" w:styleId="QuoteChar" w:customStyle="1">
    <w:name w:val="Quote Char"/>
    <w:basedOn w:val="DefaultParagraphFont"/>
    <w:link w:val="Quote"/>
    <w:uiPriority w:val="29"/>
    <w:rsid w:val="00EA281A"/>
    <w:rPr>
      <w:i/>
      <w:iCs/>
      <w:sz w:val="24"/>
      <w:szCs w:val="24"/>
    </w:rPr>
  </w:style>
  <w:style w:type="paragraph" w:styleId="IntenseQuote">
    <w:name w:val="Intense Quote"/>
    <w:basedOn w:val="Normal"/>
    <w:next w:val="Normal"/>
    <w:link w:val="IntenseQuoteChar"/>
    <w:uiPriority w:val="30"/>
    <w:qFormat/>
    <w:rsid w:val="00EA281A"/>
    <w:pPr>
      <w:spacing w:before="240" w:after="240" w:line="240" w:lineRule="auto"/>
      <w:ind w:left="1080" w:right="1080"/>
      <w:jc w:val="center"/>
    </w:pPr>
    <w:rPr>
      <w:color w:val="4472C4" w:themeColor="accent1"/>
      <w:sz w:val="24"/>
      <w:szCs w:val="24"/>
    </w:rPr>
  </w:style>
  <w:style w:type="character" w:styleId="IntenseQuoteChar" w:customStyle="1">
    <w:name w:val="Intense Quote Char"/>
    <w:basedOn w:val="DefaultParagraphFont"/>
    <w:link w:val="IntenseQuote"/>
    <w:uiPriority w:val="30"/>
    <w:rsid w:val="00EA281A"/>
    <w:rPr>
      <w:color w:val="4472C4" w:themeColor="accent1"/>
      <w:sz w:val="24"/>
      <w:szCs w:val="24"/>
    </w:rPr>
  </w:style>
  <w:style w:type="character" w:styleId="SubtleEmphasis">
    <w:name w:val="Subtle Emphasis"/>
    <w:uiPriority w:val="19"/>
    <w:qFormat/>
    <w:rsid w:val="00EA281A"/>
    <w:rPr>
      <w:i/>
      <w:iCs/>
      <w:color w:val="1F3763" w:themeColor="accent1" w:themeShade="7F"/>
    </w:rPr>
  </w:style>
  <w:style w:type="character" w:styleId="IntenseEmphasis">
    <w:name w:val="Intense Emphasis"/>
    <w:uiPriority w:val="21"/>
    <w:qFormat/>
    <w:rsid w:val="00EA281A"/>
    <w:rPr>
      <w:b/>
      <w:bCs/>
      <w:caps/>
      <w:color w:val="1F3763" w:themeColor="accent1" w:themeShade="7F"/>
      <w:spacing w:val="10"/>
    </w:rPr>
  </w:style>
  <w:style w:type="character" w:styleId="SubtleReference">
    <w:name w:val="Subtle Reference"/>
    <w:uiPriority w:val="31"/>
    <w:qFormat/>
    <w:rsid w:val="00EA281A"/>
    <w:rPr>
      <w:b/>
      <w:bCs/>
      <w:color w:val="4472C4" w:themeColor="accent1"/>
    </w:rPr>
  </w:style>
  <w:style w:type="character" w:styleId="IntenseReference">
    <w:name w:val="Intense Reference"/>
    <w:uiPriority w:val="32"/>
    <w:qFormat/>
    <w:rsid w:val="00EA281A"/>
    <w:rPr>
      <w:b/>
      <w:bCs/>
      <w:i/>
      <w:iCs/>
      <w:caps/>
      <w:color w:val="4472C4" w:themeColor="accent1"/>
    </w:rPr>
  </w:style>
  <w:style w:type="character" w:styleId="BookTitle">
    <w:name w:val="Book Title"/>
    <w:uiPriority w:val="33"/>
    <w:qFormat/>
    <w:rsid w:val="00EA281A"/>
    <w:rPr>
      <w:b/>
      <w:bCs/>
      <w:i/>
      <w:iCs/>
      <w:spacing w:val="0"/>
    </w:rPr>
  </w:style>
  <w:style w:type="paragraph" w:styleId="TOCHeading">
    <w:name w:val="TOC Heading"/>
    <w:basedOn w:val="Heading1"/>
    <w:next w:val="Normal"/>
    <w:uiPriority w:val="39"/>
    <w:unhideWhenUsed/>
    <w:qFormat/>
    <w:rsid w:val="00EA281A"/>
    <w:pPr>
      <w:outlineLvl w:val="9"/>
    </w:pPr>
  </w:style>
  <w:style w:type="paragraph" w:styleId="TOC3">
    <w:name w:val="toc 3"/>
    <w:basedOn w:val="Normal"/>
    <w:next w:val="Normal"/>
    <w:autoRedefine/>
    <w:uiPriority w:val="39"/>
    <w:unhideWhenUsed/>
    <w:rsid w:val="00E94FE5"/>
    <w:pPr>
      <w:spacing w:after="100"/>
      <w:ind w:left="400"/>
    </w:pPr>
  </w:style>
  <w:style w:type="paragraph" w:styleId="ListParagraph">
    <w:name w:val="List Paragraph"/>
    <w:basedOn w:val="Normal"/>
    <w:uiPriority w:val="34"/>
    <w:qFormat/>
    <w:rsid w:val="00A85695"/>
    <w:pPr>
      <w:ind w:left="720"/>
      <w:contextualSpacing/>
    </w:pPr>
  </w:style>
  <w:style w:type="paragraph" w:styleId="NormalWeb">
    <w:name w:val="Normal (Web)"/>
    <w:basedOn w:val="Normal"/>
    <w:uiPriority w:val="99"/>
    <w:semiHidden/>
    <w:unhideWhenUsed/>
    <w:rsid w:val="00133821"/>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133821"/>
    <w:rPr>
      <w:color w:val="605E5C"/>
      <w:shd w:val="clear" w:color="auto" w:fill="E1DFDD"/>
    </w:rPr>
  </w:style>
  <w:style w:type="character" w:styleId="FollowedHyperlink">
    <w:name w:val="FollowedHyperlink"/>
    <w:basedOn w:val="DefaultParagraphFont"/>
    <w:uiPriority w:val="99"/>
    <w:semiHidden/>
    <w:unhideWhenUsed/>
    <w:rsid w:val="002D193C"/>
    <w:rPr>
      <w:color w:val="954F72" w:themeColor="followedHyperlink"/>
      <w:u w:val="single"/>
    </w:rPr>
  </w:style>
  <w:style w:type="table" w:styleId="TableGrid">
    <w:name w:val="Table Grid"/>
    <w:basedOn w:val="TableNormal"/>
    <w:uiPriority w:val="39"/>
    <w:rsid w:val="00BC1181"/>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2-Accent5">
    <w:name w:val="Grid Table 2 Accent 5"/>
    <w:basedOn w:val="TableNormal"/>
    <w:uiPriority w:val="47"/>
    <w:rsid w:val="00BC1181"/>
    <w:pPr>
      <w:spacing w:after="0" w:line="240" w:lineRule="auto"/>
    </w:pPr>
    <w:tblPr>
      <w:tblStyleRowBandSize w:val="1"/>
      <w:tblStyleColBandSize w:val="1"/>
      <w:tblBorders>
        <w:top w:val="single" w:color="9CC2E5" w:themeColor="accent5" w:themeTint="99" w:sz="2" w:space="0"/>
        <w:bottom w:val="single" w:color="9CC2E5" w:themeColor="accent5" w:themeTint="99" w:sz="2" w:space="0"/>
        <w:insideH w:val="single" w:color="9CC2E5" w:themeColor="accent5" w:themeTint="99" w:sz="2" w:space="0"/>
        <w:insideV w:val="single" w:color="9CC2E5" w:themeColor="accent5" w:themeTint="99" w:sz="2" w:space="0"/>
      </w:tblBorders>
    </w:tblPr>
    <w:tblStylePr w:type="firstRow">
      <w:rPr>
        <w:b/>
        <w:bCs/>
      </w:rPr>
      <w:tblPr/>
      <w:tcPr>
        <w:tcBorders>
          <w:top w:val="nil"/>
          <w:bottom w:val="single" w:color="9CC2E5" w:themeColor="accent5" w:themeTint="99" w:sz="12" w:space="0"/>
          <w:insideH w:val="nil"/>
          <w:insideV w:val="nil"/>
        </w:tcBorders>
        <w:shd w:val="clear" w:color="auto" w:fill="FFFFFF" w:themeFill="background1"/>
      </w:tcPr>
    </w:tblStylePr>
    <w:tblStylePr w:type="lastRow">
      <w:rPr>
        <w:b/>
        <w:bCs/>
      </w:rPr>
      <w:tblPr/>
      <w:tcPr>
        <w:tcBorders>
          <w:top w:val="double" w:color="9CC2E5"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apple-tab-span" w:customStyle="1">
    <w:name w:val="apple-tab-span"/>
    <w:basedOn w:val="DefaultParagraphFont"/>
    <w:rsid w:val="00C97910"/>
  </w:style>
  <w:style w:type="table" w:styleId="a" w:customStyle="1">
    <w:basedOn w:val="TableNormal"/>
    <w:tblPr>
      <w:tblStyleRowBandSize w:val="1"/>
      <w:tblStyleColBandSize w:val="1"/>
      <w:tblCellMar>
        <w:left w:w="115" w:type="dxa"/>
        <w:right w:w="115" w:type="dxa"/>
      </w:tblCellMar>
    </w:tblPr>
  </w:style>
  <w:style w:type="table" w:styleId="a0" w:customStyle="1">
    <w:basedOn w:val="TableNormal"/>
    <w:tblPr>
      <w:tblStyleRowBandSize w:val="1"/>
      <w:tblStyleColBandSize w:val="1"/>
      <w:tblCellMar>
        <w:left w:w="115" w:type="dxa"/>
        <w:right w:w="115"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tblPr>
      <w:tblStyleRowBandSize w:val="1"/>
      <w:tblStyleColBandSize w:val="1"/>
      <w:tblCellMar>
        <w:top w:w="100" w:type="dxa"/>
        <w:left w:w="100" w:type="dxa"/>
        <w:bottom w:w="100" w:type="dxa"/>
        <w:right w:w="100" w:type="dxa"/>
      </w:tblCellMar>
    </w:tbl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tblPr>
      <w:tblStyleRowBandSize w:val="1"/>
      <w:tblStyleColBandSize w:val="1"/>
      <w:tblCellMar>
        <w:top w:w="100" w:type="dxa"/>
        <w:left w:w="100" w:type="dxa"/>
        <w:bottom w:w="100" w:type="dxa"/>
        <w:right w:w="100" w:type="dxa"/>
      </w:tblCellMar>
    </w:tblPr>
  </w:style>
  <w:style w:type="table" w:styleId="ab" w:customStyle="1">
    <w:basedOn w:val="TableNormal"/>
    <w:tblPr>
      <w:tblStyleRowBandSize w:val="1"/>
      <w:tblStyleColBandSize w:val="1"/>
      <w:tblCellMar>
        <w:top w:w="100" w:type="dxa"/>
        <w:left w:w="100" w:type="dxa"/>
        <w:bottom w:w="100" w:type="dxa"/>
        <w:right w:w="100" w:type="dxa"/>
      </w:tblCellMar>
    </w:tblPr>
  </w:style>
  <w:style w:type="table" w:styleId="ac" w:customStyle="1">
    <w:basedOn w:val="TableNormal"/>
    <w:tblPr>
      <w:tblStyleRowBandSize w:val="1"/>
      <w:tblStyleColBandSize w:val="1"/>
      <w:tblCellMar>
        <w:top w:w="100" w:type="dxa"/>
        <w:left w:w="100" w:type="dxa"/>
        <w:bottom w:w="100" w:type="dxa"/>
        <w:right w:w="100" w:type="dxa"/>
      </w:tblCellMar>
    </w:tblPr>
  </w:style>
  <w:style w:type="table" w:styleId="ad" w:customStyle="1">
    <w:basedOn w:val="TableNormal"/>
    <w:tblPr>
      <w:tblStyleRowBandSize w:val="1"/>
      <w:tblStyleColBandSize w:val="1"/>
      <w:tblCellMar>
        <w:top w:w="100" w:type="dxa"/>
        <w:left w:w="100" w:type="dxa"/>
        <w:bottom w:w="100" w:type="dxa"/>
        <w:right w:w="100" w:type="dxa"/>
      </w:tblCellMar>
    </w:tblPr>
  </w:style>
  <w:style w:type="table" w:styleId="ae" w:customStyle="1">
    <w:basedOn w:val="TableNormal"/>
    <w:tblPr>
      <w:tblStyleRowBandSize w:val="1"/>
      <w:tblStyleColBandSize w:val="1"/>
      <w:tblCellMar>
        <w:top w:w="100" w:type="dxa"/>
        <w:left w:w="100" w:type="dxa"/>
        <w:bottom w:w="100" w:type="dxa"/>
        <w:right w:w="100" w:type="dxa"/>
      </w:tblCellMar>
    </w:tblPr>
  </w:style>
  <w:style w:type="table" w:styleId="af" w:customStyle="1">
    <w:basedOn w:val="TableNormal"/>
    <w:tblPr>
      <w:tblStyleRowBandSize w:val="1"/>
      <w:tblStyleColBandSize w:val="1"/>
      <w:tblCellMar>
        <w:top w:w="100" w:type="dxa"/>
        <w:left w:w="100" w:type="dxa"/>
        <w:bottom w:w="100" w:type="dxa"/>
        <w:right w:w="100" w:type="dxa"/>
      </w:tblCellMar>
    </w:tblPr>
  </w:style>
  <w:style w:type="table" w:styleId="af0" w:customStyle="1">
    <w:basedOn w:val="TableNormal"/>
    <w:tblPr>
      <w:tblStyleRowBandSize w:val="1"/>
      <w:tblStyleColBandSize w:val="1"/>
      <w:tblCellMar>
        <w:top w:w="100" w:type="dxa"/>
        <w:left w:w="100" w:type="dxa"/>
        <w:bottom w:w="100" w:type="dxa"/>
        <w:right w:w="100" w:type="dxa"/>
      </w:tblCellMar>
    </w:tblPr>
  </w:style>
  <w:style w:type="table" w:styleId="af1" w:customStyle="1">
    <w:basedOn w:val="TableNormal"/>
    <w:tblPr>
      <w:tblStyleRowBandSize w:val="1"/>
      <w:tblStyleColBandSize w:val="1"/>
      <w:tblCellMar>
        <w:top w:w="100" w:type="dxa"/>
        <w:left w:w="100" w:type="dxa"/>
        <w:bottom w:w="100" w:type="dxa"/>
        <w:right w:w="100" w:type="dxa"/>
      </w:tblCellMar>
    </w:tblPr>
  </w:style>
  <w:style w:type="table" w:styleId="af2" w:customStyle="1">
    <w:basedOn w:val="TableNormal"/>
    <w:tblPr>
      <w:tblStyleRowBandSize w:val="1"/>
      <w:tblStyleColBandSize w:val="1"/>
      <w:tblCellMar>
        <w:top w:w="100" w:type="dxa"/>
        <w:left w:w="100" w:type="dxa"/>
        <w:bottom w:w="100" w:type="dxa"/>
        <w:right w:w="100" w:type="dxa"/>
      </w:tblCellMar>
    </w:tblPr>
  </w:style>
  <w:style w:type="table" w:styleId="af3" w:customStyle="1">
    <w:basedOn w:val="TableNormal"/>
    <w:tblPr>
      <w:tblStyleRowBandSize w:val="1"/>
      <w:tblStyleColBandSize w:val="1"/>
      <w:tblCellMar>
        <w:top w:w="100" w:type="dxa"/>
        <w:left w:w="100" w:type="dxa"/>
        <w:bottom w:w="100" w:type="dxa"/>
        <w:right w:w="100" w:type="dxa"/>
      </w:tblCellMar>
    </w:tblPr>
  </w:style>
  <w:style w:type="table" w:styleId="af4" w:customStyle="1">
    <w:basedOn w:val="TableNormal"/>
    <w:tblPr>
      <w:tblStyleRowBandSize w:val="1"/>
      <w:tblStyleColBandSize w:val="1"/>
      <w:tblCellMar>
        <w:top w:w="100" w:type="dxa"/>
        <w:left w:w="100" w:type="dxa"/>
        <w:bottom w:w="100" w:type="dxa"/>
        <w:right w:w="100" w:type="dxa"/>
      </w:tblCellMar>
    </w:tblPr>
  </w:style>
  <w:style w:type="table" w:styleId="af5" w:customStyle="1">
    <w:basedOn w:val="TableNormal"/>
    <w:tblPr>
      <w:tblStyleRowBandSize w:val="1"/>
      <w:tblStyleColBandSize w:val="1"/>
      <w:tblCellMar>
        <w:top w:w="100" w:type="dxa"/>
        <w:left w:w="100" w:type="dxa"/>
        <w:bottom w:w="100" w:type="dxa"/>
        <w:right w:w="100" w:type="dxa"/>
      </w:tblCellMar>
    </w:tblPr>
  </w:style>
  <w:style w:type="table" w:styleId="af6" w:customStyle="1">
    <w:basedOn w:val="TableNormal"/>
    <w:tblPr>
      <w:tblStyleRowBandSize w:val="1"/>
      <w:tblStyleColBandSize w:val="1"/>
      <w:tblCellMar>
        <w:top w:w="100" w:type="dxa"/>
        <w:left w:w="100" w:type="dxa"/>
        <w:bottom w:w="100" w:type="dxa"/>
        <w:right w:w="100" w:type="dxa"/>
      </w:tblCellMar>
    </w:tblPr>
  </w:style>
  <w:style w:type="table" w:styleId="af7" w:customStyle="1">
    <w:basedOn w:val="TableNormal"/>
    <w:tblPr>
      <w:tblStyleRowBandSize w:val="1"/>
      <w:tblStyleColBandSize w:val="1"/>
      <w:tblCellMar>
        <w:top w:w="100" w:type="dxa"/>
        <w:left w:w="100" w:type="dxa"/>
        <w:bottom w:w="100" w:type="dxa"/>
        <w:right w:w="100" w:type="dxa"/>
      </w:tblCellMar>
    </w:tblPr>
  </w:style>
  <w:style w:type="table" w:styleId="af8" w:customStyle="1">
    <w:basedOn w:val="TableNormal"/>
    <w:tblPr>
      <w:tblStyleRowBandSize w:val="1"/>
      <w:tblStyleColBandSize w:val="1"/>
      <w:tblCellMar>
        <w:top w:w="100" w:type="dxa"/>
        <w:left w:w="100" w:type="dxa"/>
        <w:bottom w:w="100" w:type="dxa"/>
        <w:right w:w="100" w:type="dxa"/>
      </w:tblCellMar>
    </w:tblPr>
  </w:style>
  <w:style w:type="table" w:styleId="af9" w:customStyle="1">
    <w:basedOn w:val="TableNormal"/>
    <w:tblPr>
      <w:tblStyleRowBandSize w:val="1"/>
      <w:tblStyleColBandSize w:val="1"/>
      <w:tblCellMar>
        <w:top w:w="100" w:type="dxa"/>
        <w:left w:w="100" w:type="dxa"/>
        <w:bottom w:w="100" w:type="dxa"/>
        <w:right w:w="100" w:type="dxa"/>
      </w:tblCellMar>
    </w:tblPr>
  </w:style>
  <w:style w:type="table" w:styleId="afa" w:customStyle="1">
    <w:basedOn w:val="TableNormal"/>
    <w:tblPr>
      <w:tblStyleRowBandSize w:val="1"/>
      <w:tblStyleColBandSize w:val="1"/>
      <w:tblCellMar>
        <w:left w:w="115" w:type="dxa"/>
        <w:right w:w="115" w:type="dxa"/>
      </w:tblCellMar>
    </w:tblPr>
  </w:style>
  <w:style w:type="table" w:styleId="afb" w:customStyle="1">
    <w:basedOn w:val="TableNormal"/>
    <w:tblPr>
      <w:tblStyleRowBandSize w:val="1"/>
      <w:tblStyleColBandSize w:val="1"/>
      <w:tblCellMar>
        <w:top w:w="100" w:type="dxa"/>
        <w:left w:w="100" w:type="dxa"/>
        <w:bottom w:w="100" w:type="dxa"/>
        <w:right w:w="100" w:type="dxa"/>
      </w:tblCellMar>
    </w:tblPr>
  </w:style>
  <w:style w:type="table" w:styleId="afc" w:customStyle="1">
    <w:basedOn w:val="TableNormal"/>
    <w:tblPr>
      <w:tblStyleRowBandSize w:val="1"/>
      <w:tblStyleColBandSize w:val="1"/>
      <w:tblCellMar>
        <w:top w:w="100" w:type="dxa"/>
        <w:left w:w="100" w:type="dxa"/>
        <w:bottom w:w="100" w:type="dxa"/>
        <w:right w:w="100" w:type="dxa"/>
      </w:tblCellMar>
    </w:tblPr>
  </w:style>
  <w:style w:type="table" w:styleId="afd" w:customStyle="1">
    <w:basedOn w:val="TableNormal"/>
    <w:tblPr>
      <w:tblStyleRowBandSize w:val="1"/>
      <w:tblStyleColBandSize w:val="1"/>
      <w:tblCellMar>
        <w:top w:w="100" w:type="dxa"/>
        <w:left w:w="100" w:type="dxa"/>
        <w:bottom w:w="100" w:type="dxa"/>
        <w:right w:w="100" w:type="dxa"/>
      </w:tblCellMar>
    </w:tblPr>
  </w:style>
  <w:style w:type="table" w:styleId="afe" w:customStyle="1">
    <w:basedOn w:val="TableNormal"/>
    <w:tblPr>
      <w:tblStyleRowBandSize w:val="1"/>
      <w:tblStyleColBandSize w:val="1"/>
      <w:tblCellMar>
        <w:top w:w="100" w:type="dxa"/>
        <w:left w:w="100" w:type="dxa"/>
        <w:bottom w:w="100" w:type="dxa"/>
        <w:right w:w="100" w:type="dxa"/>
      </w:tblCellMar>
    </w:tblPr>
  </w:style>
  <w:style w:type="table" w:styleId="aff" w:customStyle="1">
    <w:basedOn w:val="TableNormal"/>
    <w:tblPr>
      <w:tblStyleRowBandSize w:val="1"/>
      <w:tblStyleColBandSize w:val="1"/>
      <w:tblCellMar>
        <w:top w:w="100" w:type="dxa"/>
        <w:left w:w="100" w:type="dxa"/>
        <w:bottom w:w="100" w:type="dxa"/>
        <w:right w:w="100" w:type="dxa"/>
      </w:tblCellMar>
    </w:tblPr>
  </w:style>
  <w:style w:type="table" w:styleId="aff0" w:customStyle="1">
    <w:basedOn w:val="TableNormal"/>
    <w:pPr>
      <w:spacing w:before="0" w:after="0" w:line="240" w:lineRule="auto"/>
    </w:pPr>
    <w:tblPr>
      <w:tblStyleRowBandSize w:val="1"/>
      <w:tblStyleColBandSize w:val="1"/>
    </w:tblPr>
    <w:tblStylePr w:type="firstRow">
      <w:rPr>
        <w:b/>
      </w:rPr>
      <w:tblPr/>
      <w:tcPr>
        <w:tcBorders>
          <w:top w:val="nil"/>
          <w:bottom w:val="single" w:color="9CC3E5" w:sz="12" w:space="0"/>
          <w:insideH w:val="nil"/>
          <w:insideV w:val="nil"/>
        </w:tcBorders>
        <w:shd w:val="clear" w:color="auto" w:fill="FFFFFF"/>
      </w:tcPr>
    </w:tblStylePr>
    <w:tblStylePr w:type="lastRow">
      <w:rPr>
        <w:b/>
      </w:rPr>
      <w:tblPr/>
      <w:tcPr>
        <w:tcBorders>
          <w:top w:val="single" w:color="9CC3E5" w:sz="4" w:space="0"/>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styleId="aff1" w:customStyle="1">
    <w:basedOn w:val="TableNormal"/>
    <w:tblPr>
      <w:tblStyleRowBandSize w:val="1"/>
      <w:tblStyleColBandSize w:val="1"/>
      <w:tblCellMar>
        <w:top w:w="100" w:type="dxa"/>
        <w:left w:w="100" w:type="dxa"/>
        <w:bottom w:w="100" w:type="dxa"/>
        <w:right w:w="100" w:type="dxa"/>
      </w:tblCellMar>
    </w:tblPr>
  </w:style>
  <w:style w:type="table" w:styleId="aff2" w:customStyle="1">
    <w:basedOn w:val="TableNormal"/>
    <w:tblPr>
      <w:tblStyleRowBandSize w:val="1"/>
      <w:tblStyleColBandSize w:val="1"/>
      <w:tblCellMar>
        <w:top w:w="100" w:type="dxa"/>
        <w:left w:w="100" w:type="dxa"/>
        <w:bottom w:w="100" w:type="dxa"/>
        <w:right w:w="100" w:type="dxa"/>
      </w:tblCellMar>
    </w:tblPr>
  </w:style>
  <w:style w:type="table" w:styleId="aff3" w:customStyle="1">
    <w:basedOn w:val="TableNormal"/>
    <w:tblPr>
      <w:tblStyleRowBandSize w:val="1"/>
      <w:tblStyleColBandSize w:val="1"/>
      <w:tblCellMar>
        <w:top w:w="100" w:type="dxa"/>
        <w:left w:w="100" w:type="dxa"/>
        <w:bottom w:w="100" w:type="dxa"/>
        <w:right w:w="100" w:type="dxa"/>
      </w:tblCellMar>
    </w:tblPr>
  </w:style>
  <w:style w:type="table" w:styleId="aff4" w:customStyle="1">
    <w:basedOn w:val="TableNormal"/>
    <w:tblPr>
      <w:tblStyleRowBandSize w:val="1"/>
      <w:tblStyleColBandSize w:val="1"/>
      <w:tblCellMar>
        <w:top w:w="100" w:type="dxa"/>
        <w:left w:w="100" w:type="dxa"/>
        <w:bottom w:w="100" w:type="dxa"/>
        <w:right w:w="100" w:type="dxa"/>
      </w:tblCellMar>
    </w:tblPr>
  </w:style>
  <w:style w:type="table" w:styleId="aff5" w:customStyle="1">
    <w:basedOn w:val="TableNormal"/>
    <w:tblPr>
      <w:tblStyleRowBandSize w:val="1"/>
      <w:tblStyleColBandSize w:val="1"/>
      <w:tblCellMar>
        <w:top w:w="100" w:type="dxa"/>
        <w:left w:w="100" w:type="dxa"/>
        <w:bottom w:w="100" w:type="dxa"/>
        <w:right w:w="100" w:type="dxa"/>
      </w:tblCellMar>
    </w:tblPr>
  </w:style>
  <w:style w:type="table" w:styleId="aff6" w:customStyle="1">
    <w:basedOn w:val="TableNormal"/>
    <w:tblPr>
      <w:tblStyleRowBandSize w:val="1"/>
      <w:tblStyleColBandSize w:val="1"/>
      <w:tblCellMar>
        <w:top w:w="100" w:type="dxa"/>
        <w:left w:w="100" w:type="dxa"/>
        <w:bottom w:w="100" w:type="dxa"/>
        <w:right w:w="100" w:type="dxa"/>
      </w:tblCellMar>
    </w:tblPr>
  </w:style>
  <w:style w:type="table" w:styleId="aff7" w:customStyle="1">
    <w:basedOn w:val="TableNormal"/>
    <w:tblPr>
      <w:tblStyleRowBandSize w:val="1"/>
      <w:tblStyleColBandSize w:val="1"/>
      <w:tblCellMar>
        <w:top w:w="100" w:type="dxa"/>
        <w:left w:w="100" w:type="dxa"/>
        <w:bottom w:w="100" w:type="dxa"/>
        <w:right w:w="100" w:type="dxa"/>
      </w:tblCellMar>
    </w:tblPr>
  </w:style>
  <w:style w:type="table" w:styleId="aff8" w:customStyle="1">
    <w:basedOn w:val="TableNormal"/>
    <w:tblPr>
      <w:tblStyleRowBandSize w:val="1"/>
      <w:tblStyleColBandSize w:val="1"/>
      <w:tblCellMar>
        <w:top w:w="100" w:type="dxa"/>
        <w:left w:w="100" w:type="dxa"/>
        <w:bottom w:w="100" w:type="dxa"/>
        <w:right w:w="100" w:type="dxa"/>
      </w:tblCellMar>
    </w:tblPr>
  </w:style>
  <w:style w:type="table" w:styleId="aff9" w:customStyle="1">
    <w:basedOn w:val="TableNormal"/>
    <w:tblPr>
      <w:tblStyleRowBandSize w:val="1"/>
      <w:tblStyleColBandSize w:val="1"/>
      <w:tblCellMar>
        <w:top w:w="100" w:type="dxa"/>
        <w:left w:w="100" w:type="dxa"/>
        <w:bottom w:w="100" w:type="dxa"/>
        <w:right w:w="100" w:type="dxa"/>
      </w:tblCellMar>
    </w:tblPr>
  </w:style>
  <w:style w:type="table" w:styleId="affa" w:customStyle="1">
    <w:basedOn w:val="TableNormal"/>
    <w:tblPr>
      <w:tblStyleRowBandSize w:val="1"/>
      <w:tblStyleColBandSize w:val="1"/>
      <w:tblCellMar>
        <w:top w:w="100" w:type="dxa"/>
        <w:left w:w="100" w:type="dxa"/>
        <w:bottom w:w="100" w:type="dxa"/>
        <w:right w:w="100" w:type="dxa"/>
      </w:tblCellMar>
    </w:tblPr>
  </w:style>
  <w:style w:type="table" w:styleId="affb" w:customStyle="1">
    <w:basedOn w:val="TableNormal"/>
    <w:tblPr>
      <w:tblStyleRowBandSize w:val="1"/>
      <w:tblStyleColBandSize w:val="1"/>
      <w:tblCellMar>
        <w:top w:w="100" w:type="dxa"/>
        <w:left w:w="100" w:type="dxa"/>
        <w:bottom w:w="100" w:type="dxa"/>
        <w:right w:w="100" w:type="dxa"/>
      </w:tblCellMar>
    </w:tblPr>
  </w:style>
  <w:style w:type="table" w:styleId="affc" w:customStyle="1">
    <w:basedOn w:val="TableNormal"/>
    <w:tblPr>
      <w:tblStyleRowBandSize w:val="1"/>
      <w:tblStyleColBandSize w:val="1"/>
      <w:tblCellMar>
        <w:top w:w="100" w:type="dxa"/>
        <w:left w:w="100" w:type="dxa"/>
        <w:bottom w:w="100" w:type="dxa"/>
        <w:right w:w="100" w:type="dxa"/>
      </w:tblCellMar>
    </w:tblPr>
  </w:style>
  <w:style w:type="table" w:styleId="affd"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style>
  <w:style w:type="character" w:styleId="CommentTextChar" w:customStyle="1">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table" w:styleId="PlainTable1">
    <w:name w:val="Plain Table 1"/>
    <w:basedOn w:val="TableNormal"/>
    <w:uiPriority w:val="41"/>
    <w:rsid w:val="00364642"/>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4">
    <w:name w:val="toc 4"/>
    <w:basedOn w:val="Normal"/>
    <w:next w:val="Normal"/>
    <w:autoRedefine/>
    <w:uiPriority w:val="39"/>
    <w:unhideWhenUsed/>
    <w:rsid w:val="000F1531"/>
    <w:pPr>
      <w:spacing w:after="100"/>
      <w:ind w:left="600"/>
    </w:pPr>
  </w:style>
  <w:style w:type="paragraph" w:styleId="CommentSubject">
    <w:name w:val="annotation subject"/>
    <w:basedOn w:val="CommentText"/>
    <w:next w:val="CommentText"/>
    <w:link w:val="CommentSubjectChar"/>
    <w:uiPriority w:val="99"/>
    <w:semiHidden/>
    <w:unhideWhenUsed/>
    <w:rsid w:val="004B170B"/>
    <w:rPr>
      <w:b/>
      <w:bCs/>
    </w:rPr>
  </w:style>
  <w:style w:type="character" w:styleId="CommentSubjectChar" w:customStyle="1">
    <w:name w:val="Comment Subject Char"/>
    <w:basedOn w:val="CommentTextChar"/>
    <w:link w:val="CommentSubject"/>
    <w:uiPriority w:val="99"/>
    <w:semiHidden/>
    <w:rsid w:val="004B170B"/>
    <w:rPr>
      <w:b/>
      <w:bCs/>
    </w:rPr>
  </w:style>
  <w:style w:type="table" w:styleId="affe" w:customStyle="1">
    <w:basedOn w:val="TableNormal"/>
    <w:pPr>
      <w:spacing w:before="0" w:after="0" w:line="240" w:lineRule="auto"/>
    </w:pPr>
    <w:tblPr>
      <w:tblStyleRowBandSize w:val="1"/>
      <w:tblStyleColBandSize w:val="1"/>
      <w:tblCellMar>
        <w:top w:w="100" w:type="dxa"/>
        <w:left w:w="100" w:type="dxa"/>
        <w:bottom w:w="100" w:type="dxa"/>
        <w:right w:w="100" w:type="dxa"/>
      </w:tblCellMar>
    </w:tblPr>
    <w:tblStylePr w:type="firstRow">
      <w:rPr>
        <w:b/>
      </w:rPr>
    </w:tblStylePr>
    <w:tblStylePr w:type="lastRow">
      <w:rPr>
        <w:b/>
      </w:rPr>
      <w:tblPr/>
      <w:tcPr>
        <w:tcBorders>
          <w:top w:val="single" w:color="BFBFBF" w:sz="4" w:space="0"/>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styleId="afff"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0"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1"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2" w:customStyle="1">
    <w:basedOn w:val="TableNormal"/>
    <w:tblPr>
      <w:tblStyleRowBandSize w:val="1"/>
      <w:tblStyleColBandSize w:val="1"/>
      <w:tblCellMar>
        <w:left w:w="115" w:type="dxa"/>
        <w:right w:w="115" w:type="dxa"/>
      </w:tblCellMar>
    </w:tblPr>
  </w:style>
  <w:style w:type="table" w:styleId="afff3"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4"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5"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6"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7"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8"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9"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a" w:customStyle="1">
    <w:basedOn w:val="TableNormal"/>
    <w:tblPr>
      <w:tblStyleRowBandSize w:val="1"/>
      <w:tblStyleColBandSize w:val="1"/>
      <w:tblCellMar>
        <w:left w:w="115" w:type="dxa"/>
        <w:right w:w="115" w:type="dxa"/>
      </w:tblCellMar>
    </w:tblPr>
  </w:style>
  <w:style w:type="table" w:styleId="afffb" w:customStyle="1">
    <w:basedOn w:val="TableNormal"/>
    <w:tblPr>
      <w:tblStyleRowBandSize w:val="1"/>
      <w:tblStyleColBandSize w:val="1"/>
      <w:tblCellMar>
        <w:left w:w="115" w:type="dxa"/>
        <w:right w:w="115" w:type="dxa"/>
      </w:tblCellMar>
    </w:tblPr>
  </w:style>
  <w:style w:type="table" w:styleId="afffc" w:customStyle="1">
    <w:basedOn w:val="TableNormal"/>
    <w:tblPr>
      <w:tblStyleRowBandSize w:val="1"/>
      <w:tblStyleColBandSize w:val="1"/>
      <w:tblCellMar>
        <w:left w:w="115" w:type="dxa"/>
        <w:right w:w="115" w:type="dxa"/>
      </w:tblCellMar>
    </w:tblPr>
  </w:style>
  <w:style w:type="table" w:styleId="afffd" w:customStyle="1">
    <w:basedOn w:val="TableNormal"/>
    <w:tblPr>
      <w:tblStyleRowBandSize w:val="1"/>
      <w:tblStyleColBandSize w:val="1"/>
      <w:tblCellMar>
        <w:left w:w="115" w:type="dxa"/>
        <w:right w:w="115" w:type="dxa"/>
      </w:tblCellMar>
    </w:tblPr>
  </w:style>
  <w:style w:type="table" w:styleId="afffe" w:customStyle="1">
    <w:basedOn w:val="TableNormal"/>
    <w:tblPr>
      <w:tblStyleRowBandSize w:val="1"/>
      <w:tblStyleColBandSize w:val="1"/>
      <w:tblCellMar>
        <w:left w:w="115" w:type="dxa"/>
        <w:right w:w="115" w:type="dxa"/>
      </w:tblCellMar>
    </w:tblPr>
  </w:style>
  <w:style w:type="table" w:styleId="affff" w:customStyle="1">
    <w:basedOn w:val="TableNormal"/>
    <w:tblPr>
      <w:tblStyleRowBandSize w:val="1"/>
      <w:tblStyleColBandSize w:val="1"/>
      <w:tblCellMar>
        <w:left w:w="115" w:type="dxa"/>
        <w:right w:w="115" w:type="dxa"/>
      </w:tblCellMar>
    </w:tblPr>
  </w:style>
  <w:style w:type="table" w:styleId="affff0" w:customStyle="1">
    <w:basedOn w:val="TableNormal"/>
    <w:tblPr>
      <w:tblStyleRowBandSize w:val="1"/>
      <w:tblStyleColBandSize w:val="1"/>
      <w:tblCellMar>
        <w:left w:w="115" w:type="dxa"/>
        <w:right w:w="115" w:type="dxa"/>
      </w:tblCellMar>
    </w:tblPr>
  </w:style>
  <w:style w:type="table" w:styleId="affff1" w:customStyle="1">
    <w:basedOn w:val="TableNormal"/>
    <w:tblPr>
      <w:tblStyleRowBandSize w:val="1"/>
      <w:tblStyleColBandSize w:val="1"/>
      <w:tblCellMar>
        <w:left w:w="115" w:type="dxa"/>
        <w:right w:w="115" w:type="dxa"/>
      </w:tblCellMar>
    </w:tblPr>
  </w:style>
  <w:style w:type="table" w:styleId="affff2" w:customStyle="1">
    <w:basedOn w:val="TableNormal"/>
    <w:tblPr>
      <w:tblStyleRowBandSize w:val="1"/>
      <w:tblStyleColBandSize w:val="1"/>
      <w:tblCellMar>
        <w:left w:w="115" w:type="dxa"/>
        <w:right w:w="115" w:type="dxa"/>
      </w:tblCellMar>
    </w:tblPr>
  </w:style>
  <w:style w:type="table" w:styleId="affff3" w:customStyle="1">
    <w:basedOn w:val="TableNormal"/>
    <w:tblPr>
      <w:tblStyleRowBandSize w:val="1"/>
      <w:tblStyleColBandSize w:val="1"/>
      <w:tblCellMar>
        <w:left w:w="115" w:type="dxa"/>
        <w:right w:w="115" w:type="dxa"/>
      </w:tblCellMar>
    </w:tblPr>
  </w:style>
  <w:style w:type="table" w:styleId="affff4" w:customStyle="1">
    <w:basedOn w:val="TableNormal"/>
    <w:tblPr>
      <w:tblStyleRowBandSize w:val="1"/>
      <w:tblStyleColBandSize w:val="1"/>
      <w:tblCellMar>
        <w:top w:w="15" w:type="dxa"/>
        <w:left w:w="15" w:type="dxa"/>
        <w:bottom w:w="15" w:type="dxa"/>
        <w:right w:w="15" w:type="dxa"/>
      </w:tblCellMar>
    </w:tblPr>
  </w:style>
  <w:style w:type="table" w:styleId="affff5" w:customStyle="1">
    <w:basedOn w:val="TableNormal"/>
    <w:tblPr>
      <w:tblStyleRowBandSize w:val="1"/>
      <w:tblStyleColBandSize w:val="1"/>
      <w:tblCellMar>
        <w:left w:w="115" w:type="dxa"/>
        <w:right w:w="115" w:type="dxa"/>
      </w:tblCellMar>
    </w:tblPr>
  </w:style>
  <w:style w:type="table" w:styleId="affff6" w:customStyle="1">
    <w:basedOn w:val="TableNormal"/>
    <w:tblPr>
      <w:tblStyleRowBandSize w:val="1"/>
      <w:tblStyleColBandSize w:val="1"/>
      <w:tblCellMar>
        <w:left w:w="115" w:type="dxa"/>
        <w:right w:w="115" w:type="dxa"/>
      </w:tblCellMar>
    </w:tblPr>
  </w:style>
  <w:style w:type="table" w:styleId="affff7"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8"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9"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a"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b" w:customStyle="1">
    <w:basedOn w:val="TableNormal"/>
    <w:tblPr>
      <w:tblStyleRowBandSize w:val="1"/>
      <w:tblStyleColBandSize w:val="1"/>
      <w:tblCellMar>
        <w:left w:w="115" w:type="dxa"/>
        <w:right w:w="115" w:type="dxa"/>
      </w:tblCellMar>
    </w:tblPr>
  </w:style>
  <w:style w:type="table" w:styleId="affffc"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d"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e" w:customStyle="1">
    <w:basedOn w:val="TableNormal"/>
    <w:tblPr>
      <w:tblStyleRowBandSize w:val="1"/>
      <w:tblStyleColBandSize w:val="1"/>
      <w:tblCellMar>
        <w:left w:w="115" w:type="dxa"/>
        <w:right w:w="115" w:type="dxa"/>
      </w:tblCellMar>
    </w:tblPr>
  </w:style>
  <w:style w:type="table" w:styleId="afffff"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0" w:customStyle="1">
    <w:basedOn w:val="TableNormal"/>
    <w:tblPr>
      <w:tblStyleRowBandSize w:val="1"/>
      <w:tblStyleColBandSize w:val="1"/>
      <w:tblCellMar>
        <w:left w:w="115" w:type="dxa"/>
        <w:right w:w="115" w:type="dxa"/>
      </w:tblCellMar>
    </w:tblPr>
  </w:style>
  <w:style w:type="table" w:styleId="afffff1"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2"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3"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paragraph" w:styleId="TOC5">
    <w:name w:val="toc 5"/>
    <w:basedOn w:val="Normal"/>
    <w:next w:val="Normal"/>
    <w:autoRedefine/>
    <w:uiPriority w:val="39"/>
    <w:unhideWhenUsed/>
    <w:rsid w:val="00FB2495"/>
    <w:pPr>
      <w:spacing w:after="100"/>
      <w:ind w:left="800"/>
    </w:pPr>
  </w:style>
  <w:style w:type="table" w:styleId="afffff4" w:customStyle="1">
    <w:basedOn w:val="TableNormal"/>
    <w:pPr>
      <w:spacing w:before="0" w:after="0" w:line="240" w:lineRule="auto"/>
    </w:pPr>
    <w:tblPr>
      <w:tblStyleRowBandSize w:val="1"/>
      <w:tblStyleColBandSize w:val="1"/>
      <w:tblCellMar>
        <w:top w:w="100" w:type="dxa"/>
        <w:left w:w="100" w:type="dxa"/>
        <w:bottom w:w="100" w:type="dxa"/>
        <w:right w:w="100" w:type="dxa"/>
      </w:tblCellMar>
    </w:tblPr>
    <w:tblStylePr w:type="firstRow">
      <w:rPr>
        <w:b/>
      </w:rPr>
    </w:tblStylePr>
    <w:tblStylePr w:type="lastRow">
      <w:rPr>
        <w:b/>
      </w:rPr>
      <w:tblPr/>
      <w:tcPr>
        <w:tcBorders>
          <w:top w:val="single" w:color="BFBFBF" w:sz="4" w:space="0"/>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styleId="afffff5"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6"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7"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8"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9"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a"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b"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c"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d"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e"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0"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1"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2"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3"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4"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5"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6"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7"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8"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9"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a"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b"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c"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d"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e"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f"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f0"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f1"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f2"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f3"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f4"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f5"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f6"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f7"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f8"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f9"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fa"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paragraph" w:styleId="Revision">
    <w:name w:val="Revision"/>
    <w:hidden/>
    <w:uiPriority w:val="99"/>
    <w:semiHidden/>
    <w:rsid w:val="00F51D18"/>
    <w:pPr>
      <w:spacing w:before="0" w:after="0" w:line="240" w:lineRule="auto"/>
    </w:pPr>
  </w:style>
  <w:style w:type="character" w:styleId="ui-provider" w:customStyle="1">
    <w:name w:val="ui-provider"/>
    <w:basedOn w:val="DefaultParagraphFont"/>
    <w:rsid w:val="008E03D1"/>
  </w:style>
  <w:style w:type="character" w:styleId="Mention">
    <w:name w:val="Mention"/>
    <w:basedOn w:val="DefaultParagraphFont"/>
    <w:uiPriority w:val="99"/>
    <w:unhideWhenUsed/>
    <w:rsid w:val="00D5584D"/>
    <w:rPr>
      <w:color w:val="2B579A"/>
      <w:shd w:val="clear" w:color="auto" w:fill="E1DFDD"/>
    </w:rPr>
  </w:style>
  <w:style w:type="paragraph" w:styleId="msonormal0" w:customStyle="1">
    <w:name w:val="msonormal"/>
    <w:basedOn w:val="Normal"/>
    <w:rsid w:val="00512F7D"/>
    <w:pPr>
      <w:spacing w:beforeAutospacing="1" w:after="100" w:afterAutospacing="1" w:line="240" w:lineRule="auto"/>
    </w:pPr>
    <w:rPr>
      <w:rFonts w:ascii="Times New Roman" w:hAnsi="Times New Roman" w:eastAsia="Times New Roman" w:cs="Times New Roman"/>
      <w:sz w:val="24"/>
      <w:szCs w:val="24"/>
      <w:lang w:val="en-US"/>
    </w:rPr>
  </w:style>
  <w:style w:type="paragraph" w:styleId="xl65" w:customStyle="1">
    <w:name w:val="xl65"/>
    <w:basedOn w:val="Normal"/>
    <w:rsid w:val="00512F7D"/>
    <w:pPr>
      <w:pBdr>
        <w:top w:val="single" w:color="000000" w:sz="4" w:space="0"/>
        <w:left w:val="single" w:color="000000" w:sz="4" w:space="0"/>
        <w:bottom w:val="single" w:color="000000" w:sz="4" w:space="0"/>
        <w:right w:val="single" w:color="000000" w:sz="4" w:space="0"/>
      </w:pBdr>
      <w:shd w:val="clear" w:color="000000" w:fill="D9E1F2"/>
      <w:spacing w:beforeAutospacing="1" w:after="100" w:afterAutospacing="1" w:line="240" w:lineRule="auto"/>
      <w:textAlignment w:val="top"/>
    </w:pPr>
    <w:rPr>
      <w:rFonts w:ascii="Tahoma" w:hAnsi="Tahoma" w:eastAsia="Times New Roman" w:cs="Tahoma"/>
      <w:b/>
      <w:bCs/>
      <w:sz w:val="24"/>
      <w:szCs w:val="24"/>
      <w:lang w:val="en-US"/>
    </w:rPr>
  </w:style>
  <w:style w:type="paragraph" w:styleId="xl66" w:customStyle="1">
    <w:name w:val="xl66"/>
    <w:basedOn w:val="Normal"/>
    <w:rsid w:val="00512F7D"/>
    <w:pPr>
      <w:pBdr>
        <w:top w:val="single" w:color="000000" w:sz="4" w:space="0"/>
        <w:left w:val="single" w:color="000000" w:sz="4" w:space="0"/>
        <w:bottom w:val="single" w:color="000000" w:sz="4" w:space="0"/>
        <w:right w:val="single" w:color="000000" w:sz="4" w:space="0"/>
      </w:pBdr>
      <w:spacing w:beforeAutospacing="1" w:after="100" w:afterAutospacing="1" w:line="240" w:lineRule="auto"/>
      <w:textAlignment w:val="top"/>
    </w:pPr>
    <w:rPr>
      <w:rFonts w:ascii="Tahoma" w:hAnsi="Tahoma" w:eastAsia="Times New Roman" w:cs="Tahoma"/>
      <w:sz w:val="24"/>
      <w:szCs w:val="24"/>
      <w:lang w:val="en-US"/>
    </w:rPr>
  </w:style>
  <w:style w:type="paragraph" w:styleId="xl67" w:customStyle="1">
    <w:name w:val="xl67"/>
    <w:basedOn w:val="Normal"/>
    <w:rsid w:val="00512F7D"/>
    <w:pPr>
      <w:pBdr>
        <w:top w:val="single" w:color="000000" w:sz="4" w:space="0"/>
        <w:left w:val="single" w:color="000000" w:sz="4" w:space="0"/>
        <w:bottom w:val="single" w:color="000000" w:sz="4" w:space="0"/>
        <w:right w:val="single" w:color="000000" w:sz="4" w:space="0"/>
      </w:pBdr>
      <w:spacing w:beforeAutospacing="1" w:after="100" w:afterAutospacing="1" w:line="240" w:lineRule="auto"/>
    </w:pPr>
    <w:rPr>
      <w:rFonts w:ascii="Times New Roman" w:hAnsi="Times New Roman" w:eastAsia="Times New Roman" w:cs="Times New Roman"/>
      <w:sz w:val="24"/>
      <w:szCs w:val="24"/>
      <w:lang w:val="en-US"/>
    </w:rPr>
  </w:style>
  <w:style w:type="paragraph" w:styleId="xl68" w:customStyle="1">
    <w:name w:val="xl68"/>
    <w:basedOn w:val="Normal"/>
    <w:rsid w:val="00512F7D"/>
    <w:pPr>
      <w:pBdr>
        <w:top w:val="single" w:color="000000" w:sz="4" w:space="0"/>
        <w:left w:val="single" w:color="000000" w:sz="4" w:space="0"/>
        <w:bottom w:val="single" w:color="000000" w:sz="4" w:space="0"/>
        <w:right w:val="single" w:color="000000" w:sz="4" w:space="0"/>
      </w:pBdr>
      <w:spacing w:beforeAutospacing="1" w:after="100" w:afterAutospacing="1" w:line="240" w:lineRule="auto"/>
      <w:textAlignment w:val="top"/>
    </w:pPr>
    <w:rPr>
      <w:rFonts w:ascii="Tahoma" w:hAnsi="Tahoma" w:eastAsia="Times New Roman" w:cs="Tahoma"/>
      <w:sz w:val="24"/>
      <w:szCs w:val="24"/>
      <w:lang w:val="en-US"/>
    </w:rPr>
  </w:style>
  <w:style w:type="paragraph" w:styleId="xl69" w:customStyle="1">
    <w:name w:val="xl69"/>
    <w:basedOn w:val="Normal"/>
    <w:rsid w:val="00512F7D"/>
    <w:pPr>
      <w:pBdr>
        <w:top w:val="single" w:color="000000" w:sz="4" w:space="0"/>
        <w:left w:val="single" w:color="000000" w:sz="4" w:space="0"/>
        <w:bottom w:val="single" w:color="000000" w:sz="4" w:space="0"/>
        <w:right w:val="single" w:color="000000" w:sz="4" w:space="0"/>
      </w:pBdr>
      <w:shd w:val="clear" w:color="000000" w:fill="FFFF00"/>
      <w:spacing w:beforeAutospacing="1" w:after="100" w:afterAutospacing="1" w:line="240" w:lineRule="auto"/>
      <w:textAlignment w:val="top"/>
    </w:pPr>
    <w:rPr>
      <w:rFonts w:ascii="Tahoma" w:hAnsi="Tahoma" w:eastAsia="Times New Roman" w:cs="Tahoma"/>
      <w:sz w:val="24"/>
      <w:szCs w:val="24"/>
      <w:lang w:val="en-US"/>
    </w:rPr>
  </w:style>
  <w:style w:type="paragraph" w:styleId="xl70" w:customStyle="1">
    <w:name w:val="xl70"/>
    <w:basedOn w:val="Normal"/>
    <w:rsid w:val="00512F7D"/>
    <w:pPr>
      <w:pBdr>
        <w:top w:val="single" w:color="000000" w:sz="4" w:space="0"/>
        <w:left w:val="single" w:color="000000" w:sz="4" w:space="0"/>
        <w:bottom w:val="single" w:color="000000" w:sz="4" w:space="0"/>
        <w:right w:val="single" w:color="000000" w:sz="4" w:space="0"/>
      </w:pBdr>
      <w:spacing w:beforeAutospacing="1" w:after="100" w:afterAutospacing="1" w:line="240" w:lineRule="auto"/>
      <w:textAlignment w:val="top"/>
    </w:pPr>
    <w:rPr>
      <w:rFonts w:ascii="Times New Roman" w:hAnsi="Times New Roman" w:eastAsia="Times New Roman" w:cs="Times New Roman"/>
      <w:sz w:val="24"/>
      <w:szCs w:val="24"/>
      <w:lang w:val="en-US"/>
    </w:rPr>
  </w:style>
  <w:style w:type="paragraph" w:styleId="xl71" w:customStyle="1">
    <w:name w:val="xl71"/>
    <w:basedOn w:val="Normal"/>
    <w:rsid w:val="00512F7D"/>
    <w:pPr>
      <w:pBdr>
        <w:top w:val="single" w:color="000000" w:sz="4" w:space="0"/>
        <w:left w:val="single" w:color="000000" w:sz="4" w:space="0"/>
        <w:bottom w:val="single" w:color="000000" w:sz="4" w:space="0"/>
        <w:right w:val="single" w:color="000000" w:sz="4" w:space="0"/>
      </w:pBdr>
      <w:spacing w:beforeAutospacing="1" w:after="100" w:afterAutospacing="1" w:line="240" w:lineRule="auto"/>
    </w:pPr>
    <w:rPr>
      <w:rFonts w:ascii="Times New Roman" w:hAnsi="Times New Roman" w:eastAsia="Times New Roman" w:cs="Times New Roman"/>
      <w:sz w:val="24"/>
      <w:szCs w:val="24"/>
      <w:lang w:val="en-US"/>
    </w:rPr>
  </w:style>
  <w:style w:type="paragraph" w:styleId="xl72" w:customStyle="1">
    <w:name w:val="xl72"/>
    <w:basedOn w:val="Normal"/>
    <w:rsid w:val="00512F7D"/>
    <w:pPr>
      <w:pBdr>
        <w:top w:val="single" w:color="000000" w:sz="4" w:space="0"/>
        <w:left w:val="single" w:color="000000" w:sz="4" w:space="0"/>
        <w:bottom w:val="single" w:color="000000" w:sz="4" w:space="0"/>
        <w:right w:val="single" w:color="000000" w:sz="4" w:space="0"/>
      </w:pBdr>
      <w:shd w:val="clear" w:color="000000" w:fill="FFFF00"/>
      <w:spacing w:beforeAutospacing="1" w:after="100" w:afterAutospacing="1" w:line="240" w:lineRule="auto"/>
      <w:textAlignment w:val="top"/>
    </w:pPr>
    <w:rPr>
      <w:rFonts w:ascii="Tahoma" w:hAnsi="Tahoma" w:eastAsia="Times New Roman" w:cs="Tahoma"/>
      <w:sz w:val="24"/>
      <w:szCs w:val="24"/>
      <w:lang w:val="en-US"/>
    </w:rPr>
  </w:style>
  <w:style w:type="paragraph" w:styleId="xl73" w:customStyle="1">
    <w:name w:val="xl73"/>
    <w:basedOn w:val="Normal"/>
    <w:rsid w:val="00512F7D"/>
    <w:pPr>
      <w:pBdr>
        <w:top w:val="single" w:color="000000" w:sz="4" w:space="0"/>
        <w:left w:val="single" w:color="000000" w:sz="4" w:space="0"/>
        <w:bottom w:val="single" w:color="000000" w:sz="4" w:space="0"/>
        <w:right w:val="single" w:color="000000" w:sz="4" w:space="0"/>
      </w:pBdr>
      <w:shd w:val="clear" w:color="000000" w:fill="9BC2E6"/>
      <w:spacing w:beforeAutospacing="1" w:after="100" w:afterAutospacing="1" w:line="240" w:lineRule="auto"/>
      <w:textAlignment w:val="top"/>
    </w:pPr>
    <w:rPr>
      <w:rFonts w:ascii="Tahoma" w:hAnsi="Tahoma" w:eastAsia="Times New Roman" w:cs="Tahoma"/>
      <w:sz w:val="24"/>
      <w:szCs w:val="24"/>
      <w:lang w:val="en-US"/>
    </w:rPr>
  </w:style>
  <w:style w:type="paragraph" w:styleId="xl74" w:customStyle="1">
    <w:name w:val="xl74"/>
    <w:basedOn w:val="Normal"/>
    <w:rsid w:val="00512F7D"/>
    <w:pPr>
      <w:pBdr>
        <w:top w:val="single" w:color="000000" w:sz="4" w:space="0"/>
        <w:left w:val="single" w:color="000000" w:sz="4" w:space="0"/>
        <w:bottom w:val="single" w:color="000000" w:sz="4" w:space="0"/>
        <w:right w:val="single" w:color="000000" w:sz="4" w:space="0"/>
      </w:pBdr>
      <w:spacing w:beforeAutospacing="1" w:after="100" w:afterAutospacing="1" w:line="240" w:lineRule="auto"/>
    </w:pPr>
    <w:rPr>
      <w:rFonts w:ascii="Tahoma" w:hAnsi="Tahoma" w:eastAsia="Times New Roman" w:cs="Tahoma"/>
      <w:sz w:val="24"/>
      <w:szCs w:val="24"/>
      <w:lang w:val="en-US"/>
    </w:rPr>
  </w:style>
  <w:style w:type="paragraph" w:styleId="xl75" w:customStyle="1">
    <w:name w:val="xl75"/>
    <w:basedOn w:val="Normal"/>
    <w:rsid w:val="00512F7D"/>
    <w:pPr>
      <w:pBdr>
        <w:top w:val="single" w:color="000000" w:sz="4" w:space="0"/>
        <w:left w:val="single" w:color="000000" w:sz="4" w:space="0"/>
        <w:bottom w:val="single" w:color="000000" w:sz="4" w:space="0"/>
        <w:right w:val="single" w:color="000000" w:sz="4" w:space="0"/>
      </w:pBdr>
      <w:spacing w:beforeAutospacing="1" w:after="100" w:afterAutospacing="1" w:line="240" w:lineRule="auto"/>
      <w:textAlignment w:val="top"/>
    </w:pPr>
    <w:rPr>
      <w:rFonts w:ascii="Tahoma" w:hAnsi="Tahoma" w:eastAsia="Times New Roman" w:cs="Tahoma"/>
      <w:sz w:val="24"/>
      <w:szCs w:val="24"/>
      <w:lang w:val="en-US"/>
    </w:rPr>
  </w:style>
  <w:style w:type="paragraph" w:styleId="xl76" w:customStyle="1">
    <w:name w:val="xl76"/>
    <w:basedOn w:val="Normal"/>
    <w:rsid w:val="00512F7D"/>
    <w:pPr>
      <w:pBdr>
        <w:top w:val="single" w:color="000000" w:sz="4" w:space="0"/>
        <w:left w:val="single" w:color="000000" w:sz="4" w:space="0"/>
        <w:bottom w:val="single" w:color="000000" w:sz="4" w:space="0"/>
        <w:right w:val="single" w:color="000000" w:sz="4" w:space="0"/>
      </w:pBdr>
      <w:spacing w:beforeAutospacing="1" w:after="100" w:afterAutospacing="1" w:line="240" w:lineRule="auto"/>
      <w:textAlignment w:val="top"/>
    </w:pPr>
    <w:rPr>
      <w:rFonts w:ascii="Times New Roman" w:hAnsi="Times New Roman" w:eastAsia="Times New Roman" w:cs="Times New Roman"/>
      <w:sz w:val="24"/>
      <w:szCs w:val="24"/>
      <w:lang w:val="en-US"/>
    </w:rPr>
  </w:style>
  <w:style w:type="paragraph" w:styleId="xl77" w:customStyle="1">
    <w:name w:val="xl77"/>
    <w:basedOn w:val="Normal"/>
    <w:rsid w:val="00512F7D"/>
    <w:pPr>
      <w:pBdr>
        <w:top w:val="single" w:color="000000" w:sz="4" w:space="0"/>
        <w:left w:val="single" w:color="000000" w:sz="4" w:space="0"/>
        <w:bottom w:val="single" w:color="000000" w:sz="4" w:space="0"/>
        <w:right w:val="single" w:color="000000" w:sz="4" w:space="0"/>
      </w:pBdr>
      <w:shd w:val="clear" w:color="000000" w:fill="FFFFFF"/>
      <w:spacing w:beforeAutospacing="1" w:after="100" w:afterAutospacing="1" w:line="240" w:lineRule="auto"/>
      <w:textAlignment w:val="top"/>
    </w:pPr>
    <w:rPr>
      <w:rFonts w:ascii="Tahoma" w:hAnsi="Tahoma" w:eastAsia="Times New Roman" w:cs="Tahoma"/>
      <w:sz w:val="24"/>
      <w:szCs w:val="24"/>
      <w:lang w:val="en-US"/>
    </w:rPr>
  </w:style>
  <w:style w:type="paragraph" w:styleId="xl78" w:customStyle="1">
    <w:name w:val="xl78"/>
    <w:basedOn w:val="Normal"/>
    <w:rsid w:val="00512F7D"/>
    <w:pPr>
      <w:pBdr>
        <w:top w:val="single" w:color="000000" w:sz="4" w:space="0"/>
        <w:left w:val="single" w:color="000000" w:sz="4" w:space="0"/>
        <w:bottom w:val="single" w:color="000000" w:sz="4" w:space="0"/>
        <w:right w:val="single" w:color="000000" w:sz="4" w:space="0"/>
      </w:pBdr>
      <w:shd w:val="clear" w:color="000000" w:fill="FFFFFF"/>
      <w:spacing w:beforeAutospacing="1" w:after="100" w:afterAutospacing="1" w:line="240" w:lineRule="auto"/>
      <w:textAlignment w:val="top"/>
    </w:pPr>
    <w:rPr>
      <w:rFonts w:ascii="Times New Roman" w:hAnsi="Times New Roman" w:eastAsia="Times New Roman" w:cs="Times New Roman"/>
      <w:sz w:val="24"/>
      <w:szCs w:val="24"/>
      <w:lang w:val="en-US"/>
    </w:rPr>
  </w:style>
  <w:style w:type="paragraph" w:styleId="xl79" w:customStyle="1">
    <w:name w:val="xl79"/>
    <w:basedOn w:val="Normal"/>
    <w:rsid w:val="00512F7D"/>
    <w:pPr>
      <w:pBdr>
        <w:top w:val="single" w:color="000000" w:sz="4" w:space="0"/>
        <w:left w:val="single" w:color="000000" w:sz="4" w:space="0"/>
        <w:bottom w:val="single" w:color="000000" w:sz="4" w:space="0"/>
        <w:right w:val="single" w:color="000000" w:sz="4" w:space="0"/>
      </w:pBdr>
      <w:shd w:val="clear" w:color="000000" w:fill="FFFFFF"/>
      <w:spacing w:beforeAutospacing="1" w:after="100" w:afterAutospacing="1" w:line="240" w:lineRule="auto"/>
      <w:textAlignment w:val="top"/>
    </w:pPr>
    <w:rPr>
      <w:rFonts w:ascii="Tahoma" w:hAnsi="Tahoma" w:eastAsia="Times New Roman" w:cs="Tahoma"/>
      <w:sz w:val="24"/>
      <w:szCs w:val="24"/>
      <w:lang w:val="en-US"/>
    </w:rPr>
  </w:style>
  <w:style w:type="paragraph" w:styleId="xl80" w:customStyle="1">
    <w:name w:val="xl80"/>
    <w:basedOn w:val="Normal"/>
    <w:rsid w:val="00512F7D"/>
    <w:pPr>
      <w:pBdr>
        <w:top w:val="single" w:color="000000" w:sz="4" w:space="0"/>
        <w:left w:val="single" w:color="000000" w:sz="4" w:space="0"/>
        <w:bottom w:val="single" w:color="000000" w:sz="4" w:space="0"/>
        <w:right w:val="single" w:color="000000" w:sz="4" w:space="0"/>
      </w:pBdr>
      <w:shd w:val="clear" w:color="000000" w:fill="FFFFFF"/>
      <w:spacing w:beforeAutospacing="1" w:after="100" w:afterAutospacing="1" w:line="240" w:lineRule="auto"/>
      <w:textAlignment w:val="top"/>
    </w:pPr>
    <w:rPr>
      <w:rFonts w:ascii="Times New Roman" w:hAnsi="Times New Roman" w:eastAsia="Times New Roman" w:cs="Times New Roman"/>
      <w:sz w:val="24"/>
      <w:szCs w:val="24"/>
      <w:lang w:val="en-US"/>
    </w:rPr>
  </w:style>
  <w:style w:type="paragraph" w:styleId="xl81" w:customStyle="1">
    <w:name w:val="xl81"/>
    <w:basedOn w:val="Normal"/>
    <w:rsid w:val="00512F7D"/>
    <w:pPr>
      <w:pBdr>
        <w:top w:val="single" w:color="000000" w:sz="4" w:space="0"/>
        <w:left w:val="single" w:color="000000" w:sz="4" w:space="0"/>
        <w:right w:val="single" w:color="000000" w:sz="4" w:space="0"/>
      </w:pBdr>
      <w:spacing w:beforeAutospacing="1" w:after="100" w:afterAutospacing="1" w:line="240" w:lineRule="auto"/>
      <w:textAlignment w:val="top"/>
    </w:pPr>
    <w:rPr>
      <w:rFonts w:ascii="Tahoma" w:hAnsi="Tahoma" w:eastAsia="Times New Roman" w:cs="Tahoma"/>
      <w:sz w:val="24"/>
      <w:szCs w:val="24"/>
      <w:lang w:val="en-US"/>
    </w:rPr>
  </w:style>
  <w:style w:type="paragraph" w:styleId="xl82" w:customStyle="1">
    <w:name w:val="xl82"/>
    <w:basedOn w:val="Normal"/>
    <w:rsid w:val="00512F7D"/>
    <w:pPr>
      <w:pBdr>
        <w:left w:val="single" w:color="000000" w:sz="4" w:space="0"/>
        <w:bottom w:val="single" w:color="000000" w:sz="4" w:space="0"/>
        <w:right w:val="single" w:color="000000" w:sz="4" w:space="0"/>
      </w:pBdr>
      <w:spacing w:beforeAutospacing="1" w:after="100" w:afterAutospacing="1" w:line="240" w:lineRule="auto"/>
      <w:textAlignment w:val="top"/>
    </w:pPr>
    <w:rPr>
      <w:rFonts w:ascii="Times New Roman" w:hAnsi="Times New Roman" w:eastAsia="Times New Roman" w:cs="Times New Roman"/>
      <w:sz w:val="24"/>
      <w:szCs w:val="24"/>
      <w:lang w:val="en-US"/>
    </w:rPr>
  </w:style>
  <w:style w:type="paragraph" w:styleId="paragraph" w:customStyle="1">
    <w:name w:val="paragraph"/>
    <w:basedOn w:val="Normal"/>
    <w:rsid w:val="00440F26"/>
    <w:pPr>
      <w:spacing w:beforeAutospacing="1" w:after="100" w:afterAutospacing="1" w:line="240" w:lineRule="auto"/>
    </w:pPr>
    <w:rPr>
      <w:rFonts w:ascii="Times New Roman" w:hAnsi="Times New Roman" w:eastAsia="Times New Roman" w:cs="Times New Roman"/>
      <w:sz w:val="24"/>
      <w:szCs w:val="24"/>
      <w:lang w:val="en-US"/>
    </w:rPr>
  </w:style>
  <w:style w:type="character" w:styleId="normaltextrun" w:customStyle="1">
    <w:name w:val="normaltextrun"/>
    <w:basedOn w:val="DefaultParagraphFont"/>
    <w:rsid w:val="00440F26"/>
  </w:style>
  <w:style w:type="character" w:styleId="eop" w:customStyle="1">
    <w:name w:val="eop"/>
    <w:basedOn w:val="DefaultParagraphFont"/>
    <w:rsid w:val="00440F26"/>
  </w:style>
  <w:style w:type="paragraph" w:styleId="TOC6">
    <w:name w:val="toc 6"/>
    <w:basedOn w:val="Normal"/>
    <w:next w:val="Normal"/>
    <w:autoRedefine/>
    <w:uiPriority w:val="39"/>
    <w:unhideWhenUsed/>
    <w:rsid w:val="00782A7C"/>
    <w:pPr>
      <w:spacing w:before="0" w:after="100" w:line="259" w:lineRule="auto"/>
      <w:ind w:left="1100"/>
    </w:pPr>
    <w:rPr>
      <w:rFonts w:asciiTheme="minorHAnsi" w:hAnsiTheme="minorHAnsi" w:eastAsiaTheme="minorEastAsia" w:cstheme="minorBidi"/>
      <w:sz w:val="22"/>
      <w:szCs w:val="22"/>
      <w:lang w:val="en-US"/>
    </w:rPr>
  </w:style>
  <w:style w:type="paragraph" w:styleId="TOC7">
    <w:name w:val="toc 7"/>
    <w:basedOn w:val="Normal"/>
    <w:next w:val="Normal"/>
    <w:autoRedefine/>
    <w:uiPriority w:val="39"/>
    <w:unhideWhenUsed/>
    <w:rsid w:val="00782A7C"/>
    <w:pPr>
      <w:spacing w:before="0" w:after="100" w:line="259" w:lineRule="auto"/>
      <w:ind w:left="1320"/>
    </w:pPr>
    <w:rPr>
      <w:rFonts w:asciiTheme="minorHAnsi" w:hAnsiTheme="minorHAnsi" w:eastAsiaTheme="minorEastAsia" w:cstheme="minorBidi"/>
      <w:sz w:val="22"/>
      <w:szCs w:val="22"/>
      <w:lang w:val="en-US"/>
    </w:rPr>
  </w:style>
  <w:style w:type="paragraph" w:styleId="TOC8">
    <w:name w:val="toc 8"/>
    <w:basedOn w:val="Normal"/>
    <w:next w:val="Normal"/>
    <w:autoRedefine/>
    <w:uiPriority w:val="39"/>
    <w:unhideWhenUsed/>
    <w:rsid w:val="00782A7C"/>
    <w:pPr>
      <w:spacing w:before="0" w:after="100" w:line="259" w:lineRule="auto"/>
      <w:ind w:left="1540"/>
    </w:pPr>
    <w:rPr>
      <w:rFonts w:asciiTheme="minorHAnsi" w:hAnsiTheme="minorHAnsi" w:eastAsiaTheme="minorEastAsia" w:cstheme="minorBidi"/>
      <w:sz w:val="22"/>
      <w:szCs w:val="22"/>
      <w:lang w:val="en-US"/>
    </w:rPr>
  </w:style>
  <w:style w:type="paragraph" w:styleId="TOC9">
    <w:name w:val="toc 9"/>
    <w:basedOn w:val="Normal"/>
    <w:next w:val="Normal"/>
    <w:autoRedefine/>
    <w:uiPriority w:val="39"/>
    <w:unhideWhenUsed/>
    <w:rsid w:val="00782A7C"/>
    <w:pPr>
      <w:spacing w:before="0" w:after="100" w:line="259" w:lineRule="auto"/>
      <w:ind w:left="1760"/>
    </w:pPr>
    <w:rPr>
      <w:rFonts w:asciiTheme="minorHAnsi" w:hAnsiTheme="minorHAnsi" w:eastAsiaTheme="minorEastAsia" w:cstheme="minorBid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471144">
      <w:bodyDiv w:val="1"/>
      <w:marLeft w:val="0"/>
      <w:marRight w:val="0"/>
      <w:marTop w:val="0"/>
      <w:marBottom w:val="0"/>
      <w:divBdr>
        <w:top w:val="none" w:sz="0" w:space="0" w:color="auto"/>
        <w:left w:val="none" w:sz="0" w:space="0" w:color="auto"/>
        <w:bottom w:val="none" w:sz="0" w:space="0" w:color="auto"/>
        <w:right w:val="none" w:sz="0" w:space="0" w:color="auto"/>
      </w:divBdr>
    </w:div>
    <w:div w:id="425077733">
      <w:bodyDiv w:val="1"/>
      <w:marLeft w:val="0"/>
      <w:marRight w:val="0"/>
      <w:marTop w:val="0"/>
      <w:marBottom w:val="0"/>
      <w:divBdr>
        <w:top w:val="none" w:sz="0" w:space="0" w:color="auto"/>
        <w:left w:val="none" w:sz="0" w:space="0" w:color="auto"/>
        <w:bottom w:val="none" w:sz="0" w:space="0" w:color="auto"/>
        <w:right w:val="none" w:sz="0" w:space="0" w:color="auto"/>
      </w:divBdr>
    </w:div>
    <w:div w:id="718555274">
      <w:bodyDiv w:val="1"/>
      <w:marLeft w:val="0"/>
      <w:marRight w:val="0"/>
      <w:marTop w:val="0"/>
      <w:marBottom w:val="0"/>
      <w:divBdr>
        <w:top w:val="none" w:sz="0" w:space="0" w:color="auto"/>
        <w:left w:val="none" w:sz="0" w:space="0" w:color="auto"/>
        <w:bottom w:val="none" w:sz="0" w:space="0" w:color="auto"/>
        <w:right w:val="none" w:sz="0" w:space="0" w:color="auto"/>
      </w:divBdr>
    </w:div>
    <w:div w:id="812672444">
      <w:bodyDiv w:val="1"/>
      <w:marLeft w:val="0"/>
      <w:marRight w:val="0"/>
      <w:marTop w:val="0"/>
      <w:marBottom w:val="0"/>
      <w:divBdr>
        <w:top w:val="none" w:sz="0" w:space="0" w:color="auto"/>
        <w:left w:val="none" w:sz="0" w:space="0" w:color="auto"/>
        <w:bottom w:val="none" w:sz="0" w:space="0" w:color="auto"/>
        <w:right w:val="none" w:sz="0" w:space="0" w:color="auto"/>
      </w:divBdr>
    </w:div>
    <w:div w:id="958142637">
      <w:bodyDiv w:val="1"/>
      <w:marLeft w:val="0"/>
      <w:marRight w:val="0"/>
      <w:marTop w:val="0"/>
      <w:marBottom w:val="0"/>
      <w:divBdr>
        <w:top w:val="none" w:sz="0" w:space="0" w:color="auto"/>
        <w:left w:val="none" w:sz="0" w:space="0" w:color="auto"/>
        <w:bottom w:val="none" w:sz="0" w:space="0" w:color="auto"/>
        <w:right w:val="none" w:sz="0" w:space="0" w:color="auto"/>
      </w:divBdr>
    </w:div>
    <w:div w:id="1681350298">
      <w:bodyDiv w:val="1"/>
      <w:marLeft w:val="0"/>
      <w:marRight w:val="0"/>
      <w:marTop w:val="0"/>
      <w:marBottom w:val="0"/>
      <w:divBdr>
        <w:top w:val="none" w:sz="0" w:space="0" w:color="auto"/>
        <w:left w:val="none" w:sz="0" w:space="0" w:color="auto"/>
        <w:bottom w:val="none" w:sz="0" w:space="0" w:color="auto"/>
        <w:right w:val="none" w:sz="0" w:space="0" w:color="auto"/>
      </w:divBdr>
    </w:div>
    <w:div w:id="1732970224">
      <w:bodyDiv w:val="1"/>
      <w:marLeft w:val="0"/>
      <w:marRight w:val="0"/>
      <w:marTop w:val="0"/>
      <w:marBottom w:val="0"/>
      <w:divBdr>
        <w:top w:val="none" w:sz="0" w:space="0" w:color="auto"/>
        <w:left w:val="none" w:sz="0" w:space="0" w:color="auto"/>
        <w:bottom w:val="none" w:sz="0" w:space="0" w:color="auto"/>
        <w:right w:val="none" w:sz="0" w:space="0" w:color="auto"/>
      </w:divBdr>
    </w:div>
    <w:div w:id="1812281853">
      <w:bodyDiv w:val="1"/>
      <w:marLeft w:val="0"/>
      <w:marRight w:val="0"/>
      <w:marTop w:val="0"/>
      <w:marBottom w:val="0"/>
      <w:divBdr>
        <w:top w:val="none" w:sz="0" w:space="0" w:color="auto"/>
        <w:left w:val="none" w:sz="0" w:space="0" w:color="auto"/>
        <w:bottom w:val="none" w:sz="0" w:space="0" w:color="auto"/>
        <w:right w:val="none" w:sz="0" w:space="0" w:color="auto"/>
      </w:divBdr>
      <w:divsChild>
        <w:div w:id="1720930908">
          <w:marLeft w:val="0"/>
          <w:marRight w:val="0"/>
          <w:marTop w:val="0"/>
          <w:marBottom w:val="0"/>
          <w:divBdr>
            <w:top w:val="none" w:sz="0" w:space="0" w:color="auto"/>
            <w:left w:val="none" w:sz="0" w:space="0" w:color="auto"/>
            <w:bottom w:val="none" w:sz="0" w:space="0" w:color="auto"/>
            <w:right w:val="none" w:sz="0" w:space="0" w:color="auto"/>
          </w:divBdr>
        </w:div>
      </w:divsChild>
    </w:div>
    <w:div w:id="1931280429">
      <w:bodyDiv w:val="1"/>
      <w:marLeft w:val="0"/>
      <w:marRight w:val="0"/>
      <w:marTop w:val="0"/>
      <w:marBottom w:val="0"/>
      <w:divBdr>
        <w:top w:val="none" w:sz="0" w:space="0" w:color="auto"/>
        <w:left w:val="none" w:sz="0" w:space="0" w:color="auto"/>
        <w:bottom w:val="none" w:sz="0" w:space="0" w:color="auto"/>
        <w:right w:val="none" w:sz="0" w:space="0" w:color="auto"/>
      </w:divBdr>
    </w:div>
    <w:div w:id="1955015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emf"/><Relationship Id="rId26" Type="http://schemas.openxmlformats.org/officeDocument/2006/relationships/image" Target="media/image8.png"/><Relationship Id="rId39" Type="http://schemas.openxmlformats.org/officeDocument/2006/relationships/hyperlink" Target="https://azureadminprodsentara.sharepoint.com/:u:/r/teams/IAMProject2022-20224/Shared%20Documents/Z_IGA_Phase%202_General/Phase%202%20Discovery%20and%20Requirements/Design%20Artifacts/ExportUserUpdateRule.zip?csf=1&amp;web=1&amp;e=cbbVEY" TargetMode="External"/><Relationship Id="rId21" Type="http://schemas.openxmlformats.org/officeDocument/2006/relationships/comments" Target="comments.xml"/><Relationship Id="rId34" Type="http://schemas.openxmlformats.org/officeDocument/2006/relationships/image" Target="media/image16.png"/><Relationship Id="rId42" Type="http://schemas.openxmlformats.org/officeDocument/2006/relationships/image" Target="media/image22.png"/><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oleObject" Target="embeddings/oleObject1.bin"/><Relationship Id="rId29" Type="http://schemas.openxmlformats.org/officeDocument/2006/relationships/image" Target="media/image11.png"/><Relationship Id="rId11" Type="http://schemas.openxmlformats.org/officeDocument/2006/relationships/endnotes" Target="endnotes.xml"/><Relationship Id="rId24" Type="http://schemas.microsoft.com/office/2018/08/relationships/commentsExtensible" Target="commentsExtensible.xml"/><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1.emf"/><Relationship Id="rId45" Type="http://schemas.openxmlformats.org/officeDocument/2006/relationships/hyperlink" Target="https://azureadminprodsentara.sharepoint.com/:x:/r/teams/IAMProject2022-20224/Shared%20Documents/Z_IGA_Phase%202_General/Phase%202%20Discovery%20and%20Requirements/EPIC%20-%20EMP%20Requirements/ROLE%20BASED%20ACCESS%20CONTROL%20for%20IGA.xlsx?d=we8dc73a5a4104a748e8f2903fd2cd81d&amp;csf=1&amp;web=1&amp;e=DKnmIU" TargetMode="External"/><Relationship Id="rId5" Type="http://schemas.openxmlformats.org/officeDocument/2006/relationships/customXml" Target="../customXml/item5.xml"/><Relationship Id="rId15" Type="http://schemas.openxmlformats.org/officeDocument/2006/relationships/image" Target="media/image4.emf"/><Relationship Id="rId23" Type="http://schemas.microsoft.com/office/2016/09/relationships/commentsIds" Target="commentsIds.xml"/><Relationship Id="rId28" Type="http://schemas.openxmlformats.org/officeDocument/2006/relationships/image" Target="media/image10.png"/><Relationship Id="rId36" Type="http://schemas.openxmlformats.org/officeDocument/2006/relationships/image" Target="media/image18.png"/><Relationship Id="rId49" Type="http://schemas.microsoft.com/office/2011/relationships/people" Target="people.xml"/><Relationship Id="rId10" Type="http://schemas.openxmlformats.org/officeDocument/2006/relationships/footnotes" Target="footnotes.xml"/><Relationship Id="rId19" Type="http://schemas.openxmlformats.org/officeDocument/2006/relationships/oleObject" Target="embeddings/oleObject2.bin"/><Relationship Id="rId31" Type="http://schemas.openxmlformats.org/officeDocument/2006/relationships/image" Target="media/image13.png"/><Relationship Id="rId44" Type="http://schemas.openxmlformats.org/officeDocument/2006/relationships/image" Target="media/image24.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microsoft.com/office/2011/relationships/commentsExtended" Target="commentsExtended.xm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3.png"/><Relationship Id="rId48" Type="http://schemas.openxmlformats.org/officeDocument/2006/relationships/fontTable" Target="fontTable.xml"/><Relationship Id="rId8" Type="http://schemas.openxmlformats.org/officeDocument/2006/relationships/settings" Target="settings.xml"/><Relationship Id="rId51" Type="http://schemas.microsoft.com/office/2019/05/relationships/documenttasks" Target="documenttasks/documenttasks1.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5.png"/><Relationship Id="rId20" Type="http://schemas.openxmlformats.org/officeDocument/2006/relationships/hyperlink" Target="https://documenter.getpostman.com/view/1797923/2s83mbojGM" TargetMode="External"/><Relationship Id="rId41" Type="http://schemas.openxmlformats.org/officeDocument/2006/relationships/oleObject" Target="embeddings/oleObject3.bin"/><Relationship Id="rId1" Type="http://schemas.openxmlformats.org/officeDocument/2006/relationships/customXml" Target="../customXml/item1.xml"/><Relationship Id="rId6"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26.png"/></Relationships>
</file>

<file path=word/documenttasks/documenttasks1.xml><?xml version="1.0" encoding="utf-8"?>
<t:Tasks xmlns:t="http://schemas.microsoft.com/office/tasks/2019/documenttasks" xmlns:oel="http://schemas.microsoft.com/office/2019/extlst">
  <t:Task id="{14DABE6D-DB2D-4A74-8466-535433A09D76}">
    <t:Anchor>
      <t:Comment id="1631088519"/>
    </t:Anchor>
    <t:History>
      <t:Event id="{BF855F02-778E-489C-B744-2C2FAB38B642}" time="2024-06-07T13:12:43.894Z">
        <t:Attribution userId="S::txvajrag@sentara.com::18b30b2d-4dca-4345-8b9f-91addef2d3c2" userProvider="AD" userName="THRINAATH VAJRAGOWNI"/>
        <t:Anchor>
          <t:Comment id="680059891"/>
        </t:Anchor>
        <t:Create/>
      </t:Event>
      <t:Event id="{7D3CE00C-8D78-4E8F-80BE-1326F803050E}" time="2024-06-07T13:12:43.894Z">
        <t:Attribution userId="S::txvajrag@sentara.com::18b30b2d-4dca-4345-8b9f-91addef2d3c2" userProvider="AD" userName="THRINAATH VAJRAGOWNI"/>
        <t:Anchor>
          <t:Comment id="680059891"/>
        </t:Anchor>
        <t:Assign userId="S::SXTHOMA8@sentara.com::d69fcfa3-2eed-428e-8ba7-1382c3ce8412" userProvider="AD" userName="SHINE THOMAS"/>
      </t:Event>
      <t:Event id="{1A97C061-BBE7-4F76-8FDC-0DFAC0D1753E}" time="2024-06-07T13:12:43.894Z">
        <t:Attribution userId="S::txvajrag@sentara.com::18b30b2d-4dca-4345-8b9f-91addef2d3c2" userProvider="AD" userName="THRINAATH VAJRAGOWNI"/>
        <t:Anchor>
          <t:Comment id="680059891"/>
        </t:Anchor>
        <t:SetTitle title="will update it @SHINE THOMAS"/>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460A76BD2DC4A48B58D12BCBC8ACC0C" ma:contentTypeVersion="19" ma:contentTypeDescription="Create a new document." ma:contentTypeScope="" ma:versionID="0e2f9b4bf6d1648e04d9fd3e4dc963ba">
  <xsd:schema xmlns:xsd="http://www.w3.org/2001/XMLSchema" xmlns:xs="http://www.w3.org/2001/XMLSchema" xmlns:p="http://schemas.microsoft.com/office/2006/metadata/properties" xmlns:ns2="14682520-5714-49ed-9ee5-87697516cb1a" xmlns:ns3="feb90c52-3555-41ab-ad91-058d45aad957" targetNamespace="http://schemas.microsoft.com/office/2006/metadata/properties" ma:root="true" ma:fieldsID="de14ea36c7e8fed460bf227438d17f36" ns2:_="" ns3:_="">
    <xsd:import namespace="14682520-5714-49ed-9ee5-87697516cb1a"/>
    <xsd:import namespace="feb90c52-3555-41ab-ad91-058d45aad95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DateofRecording"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Source" minOccurs="0"/>
                <xsd:element ref="ns2:MediaServiceObjectDetectorVersions" minOccurs="0"/>
                <xsd:element ref="ns2:MediaServiceSearchProperties" minOccurs="0"/>
                <xsd:element ref="ns3:prjHighligh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682520-5714-49ed-9ee5-87697516cb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DateofRecording" ma:index="16" nillable="true" ma:displayName="Date of Recording" ma:format="DateOnly" ma:internalName="DateofRecording">
      <xsd:simpleType>
        <xsd:restriction base="dms:DateTim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68e1ee2-c987-4d7e-90ff-34257660427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Source" ma:index="23" nillable="true" ma:displayName="Source" ma:format="Dropdown" ma:internalName="Source">
      <xsd:simpleType>
        <xsd:restriction base="dms:Text">
          <xsd:maxLength value="255"/>
        </xsd:restrictio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b90c52-3555-41ab-ad91-058d45aad95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92367187-c8d2-4916-b7e2-bfd8f70832d5}" ma:internalName="TaxCatchAll" ma:showField="CatchAllData" ma:web="feb90c52-3555-41ab-ad91-058d45aad957">
      <xsd:complexType>
        <xsd:complexContent>
          <xsd:extension base="dms:MultiChoiceLookup">
            <xsd:sequence>
              <xsd:element name="Value" type="dms:Lookup" maxOccurs="unbounded" minOccurs="0" nillable="true"/>
            </xsd:sequence>
          </xsd:extension>
        </xsd:complexContent>
      </xsd:complexType>
    </xsd:element>
    <xsd:element name="prjHighlight" ma:index="26" nillable="true" ma:displayName="Highlight" ma:default="0" ma:description="" ma:internalName="prjHighlight">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k4y0o8x+Ahtt3Fu07CSjPCbnC7g==">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</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4682520-5714-49ed-9ee5-87697516cb1a">
      <Terms xmlns="http://schemas.microsoft.com/office/infopath/2007/PartnerControls"/>
    </lcf76f155ced4ddcb4097134ff3c332f>
    <TaxCatchAll xmlns="feb90c52-3555-41ab-ad91-058d45aad957" xsi:nil="true"/>
    <DateofRecording xmlns="14682520-5714-49ed-9ee5-87697516cb1a" xsi:nil="true"/>
    <SharedWithUsers xmlns="feb90c52-3555-41ab-ad91-058d45aad957">
      <UserInfo>
        <DisplayName>PANKAJ SINGH</DisplayName>
        <AccountId>91</AccountId>
        <AccountType/>
      </UserInfo>
      <UserInfo>
        <DisplayName>BRIDGET K MILEWSKY</DisplayName>
        <AccountId>106</AccountId>
        <AccountType/>
      </UserInfo>
      <UserInfo>
        <DisplayName>SHINE THOMAS</DisplayName>
        <AccountId>84</AccountId>
        <AccountType/>
      </UserInfo>
      <UserInfo>
        <DisplayName>NICHOLAS SAMPSON</DisplayName>
        <AccountId>266</AccountId>
        <AccountType/>
      </UserInfo>
    </SharedWithUsers>
    <Source xmlns="14682520-5714-49ed-9ee5-87697516cb1a" xsi:nil="true"/>
    <prjHighlight xmlns="feb90c52-3555-41ab-ad91-058d45aad957">false</prjHighlight>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F3AA8A-0526-4198-AF9D-8D8B8F223234}"/>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ED628D1B-7CC2-4821-BD7B-D22BFF7437FE}">
  <ds:schemaRefs>
    <ds:schemaRef ds:uri="http://schemas.microsoft.com/office/2006/metadata/properties"/>
    <ds:schemaRef ds:uri="http://schemas.microsoft.com/office/infopath/2007/PartnerControls"/>
    <ds:schemaRef ds:uri="14682520-5714-49ed-9ee5-87697516cb1a"/>
    <ds:schemaRef ds:uri="feb90c52-3555-41ab-ad91-058d45aad957"/>
  </ds:schemaRefs>
</ds:datastoreItem>
</file>

<file path=customXml/itemProps4.xml><?xml version="1.0" encoding="utf-8"?>
<ds:datastoreItem xmlns:ds="http://schemas.openxmlformats.org/officeDocument/2006/customXml" ds:itemID="{E0FFDD59-C425-4AAF-9989-9F85710EAF43}">
  <ds:schemaRefs>
    <ds:schemaRef ds:uri="http://schemas.microsoft.com/sharepoint/v3/contenttype/forms"/>
  </ds:schemaRefs>
</ds:datastoreItem>
</file>

<file path=customXml/itemProps5.xml><?xml version="1.0" encoding="utf-8"?>
<ds:datastoreItem xmlns:ds="http://schemas.openxmlformats.org/officeDocument/2006/customXml" ds:itemID="{068294DA-47B4-4C4F-8B91-BB75D9860CF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kirti.ajrot</dc:creator>
  <keywords/>
  <lastModifiedBy>SUE K YARRINGTON</lastModifiedBy>
  <revision>102</revision>
  <dcterms:created xsi:type="dcterms:W3CDTF">2024-05-25T01:14:00.0000000Z</dcterms:created>
  <dcterms:modified xsi:type="dcterms:W3CDTF">2024-08-15T13:33:48.2770123Z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0x0101004460A76BD2DC4A48B58D12BCBC8ACC0C</vt:lpwstr>
  </property>
  <property fmtid="{D5CDD505-2E9C-101B-9397-08002B2CF9AE}" pid="3" name="MediaServiceImageTags">
    <vt:lpwstr/>
  </property>
</Properties>
</file>